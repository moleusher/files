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C4C4D" w:rsidRDefault="00B74BCE">
      <w:pPr>
        <w:pStyle w:val="10"/>
        <w:tabs>
          <w:tab w:val="right" w:pos="9027"/>
        </w:tabs>
        <w:overflowPunct/>
        <w:autoSpaceDE/>
        <w:autoSpaceDN/>
        <w:adjustRightInd/>
        <w:spacing w:line="360" w:lineRule="auto"/>
        <w:jc w:val="left"/>
        <w:textAlignment w:val="auto"/>
      </w:pPr>
      <w:bookmarkStart w:id="0" w:name="_Toc131262647"/>
      <w:r>
        <w:rPr>
          <w:noProof/>
        </w:rPr>
        <w:drawing>
          <wp:anchor distT="0" distB="0" distL="114300" distR="114300" simplePos="0" relativeHeight="251656704" behindDoc="1" locked="0" layoutInCell="1" allowOverlap="1">
            <wp:simplePos x="0" y="0"/>
            <wp:positionH relativeFrom="column">
              <wp:posOffset>-264160</wp:posOffset>
            </wp:positionH>
            <wp:positionV relativeFrom="paragraph">
              <wp:posOffset>-1270</wp:posOffset>
            </wp:positionV>
            <wp:extent cx="2195195" cy="815975"/>
            <wp:effectExtent l="19050" t="0" r="0" b="0"/>
            <wp:wrapTight wrapText="bothSides">
              <wp:wrapPolygon edited="0">
                <wp:start x="-187" y="0"/>
                <wp:lineTo x="-187" y="21180"/>
                <wp:lineTo x="21556" y="21180"/>
                <wp:lineTo x="21556" y="0"/>
                <wp:lineTo x="-187" y="0"/>
              </wp:wrapPolygon>
            </wp:wrapTight>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srcRect/>
                    <a:stretch>
                      <a:fillRect/>
                    </a:stretch>
                  </pic:blipFill>
                  <pic:spPr bwMode="auto">
                    <a:xfrm>
                      <a:off x="0" y="0"/>
                      <a:ext cx="2195195" cy="815975"/>
                    </a:xfrm>
                    <a:prstGeom prst="rect">
                      <a:avLst/>
                    </a:prstGeom>
                    <a:noFill/>
                    <a:ln w="9525" cmpd="sng">
                      <a:noFill/>
                      <a:miter lim="800000"/>
                      <a:headEnd/>
                      <a:tailEnd/>
                    </a:ln>
                    <a:effectLst/>
                  </pic:spPr>
                </pic:pic>
              </a:graphicData>
            </a:graphic>
          </wp:anchor>
        </w:drawing>
      </w:r>
    </w:p>
    <w:p w:rsidR="005C4C4D" w:rsidRDefault="00BE5D16">
      <w:pPr>
        <w:ind w:firstLineChars="1950" w:firstLine="4095"/>
        <w:rPr>
          <w:rFonts w:ascii="黑体" w:eastAsia="黑体" w:cs="Arial"/>
          <w:b/>
          <w:bCs/>
        </w:rPr>
      </w:pPr>
      <w:r>
        <w:rPr>
          <w:rFonts w:hint="eastAsia"/>
        </w:rPr>
        <w:t xml:space="preserve"> </w:t>
      </w:r>
    </w:p>
    <w:p w:rsidR="005C4C4D" w:rsidRDefault="005C4C4D">
      <w:pPr>
        <w:jc w:val="center"/>
        <w:rPr>
          <w:color w:val="FF0000"/>
          <w:sz w:val="44"/>
          <w:szCs w:val="44"/>
        </w:rPr>
      </w:pPr>
    </w:p>
    <w:p w:rsidR="005C4C4D" w:rsidRDefault="005C4C4D">
      <w:pPr>
        <w:jc w:val="center"/>
        <w:rPr>
          <w:color w:val="FF0000"/>
          <w:sz w:val="44"/>
          <w:szCs w:val="44"/>
        </w:rPr>
      </w:pPr>
    </w:p>
    <w:p w:rsidR="005C4C4D" w:rsidRDefault="00BE5D16">
      <w:pPr>
        <w:spacing w:line="480" w:lineRule="auto"/>
      </w:pPr>
      <w:r>
        <w:rPr>
          <w:rFonts w:hint="eastAsia"/>
        </w:rPr>
        <w:t xml:space="preserve">                                   </w:t>
      </w:r>
    </w:p>
    <w:p w:rsidR="005C4C4D" w:rsidRDefault="00BE5D16">
      <w:pPr>
        <w:widowControl/>
        <w:spacing w:line="288" w:lineRule="auto"/>
        <w:jc w:val="center"/>
        <w:rPr>
          <w:rFonts w:ascii="黑体" w:eastAsia="黑体"/>
          <w:b/>
          <w:sz w:val="44"/>
          <w:szCs w:val="44"/>
        </w:rPr>
      </w:pPr>
      <w:r>
        <w:rPr>
          <w:rFonts w:ascii="黑体" w:eastAsia="黑体" w:hint="eastAsia"/>
          <w:b/>
          <w:sz w:val="44"/>
          <w:szCs w:val="44"/>
        </w:rPr>
        <w:t>浙江石油化工有限公司</w:t>
      </w:r>
    </w:p>
    <w:p w:rsidR="00F219E4" w:rsidRDefault="00BE5D16">
      <w:pPr>
        <w:widowControl/>
        <w:spacing w:line="288" w:lineRule="auto"/>
        <w:jc w:val="center"/>
        <w:rPr>
          <w:rFonts w:ascii="黑体" w:eastAsia="黑体"/>
          <w:b/>
          <w:sz w:val="44"/>
          <w:szCs w:val="44"/>
        </w:rPr>
      </w:pPr>
      <w:r>
        <w:rPr>
          <w:rFonts w:ascii="黑体" w:eastAsia="黑体"/>
          <w:b/>
          <w:sz w:val="44"/>
          <w:szCs w:val="44"/>
        </w:rPr>
        <w:t xml:space="preserve">4000 </w:t>
      </w:r>
      <w:r>
        <w:rPr>
          <w:rFonts w:ascii="黑体" w:eastAsia="黑体" w:hint="eastAsia"/>
          <w:b/>
          <w:sz w:val="44"/>
          <w:szCs w:val="44"/>
        </w:rPr>
        <w:t>万吨</w:t>
      </w:r>
      <w:r>
        <w:rPr>
          <w:rFonts w:ascii="黑体" w:eastAsia="黑体"/>
          <w:b/>
          <w:sz w:val="44"/>
          <w:szCs w:val="44"/>
        </w:rPr>
        <w:t>/</w:t>
      </w:r>
      <w:r>
        <w:rPr>
          <w:rFonts w:ascii="黑体" w:eastAsia="黑体" w:hint="eastAsia"/>
          <w:b/>
          <w:sz w:val="44"/>
          <w:szCs w:val="44"/>
        </w:rPr>
        <w:t>年炼化一体化项目</w:t>
      </w:r>
    </w:p>
    <w:p w:rsidR="005C4C4D" w:rsidRDefault="00BE5D16">
      <w:pPr>
        <w:widowControl/>
        <w:spacing w:line="288" w:lineRule="auto"/>
        <w:jc w:val="center"/>
        <w:rPr>
          <w:rFonts w:ascii="黑体" w:eastAsia="黑体"/>
          <w:b/>
          <w:sz w:val="44"/>
          <w:szCs w:val="44"/>
        </w:rPr>
      </w:pPr>
      <w:r>
        <w:rPr>
          <w:rFonts w:ascii="黑体" w:eastAsia="黑体" w:hint="eastAsia"/>
          <w:b/>
          <w:sz w:val="44"/>
          <w:szCs w:val="44"/>
        </w:rPr>
        <w:t>配套马目原油库工程</w:t>
      </w:r>
    </w:p>
    <w:p w:rsidR="005C4C4D" w:rsidRDefault="005C4C4D">
      <w:pPr>
        <w:jc w:val="left"/>
        <w:rPr>
          <w:rFonts w:eastAsia="Times New Roman"/>
          <w:color w:val="000000"/>
          <w:sz w:val="24"/>
        </w:rPr>
      </w:pPr>
    </w:p>
    <w:p w:rsidR="005C4C4D" w:rsidRDefault="00BE5D16" w:rsidP="00496D45">
      <w:pPr>
        <w:spacing w:afterLines="50" w:after="156" w:line="480" w:lineRule="auto"/>
        <w:jc w:val="center"/>
        <w:rPr>
          <w:rFonts w:ascii="黑体" w:eastAsia="黑体" w:hAnsi="宋体"/>
          <w:b/>
          <w:sz w:val="44"/>
          <w:szCs w:val="44"/>
        </w:rPr>
      </w:pPr>
      <w:r>
        <w:rPr>
          <w:rFonts w:eastAsia="Times New Roman" w:hint="eastAsia"/>
          <w:color w:val="001E5E"/>
          <w:sz w:val="36"/>
        </w:rPr>
        <w:t xml:space="preserve"> </w:t>
      </w:r>
    </w:p>
    <w:p w:rsidR="005C4C4D" w:rsidRDefault="005C4C4D" w:rsidP="00496D45">
      <w:pPr>
        <w:spacing w:afterLines="50" w:after="156" w:line="480" w:lineRule="auto"/>
        <w:jc w:val="center"/>
        <w:rPr>
          <w:rFonts w:ascii="黑体" w:eastAsia="黑体" w:hAnsi="宋体"/>
          <w:b/>
          <w:sz w:val="44"/>
          <w:szCs w:val="44"/>
        </w:rPr>
      </w:pPr>
    </w:p>
    <w:p w:rsidR="005C4C4D" w:rsidRDefault="00B74BCE" w:rsidP="00496D45">
      <w:pPr>
        <w:spacing w:afterLines="50" w:after="156" w:line="480" w:lineRule="auto"/>
        <w:jc w:val="center"/>
        <w:rPr>
          <w:rFonts w:ascii="黑体" w:eastAsia="黑体" w:hAnsi="宋体"/>
          <w:b/>
          <w:sz w:val="44"/>
          <w:szCs w:val="44"/>
        </w:rPr>
      </w:pPr>
      <w:r>
        <w:rPr>
          <w:rFonts w:ascii="黑体" w:eastAsia="黑体" w:hAnsi="宋体" w:hint="eastAsia"/>
          <w:b/>
          <w:sz w:val="44"/>
          <w:szCs w:val="44"/>
        </w:rPr>
        <w:t>原油</w:t>
      </w:r>
      <w:r w:rsidR="00F15A6D">
        <w:rPr>
          <w:rFonts w:ascii="黑体" w:eastAsia="黑体" w:hAnsi="宋体" w:hint="eastAsia"/>
          <w:b/>
          <w:sz w:val="44"/>
          <w:szCs w:val="44"/>
        </w:rPr>
        <w:t>离线</w:t>
      </w:r>
      <w:r>
        <w:rPr>
          <w:rFonts w:ascii="黑体" w:eastAsia="黑体" w:hAnsi="宋体" w:hint="eastAsia"/>
          <w:b/>
          <w:sz w:val="44"/>
          <w:szCs w:val="44"/>
        </w:rPr>
        <w:t>快评系统方案</w:t>
      </w:r>
    </w:p>
    <w:p w:rsidR="005C4C4D" w:rsidRDefault="00BE5D16">
      <w:pPr>
        <w:spacing w:line="480" w:lineRule="auto"/>
        <w:jc w:val="center"/>
        <w:rPr>
          <w:rFonts w:ascii="黑体" w:eastAsia="黑体" w:hAnsi="宋体"/>
          <w:b/>
          <w:sz w:val="44"/>
          <w:szCs w:val="44"/>
        </w:rPr>
      </w:pPr>
      <w:r>
        <w:rPr>
          <w:rFonts w:ascii="黑体" w:eastAsia="黑体" w:hAnsi="宋体" w:hint="eastAsia"/>
          <w:b/>
          <w:sz w:val="44"/>
          <w:szCs w:val="44"/>
        </w:rPr>
        <w:t>技术协议</w:t>
      </w:r>
    </w:p>
    <w:p w:rsidR="005C4C4D" w:rsidRDefault="005C4C4D">
      <w:pPr>
        <w:jc w:val="left"/>
        <w:rPr>
          <w:rFonts w:eastAsia="Times New Roman"/>
          <w:color w:val="000000"/>
          <w:sz w:val="24"/>
        </w:rPr>
      </w:pPr>
    </w:p>
    <w:p w:rsidR="005C4C4D" w:rsidRDefault="005C4C4D">
      <w:pPr>
        <w:jc w:val="left"/>
        <w:rPr>
          <w:rFonts w:ascii="宋体" w:hAnsi="宋体"/>
          <w:color w:val="000000"/>
          <w:sz w:val="24"/>
        </w:rPr>
      </w:pPr>
    </w:p>
    <w:p w:rsidR="005C4C4D" w:rsidRDefault="005C4C4D">
      <w:pPr>
        <w:jc w:val="center"/>
        <w:rPr>
          <w:rFonts w:ascii="宋体" w:hAnsi="宋体"/>
          <w:color w:val="000000"/>
          <w:sz w:val="28"/>
        </w:rPr>
      </w:pPr>
    </w:p>
    <w:p w:rsidR="005C4C4D" w:rsidRDefault="005C4C4D">
      <w:pPr>
        <w:spacing w:line="480" w:lineRule="auto"/>
        <w:jc w:val="center"/>
        <w:rPr>
          <w:sz w:val="18"/>
        </w:rPr>
      </w:pPr>
    </w:p>
    <w:p w:rsidR="005C4C4D" w:rsidRDefault="005C4C4D">
      <w:pPr>
        <w:spacing w:line="480" w:lineRule="auto"/>
        <w:jc w:val="center"/>
        <w:rPr>
          <w:sz w:val="18"/>
        </w:rPr>
      </w:pPr>
    </w:p>
    <w:p w:rsidR="005C4C4D" w:rsidRDefault="00BE5D16" w:rsidP="00B74BCE">
      <w:pPr>
        <w:ind w:firstLineChars="300" w:firstLine="723"/>
        <w:rPr>
          <w:rFonts w:ascii="黑体" w:eastAsia="黑体" w:hAnsi="宋体"/>
          <w:b/>
          <w:sz w:val="24"/>
        </w:rPr>
      </w:pPr>
      <w:r>
        <w:rPr>
          <w:rFonts w:ascii="黑体" w:eastAsia="黑体" w:hAnsi="宋体" w:hint="eastAsia"/>
          <w:b/>
          <w:sz w:val="24"/>
        </w:rPr>
        <w:t>设计院: 镇海石化工程股份有限公司</w:t>
      </w:r>
    </w:p>
    <w:p w:rsidR="00F219E4" w:rsidRDefault="00F219E4" w:rsidP="00B74BCE">
      <w:pPr>
        <w:ind w:firstLineChars="300" w:firstLine="723"/>
        <w:rPr>
          <w:rFonts w:ascii="黑体" w:eastAsia="黑体" w:hAnsi="宋体"/>
          <w:b/>
          <w:sz w:val="24"/>
        </w:rPr>
      </w:pPr>
    </w:p>
    <w:p w:rsidR="005C4C4D" w:rsidRDefault="00BE5D16" w:rsidP="00B74BCE">
      <w:pPr>
        <w:ind w:firstLineChars="300" w:firstLine="723"/>
        <w:rPr>
          <w:rFonts w:ascii="黑体" w:eastAsia="黑体" w:hAnsi="宋体"/>
          <w:b/>
          <w:sz w:val="24"/>
        </w:rPr>
      </w:pPr>
      <w:r>
        <w:rPr>
          <w:rFonts w:ascii="黑体" w:eastAsia="黑体" w:hAnsi="宋体" w:hint="eastAsia"/>
          <w:b/>
          <w:sz w:val="24"/>
        </w:rPr>
        <w:t xml:space="preserve">买方:   </w:t>
      </w:r>
      <w:r w:rsidR="00B74BCE">
        <w:rPr>
          <w:rFonts w:ascii="黑体" w:eastAsia="黑体" w:hAnsi="宋体" w:hint="eastAsia"/>
          <w:b/>
          <w:sz w:val="24"/>
        </w:rPr>
        <w:t>浙江石油化工有限公司</w:t>
      </w:r>
    </w:p>
    <w:p w:rsidR="00F219E4" w:rsidRDefault="00F219E4" w:rsidP="00B74BCE">
      <w:pPr>
        <w:ind w:firstLineChars="300" w:firstLine="723"/>
        <w:rPr>
          <w:rFonts w:ascii="黑体" w:eastAsia="黑体" w:hAnsi="宋体"/>
          <w:b/>
          <w:sz w:val="24"/>
        </w:rPr>
      </w:pPr>
    </w:p>
    <w:p w:rsidR="005C4C4D" w:rsidRDefault="00BE5D16" w:rsidP="00B74BCE">
      <w:pPr>
        <w:ind w:firstLineChars="300" w:firstLine="723"/>
        <w:rPr>
          <w:rFonts w:ascii="黑体" w:eastAsia="黑体" w:hAnsi="宋体"/>
          <w:b/>
          <w:sz w:val="30"/>
          <w:szCs w:val="30"/>
        </w:rPr>
      </w:pPr>
      <w:r>
        <w:rPr>
          <w:rFonts w:ascii="黑体" w:eastAsia="黑体" w:hAnsi="宋体" w:hint="eastAsia"/>
          <w:b/>
          <w:sz w:val="24"/>
        </w:rPr>
        <w:t xml:space="preserve">卖方：  </w:t>
      </w:r>
      <w:r w:rsidR="00B74BCE">
        <w:rPr>
          <w:rFonts w:ascii="黑体" w:eastAsia="黑体" w:hAnsi="宋体" w:hint="eastAsia"/>
          <w:b/>
          <w:sz w:val="24"/>
        </w:rPr>
        <w:t>北京凯利安能科技有限公司</w:t>
      </w:r>
      <w:r>
        <w:rPr>
          <w:rFonts w:ascii="宋体" w:hAnsi="宋体"/>
          <w:b/>
          <w:sz w:val="36"/>
          <w:szCs w:val="36"/>
        </w:rPr>
        <w:br w:type="page"/>
      </w:r>
      <w:r>
        <w:rPr>
          <w:rFonts w:ascii="黑体" w:eastAsia="黑体" w:hAnsi="宋体" w:hint="eastAsia"/>
          <w:b/>
          <w:sz w:val="30"/>
          <w:szCs w:val="30"/>
        </w:rPr>
        <w:lastRenderedPageBreak/>
        <w:t>目  录</w:t>
      </w:r>
    </w:p>
    <w:p w:rsidR="009328CE" w:rsidRDefault="006A21A0">
      <w:pPr>
        <w:pStyle w:val="TOC1"/>
        <w:tabs>
          <w:tab w:val="left" w:pos="420"/>
          <w:tab w:val="right" w:leader="dot" w:pos="9003"/>
        </w:tabs>
        <w:rPr>
          <w:rFonts w:asciiTheme="minorHAnsi" w:eastAsiaTheme="minorEastAsia" w:hAnsiTheme="minorHAnsi" w:cstheme="minorBidi"/>
          <w:b w:val="0"/>
          <w:bCs w:val="0"/>
          <w:caps w:val="0"/>
          <w:noProof/>
          <w:sz w:val="21"/>
          <w:szCs w:val="22"/>
        </w:rPr>
      </w:pPr>
      <w:r>
        <w:rPr>
          <w:rFonts w:ascii="黑体" w:eastAsia="黑体" w:hAnsi="宋体"/>
          <w:b w:val="0"/>
          <w:i/>
          <w:iCs/>
          <w:sz w:val="30"/>
          <w:szCs w:val="30"/>
        </w:rPr>
        <w:fldChar w:fldCharType="begin"/>
      </w:r>
      <w:r w:rsidR="00BE5D16">
        <w:rPr>
          <w:rFonts w:ascii="黑体" w:eastAsia="黑体" w:hAnsi="宋体"/>
          <w:b w:val="0"/>
          <w:i/>
          <w:iCs/>
          <w:sz w:val="30"/>
          <w:szCs w:val="30"/>
        </w:rPr>
        <w:instrText xml:space="preserve"> TOC \o "1-3" \h \z \u </w:instrText>
      </w:r>
      <w:r>
        <w:rPr>
          <w:rFonts w:ascii="黑体" w:eastAsia="黑体" w:hAnsi="宋体"/>
          <w:b w:val="0"/>
          <w:i/>
          <w:iCs/>
          <w:sz w:val="30"/>
          <w:szCs w:val="30"/>
        </w:rPr>
        <w:fldChar w:fldCharType="separate"/>
      </w:r>
      <w:hyperlink w:anchor="_Toc493789781" w:history="1">
        <w:r w:rsidR="009328CE" w:rsidRPr="00A1634B">
          <w:rPr>
            <w:rStyle w:val="Hyperlink"/>
            <w:noProof/>
          </w:rPr>
          <w:t>1</w:t>
        </w:r>
        <w:r w:rsidR="009328CE">
          <w:rPr>
            <w:rFonts w:asciiTheme="minorHAnsi" w:eastAsiaTheme="minorEastAsia" w:hAnsiTheme="minorHAnsi" w:cstheme="minorBidi"/>
            <w:b w:val="0"/>
            <w:bCs w:val="0"/>
            <w:caps w:val="0"/>
            <w:noProof/>
            <w:sz w:val="21"/>
            <w:szCs w:val="22"/>
          </w:rPr>
          <w:tab/>
        </w:r>
        <w:r w:rsidR="009328CE" w:rsidRPr="00A1634B">
          <w:rPr>
            <w:rStyle w:val="Hyperlink"/>
            <w:rFonts w:hint="eastAsia"/>
            <w:noProof/>
          </w:rPr>
          <w:t>总则</w:t>
        </w:r>
        <w:r w:rsidR="009328CE">
          <w:rPr>
            <w:noProof/>
            <w:webHidden/>
          </w:rPr>
          <w:tab/>
        </w:r>
        <w:r>
          <w:rPr>
            <w:noProof/>
            <w:webHidden/>
          </w:rPr>
          <w:fldChar w:fldCharType="begin"/>
        </w:r>
        <w:r w:rsidR="009328CE">
          <w:rPr>
            <w:noProof/>
            <w:webHidden/>
          </w:rPr>
          <w:instrText xml:space="preserve"> PAGEREF _Toc493789781 \h </w:instrText>
        </w:r>
        <w:r>
          <w:rPr>
            <w:noProof/>
            <w:webHidden/>
          </w:rPr>
        </w:r>
        <w:r>
          <w:rPr>
            <w:noProof/>
            <w:webHidden/>
          </w:rPr>
          <w:fldChar w:fldCharType="separate"/>
        </w:r>
        <w:r w:rsidR="009328CE">
          <w:rPr>
            <w:noProof/>
            <w:webHidden/>
          </w:rPr>
          <w:t>2</w:t>
        </w:r>
        <w:r>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782" w:history="1">
        <w:r w:rsidR="009328CE" w:rsidRPr="00A1634B">
          <w:rPr>
            <w:rStyle w:val="Hyperlink"/>
            <w:noProof/>
          </w:rPr>
          <w:t>1.1</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项目概述</w:t>
        </w:r>
        <w:r w:rsidR="009328CE">
          <w:rPr>
            <w:noProof/>
            <w:webHidden/>
          </w:rPr>
          <w:tab/>
        </w:r>
        <w:r w:rsidR="006A21A0">
          <w:rPr>
            <w:noProof/>
            <w:webHidden/>
          </w:rPr>
          <w:fldChar w:fldCharType="begin"/>
        </w:r>
        <w:r w:rsidR="009328CE">
          <w:rPr>
            <w:noProof/>
            <w:webHidden/>
          </w:rPr>
          <w:instrText xml:space="preserve"> PAGEREF _Toc493789782 \h </w:instrText>
        </w:r>
        <w:r w:rsidR="006A21A0">
          <w:rPr>
            <w:noProof/>
            <w:webHidden/>
          </w:rPr>
        </w:r>
        <w:r w:rsidR="006A21A0">
          <w:rPr>
            <w:noProof/>
            <w:webHidden/>
          </w:rPr>
          <w:fldChar w:fldCharType="separate"/>
        </w:r>
        <w:r w:rsidR="009328CE">
          <w:rPr>
            <w:noProof/>
            <w:webHidden/>
          </w:rPr>
          <w:t>2</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783" w:history="1">
        <w:r w:rsidR="009328CE" w:rsidRPr="00A1634B">
          <w:rPr>
            <w:rStyle w:val="Hyperlink"/>
            <w:noProof/>
          </w:rPr>
          <w:t>1.2</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适用范围</w:t>
        </w:r>
        <w:r w:rsidR="009328CE">
          <w:rPr>
            <w:noProof/>
            <w:webHidden/>
          </w:rPr>
          <w:tab/>
        </w:r>
        <w:r w:rsidR="006A21A0">
          <w:rPr>
            <w:noProof/>
            <w:webHidden/>
          </w:rPr>
          <w:fldChar w:fldCharType="begin"/>
        </w:r>
        <w:r w:rsidR="009328CE">
          <w:rPr>
            <w:noProof/>
            <w:webHidden/>
          </w:rPr>
          <w:instrText xml:space="preserve"> PAGEREF _Toc493789783 \h </w:instrText>
        </w:r>
        <w:r w:rsidR="006A21A0">
          <w:rPr>
            <w:noProof/>
            <w:webHidden/>
          </w:rPr>
        </w:r>
        <w:r w:rsidR="006A21A0">
          <w:rPr>
            <w:noProof/>
            <w:webHidden/>
          </w:rPr>
          <w:fldChar w:fldCharType="separate"/>
        </w:r>
        <w:r w:rsidR="009328CE">
          <w:rPr>
            <w:noProof/>
            <w:webHidden/>
          </w:rPr>
          <w:t>4</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784" w:history="1">
        <w:r w:rsidR="009328CE" w:rsidRPr="00A1634B">
          <w:rPr>
            <w:rStyle w:val="Hyperlink"/>
            <w:noProof/>
          </w:rPr>
          <w:t>1.3</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总体要求</w:t>
        </w:r>
        <w:r w:rsidR="009328CE">
          <w:rPr>
            <w:noProof/>
            <w:webHidden/>
          </w:rPr>
          <w:tab/>
        </w:r>
        <w:r w:rsidR="006A21A0">
          <w:rPr>
            <w:noProof/>
            <w:webHidden/>
          </w:rPr>
          <w:fldChar w:fldCharType="begin"/>
        </w:r>
        <w:r w:rsidR="009328CE">
          <w:rPr>
            <w:noProof/>
            <w:webHidden/>
          </w:rPr>
          <w:instrText xml:space="preserve"> PAGEREF _Toc493789784 \h </w:instrText>
        </w:r>
        <w:r w:rsidR="006A21A0">
          <w:rPr>
            <w:noProof/>
            <w:webHidden/>
          </w:rPr>
        </w:r>
        <w:r w:rsidR="006A21A0">
          <w:rPr>
            <w:noProof/>
            <w:webHidden/>
          </w:rPr>
          <w:fldChar w:fldCharType="separate"/>
        </w:r>
        <w:r w:rsidR="009328CE">
          <w:rPr>
            <w:noProof/>
            <w:webHidden/>
          </w:rPr>
          <w:t>4</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785" w:history="1">
        <w:r w:rsidR="009328CE" w:rsidRPr="00A1634B">
          <w:rPr>
            <w:rStyle w:val="Hyperlink"/>
            <w:noProof/>
          </w:rPr>
          <w:t>1.4</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技术要求的优先次序</w:t>
        </w:r>
        <w:r w:rsidR="009328CE">
          <w:rPr>
            <w:noProof/>
            <w:webHidden/>
          </w:rPr>
          <w:tab/>
        </w:r>
        <w:r w:rsidR="006A21A0">
          <w:rPr>
            <w:noProof/>
            <w:webHidden/>
          </w:rPr>
          <w:fldChar w:fldCharType="begin"/>
        </w:r>
        <w:r w:rsidR="009328CE">
          <w:rPr>
            <w:noProof/>
            <w:webHidden/>
          </w:rPr>
          <w:instrText xml:space="preserve"> PAGEREF _Toc493789785 \h </w:instrText>
        </w:r>
        <w:r w:rsidR="006A21A0">
          <w:rPr>
            <w:noProof/>
            <w:webHidden/>
          </w:rPr>
        </w:r>
        <w:r w:rsidR="006A21A0">
          <w:rPr>
            <w:noProof/>
            <w:webHidden/>
          </w:rPr>
          <w:fldChar w:fldCharType="separate"/>
        </w:r>
        <w:r w:rsidR="009328CE">
          <w:rPr>
            <w:noProof/>
            <w:webHidden/>
          </w:rPr>
          <w:t>5</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786" w:history="1">
        <w:r w:rsidR="009328CE" w:rsidRPr="00A1634B">
          <w:rPr>
            <w:rStyle w:val="Hyperlink"/>
            <w:noProof/>
          </w:rPr>
          <w:t>1.5</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环境条件</w:t>
        </w:r>
        <w:r w:rsidR="009328CE">
          <w:rPr>
            <w:noProof/>
            <w:webHidden/>
          </w:rPr>
          <w:tab/>
        </w:r>
        <w:r w:rsidR="006A21A0">
          <w:rPr>
            <w:noProof/>
            <w:webHidden/>
          </w:rPr>
          <w:fldChar w:fldCharType="begin"/>
        </w:r>
        <w:r w:rsidR="009328CE">
          <w:rPr>
            <w:noProof/>
            <w:webHidden/>
          </w:rPr>
          <w:instrText xml:space="preserve"> PAGEREF _Toc493789786 \h </w:instrText>
        </w:r>
        <w:r w:rsidR="006A21A0">
          <w:rPr>
            <w:noProof/>
            <w:webHidden/>
          </w:rPr>
        </w:r>
        <w:r w:rsidR="006A21A0">
          <w:rPr>
            <w:noProof/>
            <w:webHidden/>
          </w:rPr>
          <w:fldChar w:fldCharType="separate"/>
        </w:r>
        <w:r w:rsidR="009328CE">
          <w:rPr>
            <w:noProof/>
            <w:webHidden/>
          </w:rPr>
          <w:t>5</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787" w:history="1">
        <w:r w:rsidR="009328CE" w:rsidRPr="00A1634B">
          <w:rPr>
            <w:rStyle w:val="Hyperlink"/>
            <w:noProof/>
          </w:rPr>
          <w:t>1.6</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卖方公司简介</w:t>
        </w:r>
        <w:r w:rsidR="009328CE">
          <w:rPr>
            <w:noProof/>
            <w:webHidden/>
          </w:rPr>
          <w:tab/>
        </w:r>
        <w:r w:rsidR="006A21A0">
          <w:rPr>
            <w:noProof/>
            <w:webHidden/>
          </w:rPr>
          <w:fldChar w:fldCharType="begin"/>
        </w:r>
        <w:r w:rsidR="009328CE">
          <w:rPr>
            <w:noProof/>
            <w:webHidden/>
          </w:rPr>
          <w:instrText xml:space="preserve"> PAGEREF _Toc493789787 \h </w:instrText>
        </w:r>
        <w:r w:rsidR="006A21A0">
          <w:rPr>
            <w:noProof/>
            <w:webHidden/>
          </w:rPr>
        </w:r>
        <w:r w:rsidR="006A21A0">
          <w:rPr>
            <w:noProof/>
            <w:webHidden/>
          </w:rPr>
          <w:fldChar w:fldCharType="separate"/>
        </w:r>
        <w:r w:rsidR="009328CE">
          <w:rPr>
            <w:noProof/>
            <w:webHidden/>
          </w:rPr>
          <w:t>6</w:t>
        </w:r>
        <w:r w:rsidR="006A21A0">
          <w:rPr>
            <w:noProof/>
            <w:webHidden/>
          </w:rPr>
          <w:fldChar w:fldCharType="end"/>
        </w:r>
      </w:hyperlink>
    </w:p>
    <w:p w:rsidR="009328CE" w:rsidRDefault="0066579A">
      <w:pPr>
        <w:pStyle w:val="TOC1"/>
        <w:tabs>
          <w:tab w:val="left" w:pos="420"/>
          <w:tab w:val="right" w:leader="dot" w:pos="9003"/>
        </w:tabs>
        <w:rPr>
          <w:rFonts w:asciiTheme="minorHAnsi" w:eastAsiaTheme="minorEastAsia" w:hAnsiTheme="minorHAnsi" w:cstheme="minorBidi"/>
          <w:b w:val="0"/>
          <w:bCs w:val="0"/>
          <w:caps w:val="0"/>
          <w:noProof/>
          <w:sz w:val="21"/>
          <w:szCs w:val="22"/>
        </w:rPr>
      </w:pPr>
      <w:hyperlink w:anchor="_Toc493789788" w:history="1">
        <w:r w:rsidR="009328CE" w:rsidRPr="00A1634B">
          <w:rPr>
            <w:rStyle w:val="Hyperlink"/>
            <w:noProof/>
          </w:rPr>
          <w:t>2</w:t>
        </w:r>
        <w:r w:rsidR="009328CE">
          <w:rPr>
            <w:rFonts w:asciiTheme="minorHAnsi" w:eastAsiaTheme="minorEastAsia" w:hAnsiTheme="minorHAnsi" w:cstheme="minorBidi"/>
            <w:b w:val="0"/>
            <w:bCs w:val="0"/>
            <w:caps w:val="0"/>
            <w:noProof/>
            <w:sz w:val="21"/>
            <w:szCs w:val="22"/>
          </w:rPr>
          <w:tab/>
        </w:r>
        <w:r w:rsidR="009328CE" w:rsidRPr="00A1634B">
          <w:rPr>
            <w:rStyle w:val="Hyperlink"/>
            <w:rFonts w:hint="eastAsia"/>
            <w:noProof/>
          </w:rPr>
          <w:t>制造规范及标准</w:t>
        </w:r>
        <w:r w:rsidR="009328CE">
          <w:rPr>
            <w:noProof/>
            <w:webHidden/>
          </w:rPr>
          <w:tab/>
        </w:r>
        <w:r w:rsidR="006A21A0">
          <w:rPr>
            <w:noProof/>
            <w:webHidden/>
          </w:rPr>
          <w:fldChar w:fldCharType="begin"/>
        </w:r>
        <w:r w:rsidR="009328CE">
          <w:rPr>
            <w:noProof/>
            <w:webHidden/>
          </w:rPr>
          <w:instrText xml:space="preserve"> PAGEREF _Toc493789788 \h </w:instrText>
        </w:r>
        <w:r w:rsidR="006A21A0">
          <w:rPr>
            <w:noProof/>
            <w:webHidden/>
          </w:rPr>
        </w:r>
        <w:r w:rsidR="006A21A0">
          <w:rPr>
            <w:noProof/>
            <w:webHidden/>
          </w:rPr>
          <w:fldChar w:fldCharType="separate"/>
        </w:r>
        <w:r w:rsidR="009328CE">
          <w:rPr>
            <w:noProof/>
            <w:webHidden/>
          </w:rPr>
          <w:t>6</w:t>
        </w:r>
        <w:r w:rsidR="006A21A0">
          <w:rPr>
            <w:noProof/>
            <w:webHidden/>
          </w:rPr>
          <w:fldChar w:fldCharType="end"/>
        </w:r>
      </w:hyperlink>
    </w:p>
    <w:p w:rsidR="009328CE" w:rsidRDefault="0066579A">
      <w:pPr>
        <w:pStyle w:val="TOC1"/>
        <w:tabs>
          <w:tab w:val="left" w:pos="420"/>
          <w:tab w:val="right" w:leader="dot" w:pos="9003"/>
        </w:tabs>
        <w:rPr>
          <w:rFonts w:asciiTheme="minorHAnsi" w:eastAsiaTheme="minorEastAsia" w:hAnsiTheme="minorHAnsi" w:cstheme="minorBidi"/>
          <w:b w:val="0"/>
          <w:bCs w:val="0"/>
          <w:caps w:val="0"/>
          <w:noProof/>
          <w:sz w:val="21"/>
          <w:szCs w:val="22"/>
        </w:rPr>
      </w:pPr>
      <w:hyperlink w:anchor="_Toc493789789" w:history="1">
        <w:r w:rsidR="009328CE" w:rsidRPr="00A1634B">
          <w:rPr>
            <w:rStyle w:val="Hyperlink"/>
            <w:noProof/>
          </w:rPr>
          <w:t>3</w:t>
        </w:r>
        <w:r w:rsidR="009328CE">
          <w:rPr>
            <w:rFonts w:asciiTheme="minorHAnsi" w:eastAsiaTheme="minorEastAsia" w:hAnsiTheme="minorHAnsi" w:cstheme="minorBidi"/>
            <w:b w:val="0"/>
            <w:bCs w:val="0"/>
            <w:caps w:val="0"/>
            <w:noProof/>
            <w:sz w:val="21"/>
            <w:szCs w:val="22"/>
          </w:rPr>
          <w:tab/>
        </w:r>
        <w:r w:rsidR="009328CE" w:rsidRPr="00A1634B">
          <w:rPr>
            <w:rStyle w:val="Hyperlink"/>
            <w:rFonts w:hint="eastAsia"/>
            <w:noProof/>
          </w:rPr>
          <w:t>卖方责任与供货范围</w:t>
        </w:r>
        <w:r w:rsidR="009328CE">
          <w:rPr>
            <w:noProof/>
            <w:webHidden/>
          </w:rPr>
          <w:tab/>
        </w:r>
        <w:r w:rsidR="006A21A0">
          <w:rPr>
            <w:noProof/>
            <w:webHidden/>
          </w:rPr>
          <w:fldChar w:fldCharType="begin"/>
        </w:r>
        <w:r w:rsidR="009328CE">
          <w:rPr>
            <w:noProof/>
            <w:webHidden/>
          </w:rPr>
          <w:instrText xml:space="preserve"> PAGEREF _Toc493789789 \h </w:instrText>
        </w:r>
        <w:r w:rsidR="006A21A0">
          <w:rPr>
            <w:noProof/>
            <w:webHidden/>
          </w:rPr>
        </w:r>
        <w:r w:rsidR="006A21A0">
          <w:rPr>
            <w:noProof/>
            <w:webHidden/>
          </w:rPr>
          <w:fldChar w:fldCharType="separate"/>
        </w:r>
        <w:r w:rsidR="009328CE">
          <w:rPr>
            <w:noProof/>
            <w:webHidden/>
          </w:rPr>
          <w:t>7</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790" w:history="1">
        <w:r w:rsidR="009328CE" w:rsidRPr="00A1634B">
          <w:rPr>
            <w:rStyle w:val="Hyperlink"/>
            <w:noProof/>
          </w:rPr>
          <w:t>3.1</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卖方责任</w:t>
        </w:r>
        <w:r w:rsidR="009328CE">
          <w:rPr>
            <w:noProof/>
            <w:webHidden/>
          </w:rPr>
          <w:tab/>
        </w:r>
        <w:r w:rsidR="006A21A0">
          <w:rPr>
            <w:noProof/>
            <w:webHidden/>
          </w:rPr>
          <w:fldChar w:fldCharType="begin"/>
        </w:r>
        <w:r w:rsidR="009328CE">
          <w:rPr>
            <w:noProof/>
            <w:webHidden/>
          </w:rPr>
          <w:instrText xml:space="preserve"> PAGEREF _Toc493789790 \h </w:instrText>
        </w:r>
        <w:r w:rsidR="006A21A0">
          <w:rPr>
            <w:noProof/>
            <w:webHidden/>
          </w:rPr>
        </w:r>
        <w:r w:rsidR="006A21A0">
          <w:rPr>
            <w:noProof/>
            <w:webHidden/>
          </w:rPr>
          <w:fldChar w:fldCharType="separate"/>
        </w:r>
        <w:r w:rsidR="009328CE">
          <w:rPr>
            <w:noProof/>
            <w:webHidden/>
          </w:rPr>
          <w:t>7</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791" w:history="1">
        <w:r w:rsidR="009328CE" w:rsidRPr="00A1634B">
          <w:rPr>
            <w:rStyle w:val="Hyperlink"/>
            <w:noProof/>
          </w:rPr>
          <w:t>3.2</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供货范围</w:t>
        </w:r>
        <w:r w:rsidR="009328CE">
          <w:rPr>
            <w:noProof/>
            <w:webHidden/>
          </w:rPr>
          <w:tab/>
        </w:r>
        <w:r w:rsidR="006A21A0">
          <w:rPr>
            <w:noProof/>
            <w:webHidden/>
          </w:rPr>
          <w:fldChar w:fldCharType="begin"/>
        </w:r>
        <w:r w:rsidR="009328CE">
          <w:rPr>
            <w:noProof/>
            <w:webHidden/>
          </w:rPr>
          <w:instrText xml:space="preserve"> PAGEREF _Toc493789791 \h </w:instrText>
        </w:r>
        <w:r w:rsidR="006A21A0">
          <w:rPr>
            <w:noProof/>
            <w:webHidden/>
          </w:rPr>
        </w:r>
        <w:r w:rsidR="006A21A0">
          <w:rPr>
            <w:noProof/>
            <w:webHidden/>
          </w:rPr>
          <w:fldChar w:fldCharType="separate"/>
        </w:r>
        <w:r w:rsidR="009328CE">
          <w:rPr>
            <w:noProof/>
            <w:webHidden/>
          </w:rPr>
          <w:t>7</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792" w:history="1">
        <w:r w:rsidR="009328CE" w:rsidRPr="00A1634B">
          <w:rPr>
            <w:rStyle w:val="Hyperlink"/>
            <w:noProof/>
          </w:rPr>
          <w:t>3.3</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备品备件</w:t>
        </w:r>
        <w:r w:rsidR="009328CE">
          <w:rPr>
            <w:noProof/>
            <w:webHidden/>
          </w:rPr>
          <w:tab/>
        </w:r>
        <w:r w:rsidR="006A21A0">
          <w:rPr>
            <w:noProof/>
            <w:webHidden/>
          </w:rPr>
          <w:fldChar w:fldCharType="begin"/>
        </w:r>
        <w:r w:rsidR="009328CE">
          <w:rPr>
            <w:noProof/>
            <w:webHidden/>
          </w:rPr>
          <w:instrText xml:space="preserve"> PAGEREF _Toc493789792 \h </w:instrText>
        </w:r>
        <w:r w:rsidR="006A21A0">
          <w:rPr>
            <w:noProof/>
            <w:webHidden/>
          </w:rPr>
        </w:r>
        <w:r w:rsidR="006A21A0">
          <w:rPr>
            <w:noProof/>
            <w:webHidden/>
          </w:rPr>
          <w:fldChar w:fldCharType="separate"/>
        </w:r>
        <w:r w:rsidR="009328CE">
          <w:rPr>
            <w:noProof/>
            <w:webHidden/>
          </w:rPr>
          <w:t>7</w:t>
        </w:r>
        <w:r w:rsidR="006A21A0">
          <w:rPr>
            <w:noProof/>
            <w:webHidden/>
          </w:rPr>
          <w:fldChar w:fldCharType="end"/>
        </w:r>
      </w:hyperlink>
    </w:p>
    <w:p w:rsidR="009328CE" w:rsidRDefault="0066579A">
      <w:pPr>
        <w:pStyle w:val="TOC3"/>
        <w:tabs>
          <w:tab w:val="left" w:pos="1260"/>
          <w:tab w:val="right" w:leader="dot" w:pos="9003"/>
        </w:tabs>
        <w:rPr>
          <w:rFonts w:asciiTheme="minorHAnsi" w:eastAsiaTheme="minorEastAsia" w:hAnsiTheme="minorHAnsi" w:cstheme="minorBidi"/>
          <w:i w:val="0"/>
          <w:iCs w:val="0"/>
          <w:noProof/>
          <w:sz w:val="21"/>
          <w:szCs w:val="22"/>
        </w:rPr>
      </w:pPr>
      <w:hyperlink w:anchor="_Toc493789793" w:history="1">
        <w:r w:rsidR="009328CE" w:rsidRPr="00A1634B">
          <w:rPr>
            <w:rStyle w:val="Hyperlink"/>
            <w:noProof/>
          </w:rPr>
          <w:t>3.3.1</w:t>
        </w:r>
        <w:r w:rsidR="009328CE">
          <w:rPr>
            <w:rFonts w:asciiTheme="minorHAnsi" w:eastAsiaTheme="minorEastAsia" w:hAnsiTheme="minorHAnsi" w:cstheme="minorBidi"/>
            <w:i w:val="0"/>
            <w:iCs w:val="0"/>
            <w:noProof/>
            <w:sz w:val="21"/>
            <w:szCs w:val="22"/>
          </w:rPr>
          <w:tab/>
        </w:r>
        <w:r w:rsidR="009328CE" w:rsidRPr="00A1634B">
          <w:rPr>
            <w:rStyle w:val="Hyperlink"/>
            <w:rFonts w:hint="eastAsia"/>
            <w:noProof/>
          </w:rPr>
          <w:t>开工备件（含在总报价内）</w:t>
        </w:r>
        <w:r w:rsidR="009328CE">
          <w:rPr>
            <w:noProof/>
            <w:webHidden/>
          </w:rPr>
          <w:tab/>
        </w:r>
        <w:r w:rsidR="006A21A0">
          <w:rPr>
            <w:noProof/>
            <w:webHidden/>
          </w:rPr>
          <w:fldChar w:fldCharType="begin"/>
        </w:r>
        <w:r w:rsidR="009328CE">
          <w:rPr>
            <w:noProof/>
            <w:webHidden/>
          </w:rPr>
          <w:instrText xml:space="preserve"> PAGEREF _Toc493789793 \h </w:instrText>
        </w:r>
        <w:r w:rsidR="006A21A0">
          <w:rPr>
            <w:noProof/>
            <w:webHidden/>
          </w:rPr>
        </w:r>
        <w:r w:rsidR="006A21A0">
          <w:rPr>
            <w:noProof/>
            <w:webHidden/>
          </w:rPr>
          <w:fldChar w:fldCharType="separate"/>
        </w:r>
        <w:r w:rsidR="009328CE">
          <w:rPr>
            <w:noProof/>
            <w:webHidden/>
          </w:rPr>
          <w:t>7</w:t>
        </w:r>
        <w:r w:rsidR="006A21A0">
          <w:rPr>
            <w:noProof/>
            <w:webHidden/>
          </w:rPr>
          <w:fldChar w:fldCharType="end"/>
        </w:r>
      </w:hyperlink>
    </w:p>
    <w:p w:rsidR="009328CE" w:rsidRDefault="0066579A">
      <w:pPr>
        <w:pStyle w:val="TOC3"/>
        <w:tabs>
          <w:tab w:val="left" w:pos="1260"/>
          <w:tab w:val="right" w:leader="dot" w:pos="9003"/>
        </w:tabs>
        <w:rPr>
          <w:rFonts w:asciiTheme="minorHAnsi" w:eastAsiaTheme="minorEastAsia" w:hAnsiTheme="minorHAnsi" w:cstheme="minorBidi"/>
          <w:i w:val="0"/>
          <w:iCs w:val="0"/>
          <w:noProof/>
          <w:sz w:val="21"/>
          <w:szCs w:val="22"/>
        </w:rPr>
      </w:pPr>
      <w:hyperlink w:anchor="_Toc493789794" w:history="1">
        <w:r w:rsidR="009328CE" w:rsidRPr="00A1634B">
          <w:rPr>
            <w:rStyle w:val="Hyperlink"/>
            <w:noProof/>
          </w:rPr>
          <w:t>3.3.2</w:t>
        </w:r>
        <w:r w:rsidR="009328CE">
          <w:rPr>
            <w:rFonts w:asciiTheme="minorHAnsi" w:eastAsiaTheme="minorEastAsia" w:hAnsiTheme="minorHAnsi" w:cstheme="minorBidi"/>
            <w:i w:val="0"/>
            <w:iCs w:val="0"/>
            <w:noProof/>
            <w:sz w:val="21"/>
            <w:szCs w:val="22"/>
          </w:rPr>
          <w:tab/>
        </w:r>
        <w:r w:rsidR="009328CE" w:rsidRPr="00A1634B">
          <w:rPr>
            <w:rStyle w:val="Hyperlink"/>
            <w:rFonts w:hint="eastAsia"/>
            <w:noProof/>
          </w:rPr>
          <w:t>四年备件（含在总报价内）</w:t>
        </w:r>
        <w:r w:rsidR="009328CE">
          <w:rPr>
            <w:noProof/>
            <w:webHidden/>
          </w:rPr>
          <w:tab/>
        </w:r>
        <w:r w:rsidR="006A21A0">
          <w:rPr>
            <w:noProof/>
            <w:webHidden/>
          </w:rPr>
          <w:fldChar w:fldCharType="begin"/>
        </w:r>
        <w:r w:rsidR="009328CE">
          <w:rPr>
            <w:noProof/>
            <w:webHidden/>
          </w:rPr>
          <w:instrText xml:space="preserve"> PAGEREF _Toc493789794 \h </w:instrText>
        </w:r>
        <w:r w:rsidR="006A21A0">
          <w:rPr>
            <w:noProof/>
            <w:webHidden/>
          </w:rPr>
        </w:r>
        <w:r w:rsidR="006A21A0">
          <w:rPr>
            <w:noProof/>
            <w:webHidden/>
          </w:rPr>
          <w:fldChar w:fldCharType="separate"/>
        </w:r>
        <w:r w:rsidR="009328CE">
          <w:rPr>
            <w:noProof/>
            <w:webHidden/>
          </w:rPr>
          <w:t>7</w:t>
        </w:r>
        <w:r w:rsidR="006A21A0">
          <w:rPr>
            <w:noProof/>
            <w:webHidden/>
          </w:rPr>
          <w:fldChar w:fldCharType="end"/>
        </w:r>
      </w:hyperlink>
    </w:p>
    <w:p w:rsidR="009328CE" w:rsidRDefault="0066579A">
      <w:pPr>
        <w:pStyle w:val="TOC3"/>
        <w:tabs>
          <w:tab w:val="left" w:pos="1260"/>
          <w:tab w:val="right" w:leader="dot" w:pos="9003"/>
        </w:tabs>
        <w:rPr>
          <w:rFonts w:asciiTheme="minorHAnsi" w:eastAsiaTheme="minorEastAsia" w:hAnsiTheme="minorHAnsi" w:cstheme="minorBidi"/>
          <w:i w:val="0"/>
          <w:iCs w:val="0"/>
          <w:noProof/>
          <w:sz w:val="21"/>
          <w:szCs w:val="22"/>
        </w:rPr>
      </w:pPr>
      <w:hyperlink w:anchor="_Toc493789795" w:history="1">
        <w:r w:rsidR="009328CE" w:rsidRPr="00A1634B">
          <w:rPr>
            <w:rStyle w:val="Hyperlink"/>
            <w:noProof/>
          </w:rPr>
          <w:t>3.3.3</w:t>
        </w:r>
        <w:r w:rsidR="009328CE">
          <w:rPr>
            <w:rFonts w:asciiTheme="minorHAnsi" w:eastAsiaTheme="minorEastAsia" w:hAnsiTheme="minorHAnsi" w:cstheme="minorBidi"/>
            <w:i w:val="0"/>
            <w:iCs w:val="0"/>
            <w:noProof/>
            <w:sz w:val="21"/>
            <w:szCs w:val="22"/>
          </w:rPr>
          <w:tab/>
        </w:r>
        <w:r w:rsidR="009328CE" w:rsidRPr="00A1634B">
          <w:rPr>
            <w:rStyle w:val="Hyperlink"/>
            <w:rFonts w:hint="eastAsia"/>
            <w:noProof/>
          </w:rPr>
          <w:t>卖方备件代储</w:t>
        </w:r>
        <w:r w:rsidR="009328CE">
          <w:rPr>
            <w:noProof/>
            <w:webHidden/>
          </w:rPr>
          <w:tab/>
        </w:r>
        <w:r w:rsidR="006A21A0">
          <w:rPr>
            <w:noProof/>
            <w:webHidden/>
          </w:rPr>
          <w:fldChar w:fldCharType="begin"/>
        </w:r>
        <w:r w:rsidR="009328CE">
          <w:rPr>
            <w:noProof/>
            <w:webHidden/>
          </w:rPr>
          <w:instrText xml:space="preserve"> PAGEREF _Toc493789795 \h </w:instrText>
        </w:r>
        <w:r w:rsidR="006A21A0">
          <w:rPr>
            <w:noProof/>
            <w:webHidden/>
          </w:rPr>
        </w:r>
        <w:r w:rsidR="006A21A0">
          <w:rPr>
            <w:noProof/>
            <w:webHidden/>
          </w:rPr>
          <w:fldChar w:fldCharType="separate"/>
        </w:r>
        <w:r w:rsidR="009328CE">
          <w:rPr>
            <w:noProof/>
            <w:webHidden/>
          </w:rPr>
          <w:t>8</w:t>
        </w:r>
        <w:r w:rsidR="006A21A0">
          <w:rPr>
            <w:noProof/>
            <w:webHidden/>
          </w:rPr>
          <w:fldChar w:fldCharType="end"/>
        </w:r>
      </w:hyperlink>
    </w:p>
    <w:p w:rsidR="009328CE" w:rsidRDefault="0066579A">
      <w:pPr>
        <w:pStyle w:val="TOC3"/>
        <w:tabs>
          <w:tab w:val="left" w:pos="1260"/>
          <w:tab w:val="right" w:leader="dot" w:pos="9003"/>
        </w:tabs>
        <w:rPr>
          <w:rFonts w:asciiTheme="minorHAnsi" w:eastAsiaTheme="minorEastAsia" w:hAnsiTheme="minorHAnsi" w:cstheme="minorBidi"/>
          <w:i w:val="0"/>
          <w:iCs w:val="0"/>
          <w:noProof/>
          <w:sz w:val="21"/>
          <w:szCs w:val="22"/>
        </w:rPr>
      </w:pPr>
      <w:hyperlink w:anchor="_Toc493789796" w:history="1">
        <w:r w:rsidR="009328CE" w:rsidRPr="00A1634B">
          <w:rPr>
            <w:rStyle w:val="Hyperlink"/>
            <w:noProof/>
          </w:rPr>
          <w:t>3.3.4</w:t>
        </w:r>
        <w:r w:rsidR="009328CE">
          <w:rPr>
            <w:rFonts w:asciiTheme="minorHAnsi" w:eastAsiaTheme="minorEastAsia" w:hAnsiTheme="minorHAnsi" w:cstheme="minorBidi"/>
            <w:i w:val="0"/>
            <w:iCs w:val="0"/>
            <w:noProof/>
            <w:sz w:val="21"/>
            <w:szCs w:val="22"/>
          </w:rPr>
          <w:tab/>
        </w:r>
        <w:r w:rsidR="009328CE" w:rsidRPr="00A1634B">
          <w:rPr>
            <w:rStyle w:val="Hyperlink"/>
            <w:rFonts w:hint="eastAsia"/>
            <w:noProof/>
          </w:rPr>
          <w:t>十年备件支持</w:t>
        </w:r>
        <w:r w:rsidR="009328CE">
          <w:rPr>
            <w:noProof/>
            <w:webHidden/>
          </w:rPr>
          <w:tab/>
        </w:r>
        <w:r w:rsidR="006A21A0">
          <w:rPr>
            <w:noProof/>
            <w:webHidden/>
          </w:rPr>
          <w:fldChar w:fldCharType="begin"/>
        </w:r>
        <w:r w:rsidR="009328CE">
          <w:rPr>
            <w:noProof/>
            <w:webHidden/>
          </w:rPr>
          <w:instrText xml:space="preserve"> PAGEREF _Toc493789796 \h </w:instrText>
        </w:r>
        <w:r w:rsidR="006A21A0">
          <w:rPr>
            <w:noProof/>
            <w:webHidden/>
          </w:rPr>
        </w:r>
        <w:r w:rsidR="006A21A0">
          <w:rPr>
            <w:noProof/>
            <w:webHidden/>
          </w:rPr>
          <w:fldChar w:fldCharType="separate"/>
        </w:r>
        <w:r w:rsidR="009328CE">
          <w:rPr>
            <w:noProof/>
            <w:webHidden/>
          </w:rPr>
          <w:t>8</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797" w:history="1">
        <w:r w:rsidR="009328CE" w:rsidRPr="00A1634B">
          <w:rPr>
            <w:rStyle w:val="Hyperlink"/>
            <w:noProof/>
          </w:rPr>
          <w:t>3.4</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专用工具</w:t>
        </w:r>
        <w:r w:rsidR="009328CE">
          <w:rPr>
            <w:noProof/>
            <w:webHidden/>
          </w:rPr>
          <w:tab/>
        </w:r>
        <w:r w:rsidR="006A21A0">
          <w:rPr>
            <w:noProof/>
            <w:webHidden/>
          </w:rPr>
          <w:fldChar w:fldCharType="begin"/>
        </w:r>
        <w:r w:rsidR="009328CE">
          <w:rPr>
            <w:noProof/>
            <w:webHidden/>
          </w:rPr>
          <w:instrText xml:space="preserve"> PAGEREF _Toc493789797 \h </w:instrText>
        </w:r>
        <w:r w:rsidR="006A21A0">
          <w:rPr>
            <w:noProof/>
            <w:webHidden/>
          </w:rPr>
        </w:r>
        <w:r w:rsidR="006A21A0">
          <w:rPr>
            <w:noProof/>
            <w:webHidden/>
          </w:rPr>
          <w:fldChar w:fldCharType="separate"/>
        </w:r>
        <w:r w:rsidR="009328CE">
          <w:rPr>
            <w:noProof/>
            <w:webHidden/>
          </w:rPr>
          <w:t>8</w:t>
        </w:r>
        <w:r w:rsidR="006A21A0">
          <w:rPr>
            <w:noProof/>
            <w:webHidden/>
          </w:rPr>
          <w:fldChar w:fldCharType="end"/>
        </w:r>
      </w:hyperlink>
    </w:p>
    <w:p w:rsidR="009328CE" w:rsidRDefault="0066579A">
      <w:pPr>
        <w:pStyle w:val="TOC1"/>
        <w:tabs>
          <w:tab w:val="left" w:pos="420"/>
          <w:tab w:val="right" w:leader="dot" w:pos="9003"/>
        </w:tabs>
        <w:rPr>
          <w:rFonts w:asciiTheme="minorHAnsi" w:eastAsiaTheme="minorEastAsia" w:hAnsiTheme="minorHAnsi" w:cstheme="minorBidi"/>
          <w:b w:val="0"/>
          <w:bCs w:val="0"/>
          <w:caps w:val="0"/>
          <w:noProof/>
          <w:sz w:val="21"/>
          <w:szCs w:val="22"/>
        </w:rPr>
      </w:pPr>
      <w:hyperlink w:anchor="_Toc493789798" w:history="1">
        <w:r w:rsidR="009328CE" w:rsidRPr="00A1634B">
          <w:rPr>
            <w:rStyle w:val="Hyperlink"/>
            <w:noProof/>
          </w:rPr>
          <w:t>4</w:t>
        </w:r>
        <w:r w:rsidR="009328CE">
          <w:rPr>
            <w:rFonts w:asciiTheme="minorHAnsi" w:eastAsiaTheme="minorEastAsia" w:hAnsiTheme="minorHAnsi" w:cstheme="minorBidi"/>
            <w:b w:val="0"/>
            <w:bCs w:val="0"/>
            <w:caps w:val="0"/>
            <w:noProof/>
            <w:sz w:val="21"/>
            <w:szCs w:val="22"/>
          </w:rPr>
          <w:tab/>
        </w:r>
        <w:r w:rsidR="009328CE" w:rsidRPr="00A1634B">
          <w:rPr>
            <w:rStyle w:val="Hyperlink"/>
            <w:rFonts w:hint="eastAsia"/>
            <w:noProof/>
          </w:rPr>
          <w:t>技术要求</w:t>
        </w:r>
        <w:r w:rsidR="009328CE">
          <w:rPr>
            <w:noProof/>
            <w:webHidden/>
          </w:rPr>
          <w:tab/>
        </w:r>
        <w:r w:rsidR="006A21A0">
          <w:rPr>
            <w:noProof/>
            <w:webHidden/>
          </w:rPr>
          <w:fldChar w:fldCharType="begin"/>
        </w:r>
        <w:r w:rsidR="009328CE">
          <w:rPr>
            <w:noProof/>
            <w:webHidden/>
          </w:rPr>
          <w:instrText xml:space="preserve"> PAGEREF _Toc493789798 \h </w:instrText>
        </w:r>
        <w:r w:rsidR="006A21A0">
          <w:rPr>
            <w:noProof/>
            <w:webHidden/>
          </w:rPr>
        </w:r>
        <w:r w:rsidR="006A21A0">
          <w:rPr>
            <w:noProof/>
            <w:webHidden/>
          </w:rPr>
          <w:fldChar w:fldCharType="separate"/>
        </w:r>
        <w:r w:rsidR="009328CE">
          <w:rPr>
            <w:noProof/>
            <w:webHidden/>
          </w:rPr>
          <w:t>8</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799" w:history="1">
        <w:r w:rsidR="009328CE" w:rsidRPr="00A1634B">
          <w:rPr>
            <w:rStyle w:val="Hyperlink"/>
            <w:noProof/>
          </w:rPr>
          <w:t>4.1</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总体要求</w:t>
        </w:r>
        <w:r w:rsidR="009328CE">
          <w:rPr>
            <w:noProof/>
            <w:webHidden/>
          </w:rPr>
          <w:tab/>
        </w:r>
        <w:r w:rsidR="006A21A0">
          <w:rPr>
            <w:noProof/>
            <w:webHidden/>
          </w:rPr>
          <w:fldChar w:fldCharType="begin"/>
        </w:r>
        <w:r w:rsidR="009328CE">
          <w:rPr>
            <w:noProof/>
            <w:webHidden/>
          </w:rPr>
          <w:instrText xml:space="preserve"> PAGEREF _Toc493789799 \h </w:instrText>
        </w:r>
        <w:r w:rsidR="006A21A0">
          <w:rPr>
            <w:noProof/>
            <w:webHidden/>
          </w:rPr>
        </w:r>
        <w:r w:rsidR="006A21A0">
          <w:rPr>
            <w:noProof/>
            <w:webHidden/>
          </w:rPr>
          <w:fldChar w:fldCharType="separate"/>
        </w:r>
        <w:r w:rsidR="009328CE">
          <w:rPr>
            <w:noProof/>
            <w:webHidden/>
          </w:rPr>
          <w:t>8</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00" w:history="1">
        <w:r w:rsidR="009328CE" w:rsidRPr="00A1634B">
          <w:rPr>
            <w:rStyle w:val="Hyperlink"/>
            <w:noProof/>
          </w:rPr>
          <w:t>4.2</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基本技术要求</w:t>
        </w:r>
        <w:r w:rsidR="009328CE">
          <w:rPr>
            <w:noProof/>
            <w:webHidden/>
          </w:rPr>
          <w:tab/>
        </w:r>
        <w:r w:rsidR="006A21A0">
          <w:rPr>
            <w:noProof/>
            <w:webHidden/>
          </w:rPr>
          <w:fldChar w:fldCharType="begin"/>
        </w:r>
        <w:r w:rsidR="009328CE">
          <w:rPr>
            <w:noProof/>
            <w:webHidden/>
          </w:rPr>
          <w:instrText xml:space="preserve"> PAGEREF _Toc493789800 \h </w:instrText>
        </w:r>
        <w:r w:rsidR="006A21A0">
          <w:rPr>
            <w:noProof/>
            <w:webHidden/>
          </w:rPr>
        </w:r>
        <w:r w:rsidR="006A21A0">
          <w:rPr>
            <w:noProof/>
            <w:webHidden/>
          </w:rPr>
          <w:fldChar w:fldCharType="separate"/>
        </w:r>
        <w:r w:rsidR="009328CE">
          <w:rPr>
            <w:noProof/>
            <w:webHidden/>
          </w:rPr>
          <w:t>9</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01" w:history="1">
        <w:r w:rsidR="009328CE" w:rsidRPr="00A1634B">
          <w:rPr>
            <w:rStyle w:val="Hyperlink"/>
            <w:noProof/>
          </w:rPr>
          <w:t>4.3</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标识</w:t>
        </w:r>
        <w:r w:rsidR="009328CE">
          <w:rPr>
            <w:noProof/>
            <w:webHidden/>
          </w:rPr>
          <w:tab/>
        </w:r>
        <w:r w:rsidR="006A21A0">
          <w:rPr>
            <w:noProof/>
            <w:webHidden/>
          </w:rPr>
          <w:fldChar w:fldCharType="begin"/>
        </w:r>
        <w:r w:rsidR="009328CE">
          <w:rPr>
            <w:noProof/>
            <w:webHidden/>
          </w:rPr>
          <w:instrText xml:space="preserve"> PAGEREF _Toc493789801 \h </w:instrText>
        </w:r>
        <w:r w:rsidR="006A21A0">
          <w:rPr>
            <w:noProof/>
            <w:webHidden/>
          </w:rPr>
        </w:r>
        <w:r w:rsidR="006A21A0">
          <w:rPr>
            <w:noProof/>
            <w:webHidden/>
          </w:rPr>
          <w:fldChar w:fldCharType="separate"/>
        </w:r>
        <w:r w:rsidR="009328CE">
          <w:rPr>
            <w:noProof/>
            <w:webHidden/>
          </w:rPr>
          <w:t>9</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02" w:history="1">
        <w:r w:rsidR="009328CE" w:rsidRPr="00A1634B">
          <w:rPr>
            <w:rStyle w:val="Hyperlink"/>
            <w:noProof/>
          </w:rPr>
          <w:t>4.4</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其他</w:t>
        </w:r>
        <w:r w:rsidR="009328CE">
          <w:rPr>
            <w:noProof/>
            <w:webHidden/>
          </w:rPr>
          <w:tab/>
        </w:r>
        <w:r w:rsidR="006A21A0">
          <w:rPr>
            <w:noProof/>
            <w:webHidden/>
          </w:rPr>
          <w:fldChar w:fldCharType="begin"/>
        </w:r>
        <w:r w:rsidR="009328CE">
          <w:rPr>
            <w:noProof/>
            <w:webHidden/>
          </w:rPr>
          <w:instrText xml:space="preserve"> PAGEREF _Toc493789802 \h </w:instrText>
        </w:r>
        <w:r w:rsidR="006A21A0">
          <w:rPr>
            <w:noProof/>
            <w:webHidden/>
          </w:rPr>
        </w:r>
        <w:r w:rsidR="006A21A0">
          <w:rPr>
            <w:noProof/>
            <w:webHidden/>
          </w:rPr>
          <w:fldChar w:fldCharType="separate"/>
        </w:r>
        <w:r w:rsidR="009328CE">
          <w:rPr>
            <w:noProof/>
            <w:webHidden/>
          </w:rPr>
          <w:t>9</w:t>
        </w:r>
        <w:r w:rsidR="006A21A0">
          <w:rPr>
            <w:noProof/>
            <w:webHidden/>
          </w:rPr>
          <w:fldChar w:fldCharType="end"/>
        </w:r>
      </w:hyperlink>
    </w:p>
    <w:p w:rsidR="009328CE" w:rsidRDefault="0066579A">
      <w:pPr>
        <w:pStyle w:val="TOC3"/>
        <w:tabs>
          <w:tab w:val="left" w:pos="1260"/>
          <w:tab w:val="right" w:leader="dot" w:pos="9003"/>
        </w:tabs>
        <w:rPr>
          <w:rFonts w:asciiTheme="minorHAnsi" w:eastAsiaTheme="minorEastAsia" w:hAnsiTheme="minorHAnsi" w:cstheme="minorBidi"/>
          <w:i w:val="0"/>
          <w:iCs w:val="0"/>
          <w:noProof/>
          <w:sz w:val="21"/>
          <w:szCs w:val="22"/>
        </w:rPr>
      </w:pPr>
      <w:hyperlink w:anchor="_Toc493789803" w:history="1">
        <w:r w:rsidR="009328CE" w:rsidRPr="00A1634B">
          <w:rPr>
            <w:rStyle w:val="Hyperlink"/>
            <w:noProof/>
          </w:rPr>
          <w:t>4.4.1</w:t>
        </w:r>
        <w:r w:rsidR="009328CE">
          <w:rPr>
            <w:rFonts w:asciiTheme="minorHAnsi" w:eastAsiaTheme="minorEastAsia" w:hAnsiTheme="minorHAnsi" w:cstheme="minorBidi"/>
            <w:i w:val="0"/>
            <w:iCs w:val="0"/>
            <w:noProof/>
            <w:sz w:val="21"/>
            <w:szCs w:val="22"/>
          </w:rPr>
          <w:tab/>
        </w:r>
        <w:r w:rsidR="009328CE" w:rsidRPr="00A1634B">
          <w:rPr>
            <w:rStyle w:val="Hyperlink"/>
            <w:rFonts w:hint="eastAsia"/>
            <w:noProof/>
          </w:rPr>
          <w:t>工艺条件</w:t>
        </w:r>
        <w:r w:rsidR="009328CE">
          <w:rPr>
            <w:noProof/>
            <w:webHidden/>
          </w:rPr>
          <w:tab/>
        </w:r>
        <w:r w:rsidR="006A21A0">
          <w:rPr>
            <w:noProof/>
            <w:webHidden/>
          </w:rPr>
          <w:fldChar w:fldCharType="begin"/>
        </w:r>
        <w:r w:rsidR="009328CE">
          <w:rPr>
            <w:noProof/>
            <w:webHidden/>
          </w:rPr>
          <w:instrText xml:space="preserve"> PAGEREF _Toc493789803 \h </w:instrText>
        </w:r>
        <w:r w:rsidR="006A21A0">
          <w:rPr>
            <w:noProof/>
            <w:webHidden/>
          </w:rPr>
        </w:r>
        <w:r w:rsidR="006A21A0">
          <w:rPr>
            <w:noProof/>
            <w:webHidden/>
          </w:rPr>
          <w:fldChar w:fldCharType="separate"/>
        </w:r>
        <w:r w:rsidR="009328CE">
          <w:rPr>
            <w:noProof/>
            <w:webHidden/>
          </w:rPr>
          <w:t>9</w:t>
        </w:r>
        <w:r w:rsidR="006A21A0">
          <w:rPr>
            <w:noProof/>
            <w:webHidden/>
          </w:rPr>
          <w:fldChar w:fldCharType="end"/>
        </w:r>
      </w:hyperlink>
    </w:p>
    <w:p w:rsidR="009328CE" w:rsidRDefault="0066579A">
      <w:pPr>
        <w:pStyle w:val="TOC3"/>
        <w:tabs>
          <w:tab w:val="left" w:pos="1260"/>
          <w:tab w:val="right" w:leader="dot" w:pos="9003"/>
        </w:tabs>
        <w:rPr>
          <w:rFonts w:asciiTheme="minorHAnsi" w:eastAsiaTheme="minorEastAsia" w:hAnsiTheme="minorHAnsi" w:cstheme="minorBidi"/>
          <w:i w:val="0"/>
          <w:iCs w:val="0"/>
          <w:noProof/>
          <w:sz w:val="21"/>
          <w:szCs w:val="22"/>
        </w:rPr>
      </w:pPr>
      <w:hyperlink w:anchor="_Toc493789804" w:history="1">
        <w:r w:rsidR="009328CE" w:rsidRPr="00A1634B">
          <w:rPr>
            <w:rStyle w:val="Hyperlink"/>
            <w:noProof/>
          </w:rPr>
          <w:t>4.4.2</w:t>
        </w:r>
        <w:r w:rsidR="009328CE">
          <w:rPr>
            <w:rFonts w:asciiTheme="minorHAnsi" w:eastAsiaTheme="minorEastAsia" w:hAnsiTheme="minorHAnsi" w:cstheme="minorBidi"/>
            <w:i w:val="0"/>
            <w:iCs w:val="0"/>
            <w:noProof/>
            <w:sz w:val="21"/>
            <w:szCs w:val="22"/>
          </w:rPr>
          <w:tab/>
        </w:r>
        <w:r w:rsidR="009328CE" w:rsidRPr="00A1634B">
          <w:rPr>
            <w:rStyle w:val="Hyperlink"/>
            <w:rFonts w:hint="eastAsia"/>
            <w:noProof/>
          </w:rPr>
          <w:t>公用工程要求</w:t>
        </w:r>
        <w:r w:rsidR="009328CE">
          <w:rPr>
            <w:noProof/>
            <w:webHidden/>
          </w:rPr>
          <w:tab/>
        </w:r>
        <w:r w:rsidR="006A21A0">
          <w:rPr>
            <w:noProof/>
            <w:webHidden/>
          </w:rPr>
          <w:fldChar w:fldCharType="begin"/>
        </w:r>
        <w:r w:rsidR="009328CE">
          <w:rPr>
            <w:noProof/>
            <w:webHidden/>
          </w:rPr>
          <w:instrText xml:space="preserve"> PAGEREF _Toc493789804 \h </w:instrText>
        </w:r>
        <w:r w:rsidR="006A21A0">
          <w:rPr>
            <w:noProof/>
            <w:webHidden/>
          </w:rPr>
        </w:r>
        <w:r w:rsidR="006A21A0">
          <w:rPr>
            <w:noProof/>
            <w:webHidden/>
          </w:rPr>
          <w:fldChar w:fldCharType="separate"/>
        </w:r>
        <w:r w:rsidR="009328CE">
          <w:rPr>
            <w:noProof/>
            <w:webHidden/>
          </w:rPr>
          <w:t>9</w:t>
        </w:r>
        <w:r w:rsidR="006A21A0">
          <w:rPr>
            <w:noProof/>
            <w:webHidden/>
          </w:rPr>
          <w:fldChar w:fldCharType="end"/>
        </w:r>
      </w:hyperlink>
    </w:p>
    <w:p w:rsidR="009328CE" w:rsidRDefault="0066579A">
      <w:pPr>
        <w:pStyle w:val="TOC1"/>
        <w:tabs>
          <w:tab w:val="left" w:pos="420"/>
          <w:tab w:val="right" w:leader="dot" w:pos="9003"/>
        </w:tabs>
        <w:rPr>
          <w:rFonts w:asciiTheme="minorHAnsi" w:eastAsiaTheme="minorEastAsia" w:hAnsiTheme="minorHAnsi" w:cstheme="minorBidi"/>
          <w:b w:val="0"/>
          <w:bCs w:val="0"/>
          <w:caps w:val="0"/>
          <w:noProof/>
          <w:sz w:val="21"/>
          <w:szCs w:val="22"/>
        </w:rPr>
      </w:pPr>
      <w:hyperlink w:anchor="_Toc493789805" w:history="1">
        <w:r w:rsidR="009328CE" w:rsidRPr="00A1634B">
          <w:rPr>
            <w:rStyle w:val="Hyperlink"/>
            <w:noProof/>
          </w:rPr>
          <w:t>5</w:t>
        </w:r>
        <w:r w:rsidR="009328CE">
          <w:rPr>
            <w:rFonts w:asciiTheme="minorHAnsi" w:eastAsiaTheme="minorEastAsia" w:hAnsiTheme="minorHAnsi" w:cstheme="minorBidi"/>
            <w:b w:val="0"/>
            <w:bCs w:val="0"/>
            <w:caps w:val="0"/>
            <w:noProof/>
            <w:sz w:val="21"/>
            <w:szCs w:val="22"/>
          </w:rPr>
          <w:tab/>
        </w:r>
        <w:r w:rsidR="009328CE" w:rsidRPr="00A1634B">
          <w:rPr>
            <w:rStyle w:val="Hyperlink"/>
            <w:rFonts w:hint="eastAsia"/>
            <w:noProof/>
          </w:rPr>
          <w:t>主要零部件材质清单</w:t>
        </w:r>
        <w:r w:rsidR="009328CE">
          <w:rPr>
            <w:noProof/>
            <w:webHidden/>
          </w:rPr>
          <w:tab/>
        </w:r>
        <w:r w:rsidR="006A21A0">
          <w:rPr>
            <w:noProof/>
            <w:webHidden/>
          </w:rPr>
          <w:fldChar w:fldCharType="begin"/>
        </w:r>
        <w:r w:rsidR="009328CE">
          <w:rPr>
            <w:noProof/>
            <w:webHidden/>
          </w:rPr>
          <w:instrText xml:space="preserve"> PAGEREF _Toc493789805 \h </w:instrText>
        </w:r>
        <w:r w:rsidR="006A21A0">
          <w:rPr>
            <w:noProof/>
            <w:webHidden/>
          </w:rPr>
        </w:r>
        <w:r w:rsidR="006A21A0">
          <w:rPr>
            <w:noProof/>
            <w:webHidden/>
          </w:rPr>
          <w:fldChar w:fldCharType="separate"/>
        </w:r>
        <w:r w:rsidR="009328CE">
          <w:rPr>
            <w:noProof/>
            <w:webHidden/>
          </w:rPr>
          <w:t>9</w:t>
        </w:r>
        <w:r w:rsidR="006A21A0">
          <w:rPr>
            <w:noProof/>
            <w:webHidden/>
          </w:rPr>
          <w:fldChar w:fldCharType="end"/>
        </w:r>
      </w:hyperlink>
    </w:p>
    <w:p w:rsidR="009328CE" w:rsidRDefault="0066579A">
      <w:pPr>
        <w:pStyle w:val="TOC1"/>
        <w:tabs>
          <w:tab w:val="left" w:pos="420"/>
          <w:tab w:val="right" w:leader="dot" w:pos="9003"/>
        </w:tabs>
        <w:rPr>
          <w:rFonts w:asciiTheme="minorHAnsi" w:eastAsiaTheme="minorEastAsia" w:hAnsiTheme="minorHAnsi" w:cstheme="minorBidi"/>
          <w:b w:val="0"/>
          <w:bCs w:val="0"/>
          <w:caps w:val="0"/>
          <w:noProof/>
          <w:sz w:val="21"/>
          <w:szCs w:val="22"/>
        </w:rPr>
      </w:pPr>
      <w:hyperlink w:anchor="_Toc493789806" w:history="1">
        <w:r w:rsidR="009328CE" w:rsidRPr="00A1634B">
          <w:rPr>
            <w:rStyle w:val="Hyperlink"/>
            <w:noProof/>
          </w:rPr>
          <w:t>6</w:t>
        </w:r>
        <w:r w:rsidR="009328CE">
          <w:rPr>
            <w:rFonts w:asciiTheme="minorHAnsi" w:eastAsiaTheme="minorEastAsia" w:hAnsiTheme="minorHAnsi" w:cstheme="minorBidi"/>
            <w:b w:val="0"/>
            <w:bCs w:val="0"/>
            <w:caps w:val="0"/>
            <w:noProof/>
            <w:sz w:val="21"/>
            <w:szCs w:val="22"/>
          </w:rPr>
          <w:tab/>
        </w:r>
        <w:r w:rsidR="009328CE" w:rsidRPr="00A1634B">
          <w:rPr>
            <w:rStyle w:val="Hyperlink"/>
            <w:rFonts w:hint="eastAsia"/>
            <w:noProof/>
          </w:rPr>
          <w:t>偏离</w:t>
        </w:r>
        <w:r w:rsidR="009328CE" w:rsidRPr="00A1634B">
          <w:rPr>
            <w:rStyle w:val="Hyperlink"/>
            <w:rFonts w:hint="eastAsia"/>
            <w:noProof/>
          </w:rPr>
          <w:t>\</w:t>
        </w:r>
        <w:r w:rsidR="009328CE" w:rsidRPr="00A1634B">
          <w:rPr>
            <w:rStyle w:val="Hyperlink"/>
            <w:rFonts w:hint="eastAsia"/>
            <w:noProof/>
          </w:rPr>
          <w:t>替代</w:t>
        </w:r>
        <w:r w:rsidR="009328CE" w:rsidRPr="00A1634B">
          <w:rPr>
            <w:rStyle w:val="Hyperlink"/>
            <w:rFonts w:hint="eastAsia"/>
            <w:noProof/>
          </w:rPr>
          <w:t>\</w:t>
        </w:r>
        <w:r w:rsidR="009328CE" w:rsidRPr="00A1634B">
          <w:rPr>
            <w:rStyle w:val="Hyperlink"/>
            <w:rFonts w:hint="eastAsia"/>
            <w:noProof/>
          </w:rPr>
          <w:t>澄清</w:t>
        </w:r>
        <w:r w:rsidR="009328CE">
          <w:rPr>
            <w:noProof/>
            <w:webHidden/>
          </w:rPr>
          <w:tab/>
        </w:r>
        <w:r w:rsidR="006A21A0">
          <w:rPr>
            <w:noProof/>
            <w:webHidden/>
          </w:rPr>
          <w:fldChar w:fldCharType="begin"/>
        </w:r>
        <w:r w:rsidR="009328CE">
          <w:rPr>
            <w:noProof/>
            <w:webHidden/>
          </w:rPr>
          <w:instrText xml:space="preserve"> PAGEREF _Toc493789806 \h </w:instrText>
        </w:r>
        <w:r w:rsidR="006A21A0">
          <w:rPr>
            <w:noProof/>
            <w:webHidden/>
          </w:rPr>
        </w:r>
        <w:r w:rsidR="006A21A0">
          <w:rPr>
            <w:noProof/>
            <w:webHidden/>
          </w:rPr>
          <w:fldChar w:fldCharType="separate"/>
        </w:r>
        <w:r w:rsidR="009328CE">
          <w:rPr>
            <w:noProof/>
            <w:webHidden/>
          </w:rPr>
          <w:t>9</w:t>
        </w:r>
        <w:r w:rsidR="006A21A0">
          <w:rPr>
            <w:noProof/>
            <w:webHidden/>
          </w:rPr>
          <w:fldChar w:fldCharType="end"/>
        </w:r>
      </w:hyperlink>
    </w:p>
    <w:p w:rsidR="009328CE" w:rsidRDefault="0066579A">
      <w:pPr>
        <w:pStyle w:val="TOC1"/>
        <w:tabs>
          <w:tab w:val="left" w:pos="420"/>
          <w:tab w:val="right" w:leader="dot" w:pos="9003"/>
        </w:tabs>
        <w:rPr>
          <w:rFonts w:asciiTheme="minorHAnsi" w:eastAsiaTheme="minorEastAsia" w:hAnsiTheme="minorHAnsi" w:cstheme="minorBidi"/>
          <w:b w:val="0"/>
          <w:bCs w:val="0"/>
          <w:caps w:val="0"/>
          <w:noProof/>
          <w:sz w:val="21"/>
          <w:szCs w:val="22"/>
        </w:rPr>
      </w:pPr>
      <w:hyperlink w:anchor="_Toc493789807" w:history="1">
        <w:r w:rsidR="009328CE" w:rsidRPr="00A1634B">
          <w:rPr>
            <w:rStyle w:val="Hyperlink"/>
            <w:noProof/>
          </w:rPr>
          <w:t>7</w:t>
        </w:r>
        <w:r w:rsidR="009328CE">
          <w:rPr>
            <w:rFonts w:asciiTheme="minorHAnsi" w:eastAsiaTheme="minorEastAsia" w:hAnsiTheme="minorHAnsi" w:cstheme="minorBidi"/>
            <w:b w:val="0"/>
            <w:bCs w:val="0"/>
            <w:caps w:val="0"/>
            <w:noProof/>
            <w:sz w:val="21"/>
            <w:szCs w:val="22"/>
          </w:rPr>
          <w:tab/>
        </w:r>
        <w:r w:rsidR="009328CE" w:rsidRPr="00A1634B">
          <w:rPr>
            <w:rStyle w:val="Hyperlink"/>
            <w:rFonts w:hint="eastAsia"/>
            <w:noProof/>
          </w:rPr>
          <w:t>检验、测试、验收</w:t>
        </w:r>
        <w:r w:rsidR="009328CE">
          <w:rPr>
            <w:noProof/>
            <w:webHidden/>
          </w:rPr>
          <w:tab/>
        </w:r>
        <w:r w:rsidR="006A21A0">
          <w:rPr>
            <w:noProof/>
            <w:webHidden/>
          </w:rPr>
          <w:fldChar w:fldCharType="begin"/>
        </w:r>
        <w:r w:rsidR="009328CE">
          <w:rPr>
            <w:noProof/>
            <w:webHidden/>
          </w:rPr>
          <w:instrText xml:space="preserve"> PAGEREF _Toc493789807 \h </w:instrText>
        </w:r>
        <w:r w:rsidR="006A21A0">
          <w:rPr>
            <w:noProof/>
            <w:webHidden/>
          </w:rPr>
        </w:r>
        <w:r w:rsidR="006A21A0">
          <w:rPr>
            <w:noProof/>
            <w:webHidden/>
          </w:rPr>
          <w:fldChar w:fldCharType="separate"/>
        </w:r>
        <w:r w:rsidR="009328CE">
          <w:rPr>
            <w:noProof/>
            <w:webHidden/>
          </w:rPr>
          <w:t>10</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08" w:history="1">
        <w:r w:rsidR="009328CE" w:rsidRPr="00A1634B">
          <w:rPr>
            <w:rStyle w:val="Hyperlink"/>
            <w:noProof/>
          </w:rPr>
          <w:t>7.1</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检验标准</w:t>
        </w:r>
        <w:r w:rsidR="009328CE">
          <w:rPr>
            <w:noProof/>
            <w:webHidden/>
          </w:rPr>
          <w:tab/>
        </w:r>
        <w:r w:rsidR="006A21A0">
          <w:rPr>
            <w:noProof/>
            <w:webHidden/>
          </w:rPr>
          <w:fldChar w:fldCharType="begin"/>
        </w:r>
        <w:r w:rsidR="009328CE">
          <w:rPr>
            <w:noProof/>
            <w:webHidden/>
          </w:rPr>
          <w:instrText xml:space="preserve"> PAGEREF _Toc493789808 \h </w:instrText>
        </w:r>
        <w:r w:rsidR="006A21A0">
          <w:rPr>
            <w:noProof/>
            <w:webHidden/>
          </w:rPr>
        </w:r>
        <w:r w:rsidR="006A21A0">
          <w:rPr>
            <w:noProof/>
            <w:webHidden/>
          </w:rPr>
          <w:fldChar w:fldCharType="separate"/>
        </w:r>
        <w:r w:rsidR="009328CE">
          <w:rPr>
            <w:noProof/>
            <w:webHidden/>
          </w:rPr>
          <w:t>10</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09" w:history="1">
        <w:r w:rsidR="009328CE" w:rsidRPr="00A1634B">
          <w:rPr>
            <w:rStyle w:val="Hyperlink"/>
            <w:noProof/>
          </w:rPr>
          <w:t>7.2</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整体性能测试</w:t>
        </w:r>
        <w:r w:rsidR="009328CE">
          <w:rPr>
            <w:noProof/>
            <w:webHidden/>
          </w:rPr>
          <w:tab/>
        </w:r>
        <w:r w:rsidR="006A21A0">
          <w:rPr>
            <w:noProof/>
            <w:webHidden/>
          </w:rPr>
          <w:fldChar w:fldCharType="begin"/>
        </w:r>
        <w:r w:rsidR="009328CE">
          <w:rPr>
            <w:noProof/>
            <w:webHidden/>
          </w:rPr>
          <w:instrText xml:space="preserve"> PAGEREF _Toc493789809 \h </w:instrText>
        </w:r>
        <w:r w:rsidR="006A21A0">
          <w:rPr>
            <w:noProof/>
            <w:webHidden/>
          </w:rPr>
        </w:r>
        <w:r w:rsidR="006A21A0">
          <w:rPr>
            <w:noProof/>
            <w:webHidden/>
          </w:rPr>
          <w:fldChar w:fldCharType="separate"/>
        </w:r>
        <w:r w:rsidR="009328CE">
          <w:rPr>
            <w:noProof/>
            <w:webHidden/>
          </w:rPr>
          <w:t>10</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10" w:history="1">
        <w:r w:rsidR="009328CE" w:rsidRPr="00A1634B">
          <w:rPr>
            <w:rStyle w:val="Hyperlink"/>
            <w:noProof/>
          </w:rPr>
          <w:t>7.3</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制造厂试验和用户见证项目</w:t>
        </w:r>
        <w:r w:rsidR="009328CE">
          <w:rPr>
            <w:noProof/>
            <w:webHidden/>
          </w:rPr>
          <w:tab/>
        </w:r>
        <w:r w:rsidR="006A21A0">
          <w:rPr>
            <w:noProof/>
            <w:webHidden/>
          </w:rPr>
          <w:fldChar w:fldCharType="begin"/>
        </w:r>
        <w:r w:rsidR="009328CE">
          <w:rPr>
            <w:noProof/>
            <w:webHidden/>
          </w:rPr>
          <w:instrText xml:space="preserve"> PAGEREF _Toc493789810 \h </w:instrText>
        </w:r>
        <w:r w:rsidR="006A21A0">
          <w:rPr>
            <w:noProof/>
            <w:webHidden/>
          </w:rPr>
        </w:r>
        <w:r w:rsidR="006A21A0">
          <w:rPr>
            <w:noProof/>
            <w:webHidden/>
          </w:rPr>
          <w:fldChar w:fldCharType="separate"/>
        </w:r>
        <w:r w:rsidR="009328CE">
          <w:rPr>
            <w:noProof/>
            <w:webHidden/>
          </w:rPr>
          <w:t>10</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11" w:history="1">
        <w:r w:rsidR="009328CE" w:rsidRPr="00A1634B">
          <w:rPr>
            <w:rStyle w:val="Hyperlink"/>
            <w:noProof/>
          </w:rPr>
          <w:t>7.4</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验收要求</w:t>
        </w:r>
        <w:r w:rsidR="009328CE">
          <w:rPr>
            <w:noProof/>
            <w:webHidden/>
          </w:rPr>
          <w:tab/>
        </w:r>
        <w:r w:rsidR="006A21A0">
          <w:rPr>
            <w:noProof/>
            <w:webHidden/>
          </w:rPr>
          <w:fldChar w:fldCharType="begin"/>
        </w:r>
        <w:r w:rsidR="009328CE">
          <w:rPr>
            <w:noProof/>
            <w:webHidden/>
          </w:rPr>
          <w:instrText xml:space="preserve"> PAGEREF _Toc493789811 \h </w:instrText>
        </w:r>
        <w:r w:rsidR="006A21A0">
          <w:rPr>
            <w:noProof/>
            <w:webHidden/>
          </w:rPr>
        </w:r>
        <w:r w:rsidR="006A21A0">
          <w:rPr>
            <w:noProof/>
            <w:webHidden/>
          </w:rPr>
          <w:fldChar w:fldCharType="separate"/>
        </w:r>
        <w:r w:rsidR="009328CE">
          <w:rPr>
            <w:noProof/>
            <w:webHidden/>
          </w:rPr>
          <w:t>10</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12" w:history="1">
        <w:r w:rsidR="009328CE" w:rsidRPr="00A1634B">
          <w:rPr>
            <w:rStyle w:val="Hyperlink"/>
            <w:noProof/>
          </w:rPr>
          <w:t>7.5</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整体验收</w:t>
        </w:r>
        <w:r w:rsidR="009328CE">
          <w:rPr>
            <w:noProof/>
            <w:webHidden/>
          </w:rPr>
          <w:tab/>
        </w:r>
        <w:r w:rsidR="006A21A0">
          <w:rPr>
            <w:noProof/>
            <w:webHidden/>
          </w:rPr>
          <w:fldChar w:fldCharType="begin"/>
        </w:r>
        <w:r w:rsidR="009328CE">
          <w:rPr>
            <w:noProof/>
            <w:webHidden/>
          </w:rPr>
          <w:instrText xml:space="preserve"> PAGEREF _Toc493789812 \h </w:instrText>
        </w:r>
        <w:r w:rsidR="006A21A0">
          <w:rPr>
            <w:noProof/>
            <w:webHidden/>
          </w:rPr>
        </w:r>
        <w:r w:rsidR="006A21A0">
          <w:rPr>
            <w:noProof/>
            <w:webHidden/>
          </w:rPr>
          <w:fldChar w:fldCharType="separate"/>
        </w:r>
        <w:r w:rsidR="009328CE">
          <w:rPr>
            <w:noProof/>
            <w:webHidden/>
          </w:rPr>
          <w:t>11</w:t>
        </w:r>
        <w:r w:rsidR="006A21A0">
          <w:rPr>
            <w:noProof/>
            <w:webHidden/>
          </w:rPr>
          <w:fldChar w:fldCharType="end"/>
        </w:r>
      </w:hyperlink>
    </w:p>
    <w:p w:rsidR="009328CE" w:rsidRDefault="0066579A">
      <w:pPr>
        <w:pStyle w:val="TOC1"/>
        <w:tabs>
          <w:tab w:val="left" w:pos="420"/>
          <w:tab w:val="right" w:leader="dot" w:pos="9003"/>
        </w:tabs>
        <w:rPr>
          <w:rFonts w:asciiTheme="minorHAnsi" w:eastAsiaTheme="minorEastAsia" w:hAnsiTheme="minorHAnsi" w:cstheme="minorBidi"/>
          <w:b w:val="0"/>
          <w:bCs w:val="0"/>
          <w:caps w:val="0"/>
          <w:noProof/>
          <w:sz w:val="21"/>
          <w:szCs w:val="22"/>
        </w:rPr>
      </w:pPr>
      <w:hyperlink w:anchor="_Toc493789813" w:history="1">
        <w:r w:rsidR="009328CE" w:rsidRPr="00A1634B">
          <w:rPr>
            <w:rStyle w:val="Hyperlink"/>
            <w:noProof/>
          </w:rPr>
          <w:t>8</w:t>
        </w:r>
        <w:r w:rsidR="009328CE">
          <w:rPr>
            <w:rFonts w:asciiTheme="minorHAnsi" w:eastAsiaTheme="minorEastAsia" w:hAnsiTheme="minorHAnsi" w:cstheme="minorBidi"/>
            <w:b w:val="0"/>
            <w:bCs w:val="0"/>
            <w:caps w:val="0"/>
            <w:noProof/>
            <w:sz w:val="21"/>
            <w:szCs w:val="22"/>
          </w:rPr>
          <w:tab/>
        </w:r>
        <w:r w:rsidR="009328CE" w:rsidRPr="00A1634B">
          <w:rPr>
            <w:rStyle w:val="Hyperlink"/>
            <w:rFonts w:hint="eastAsia"/>
            <w:noProof/>
          </w:rPr>
          <w:t>项目执行</w:t>
        </w:r>
        <w:r w:rsidR="009328CE">
          <w:rPr>
            <w:noProof/>
            <w:webHidden/>
          </w:rPr>
          <w:tab/>
        </w:r>
        <w:r w:rsidR="006A21A0">
          <w:rPr>
            <w:noProof/>
            <w:webHidden/>
          </w:rPr>
          <w:fldChar w:fldCharType="begin"/>
        </w:r>
        <w:r w:rsidR="009328CE">
          <w:rPr>
            <w:noProof/>
            <w:webHidden/>
          </w:rPr>
          <w:instrText xml:space="preserve"> PAGEREF _Toc493789813 \h </w:instrText>
        </w:r>
        <w:r w:rsidR="006A21A0">
          <w:rPr>
            <w:noProof/>
            <w:webHidden/>
          </w:rPr>
        </w:r>
        <w:r w:rsidR="006A21A0">
          <w:rPr>
            <w:noProof/>
            <w:webHidden/>
          </w:rPr>
          <w:fldChar w:fldCharType="separate"/>
        </w:r>
        <w:r w:rsidR="009328CE">
          <w:rPr>
            <w:noProof/>
            <w:webHidden/>
          </w:rPr>
          <w:t>12</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14" w:history="1">
        <w:r w:rsidR="009328CE" w:rsidRPr="00A1634B">
          <w:rPr>
            <w:rStyle w:val="Hyperlink"/>
            <w:noProof/>
          </w:rPr>
          <w:t>8.1</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制造进度计划表</w:t>
        </w:r>
        <w:r w:rsidR="009328CE">
          <w:rPr>
            <w:noProof/>
            <w:webHidden/>
          </w:rPr>
          <w:tab/>
        </w:r>
        <w:r w:rsidR="006A21A0">
          <w:rPr>
            <w:noProof/>
            <w:webHidden/>
          </w:rPr>
          <w:fldChar w:fldCharType="begin"/>
        </w:r>
        <w:r w:rsidR="009328CE">
          <w:rPr>
            <w:noProof/>
            <w:webHidden/>
          </w:rPr>
          <w:instrText xml:space="preserve"> PAGEREF _Toc493789814 \h </w:instrText>
        </w:r>
        <w:r w:rsidR="006A21A0">
          <w:rPr>
            <w:noProof/>
            <w:webHidden/>
          </w:rPr>
        </w:r>
        <w:r w:rsidR="006A21A0">
          <w:rPr>
            <w:noProof/>
            <w:webHidden/>
          </w:rPr>
          <w:fldChar w:fldCharType="separate"/>
        </w:r>
        <w:r w:rsidR="009328CE">
          <w:rPr>
            <w:noProof/>
            <w:webHidden/>
          </w:rPr>
          <w:t>12</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15" w:history="1">
        <w:r w:rsidR="009328CE" w:rsidRPr="00A1634B">
          <w:rPr>
            <w:rStyle w:val="Hyperlink"/>
            <w:noProof/>
          </w:rPr>
          <w:t>8.2</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交货周期及地点</w:t>
        </w:r>
        <w:r w:rsidR="009328CE">
          <w:rPr>
            <w:noProof/>
            <w:webHidden/>
          </w:rPr>
          <w:tab/>
        </w:r>
        <w:r w:rsidR="006A21A0">
          <w:rPr>
            <w:noProof/>
            <w:webHidden/>
          </w:rPr>
          <w:fldChar w:fldCharType="begin"/>
        </w:r>
        <w:r w:rsidR="009328CE">
          <w:rPr>
            <w:noProof/>
            <w:webHidden/>
          </w:rPr>
          <w:instrText xml:space="preserve"> PAGEREF _Toc493789815 \h </w:instrText>
        </w:r>
        <w:r w:rsidR="006A21A0">
          <w:rPr>
            <w:noProof/>
            <w:webHidden/>
          </w:rPr>
        </w:r>
        <w:r w:rsidR="006A21A0">
          <w:rPr>
            <w:noProof/>
            <w:webHidden/>
          </w:rPr>
          <w:fldChar w:fldCharType="separate"/>
        </w:r>
        <w:r w:rsidR="009328CE">
          <w:rPr>
            <w:noProof/>
            <w:webHidden/>
          </w:rPr>
          <w:t>12</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16" w:history="1">
        <w:r w:rsidR="009328CE" w:rsidRPr="00A1634B">
          <w:rPr>
            <w:rStyle w:val="Hyperlink"/>
            <w:noProof/>
          </w:rPr>
          <w:t>8.3</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项目执行要求</w:t>
        </w:r>
        <w:r w:rsidR="009328CE">
          <w:rPr>
            <w:noProof/>
            <w:webHidden/>
          </w:rPr>
          <w:tab/>
        </w:r>
        <w:r w:rsidR="006A21A0">
          <w:rPr>
            <w:noProof/>
            <w:webHidden/>
          </w:rPr>
          <w:fldChar w:fldCharType="begin"/>
        </w:r>
        <w:r w:rsidR="009328CE">
          <w:rPr>
            <w:noProof/>
            <w:webHidden/>
          </w:rPr>
          <w:instrText xml:space="preserve"> PAGEREF _Toc493789816 \h </w:instrText>
        </w:r>
        <w:r w:rsidR="006A21A0">
          <w:rPr>
            <w:noProof/>
            <w:webHidden/>
          </w:rPr>
        </w:r>
        <w:r w:rsidR="006A21A0">
          <w:rPr>
            <w:noProof/>
            <w:webHidden/>
          </w:rPr>
          <w:fldChar w:fldCharType="separate"/>
        </w:r>
        <w:r w:rsidR="009328CE">
          <w:rPr>
            <w:noProof/>
            <w:webHidden/>
          </w:rPr>
          <w:t>12</w:t>
        </w:r>
        <w:r w:rsidR="006A21A0">
          <w:rPr>
            <w:noProof/>
            <w:webHidden/>
          </w:rPr>
          <w:fldChar w:fldCharType="end"/>
        </w:r>
      </w:hyperlink>
    </w:p>
    <w:p w:rsidR="009328CE" w:rsidRDefault="0066579A">
      <w:pPr>
        <w:pStyle w:val="TOC1"/>
        <w:tabs>
          <w:tab w:val="left" w:pos="420"/>
          <w:tab w:val="right" w:leader="dot" w:pos="9003"/>
        </w:tabs>
        <w:rPr>
          <w:rFonts w:asciiTheme="minorHAnsi" w:eastAsiaTheme="minorEastAsia" w:hAnsiTheme="minorHAnsi" w:cstheme="minorBidi"/>
          <w:b w:val="0"/>
          <w:bCs w:val="0"/>
          <w:caps w:val="0"/>
          <w:noProof/>
          <w:sz w:val="21"/>
          <w:szCs w:val="22"/>
        </w:rPr>
      </w:pPr>
      <w:hyperlink w:anchor="_Toc493789817" w:history="1">
        <w:r w:rsidR="009328CE" w:rsidRPr="00A1634B">
          <w:rPr>
            <w:rStyle w:val="Hyperlink"/>
            <w:noProof/>
          </w:rPr>
          <w:t>9</w:t>
        </w:r>
        <w:r w:rsidR="009328CE">
          <w:rPr>
            <w:rFonts w:asciiTheme="minorHAnsi" w:eastAsiaTheme="minorEastAsia" w:hAnsiTheme="minorHAnsi" w:cstheme="minorBidi"/>
            <w:b w:val="0"/>
            <w:bCs w:val="0"/>
            <w:caps w:val="0"/>
            <w:noProof/>
            <w:sz w:val="21"/>
            <w:szCs w:val="22"/>
          </w:rPr>
          <w:tab/>
        </w:r>
        <w:r w:rsidR="009328CE" w:rsidRPr="00A1634B">
          <w:rPr>
            <w:rStyle w:val="Hyperlink"/>
            <w:rFonts w:hint="eastAsia"/>
            <w:noProof/>
          </w:rPr>
          <w:t>文件与资料管理</w:t>
        </w:r>
        <w:r w:rsidR="009328CE">
          <w:rPr>
            <w:noProof/>
            <w:webHidden/>
          </w:rPr>
          <w:tab/>
        </w:r>
        <w:r w:rsidR="006A21A0">
          <w:rPr>
            <w:noProof/>
            <w:webHidden/>
          </w:rPr>
          <w:fldChar w:fldCharType="begin"/>
        </w:r>
        <w:r w:rsidR="009328CE">
          <w:rPr>
            <w:noProof/>
            <w:webHidden/>
          </w:rPr>
          <w:instrText xml:space="preserve"> PAGEREF _Toc493789817 \h </w:instrText>
        </w:r>
        <w:r w:rsidR="006A21A0">
          <w:rPr>
            <w:noProof/>
            <w:webHidden/>
          </w:rPr>
        </w:r>
        <w:r w:rsidR="006A21A0">
          <w:rPr>
            <w:noProof/>
            <w:webHidden/>
          </w:rPr>
          <w:fldChar w:fldCharType="separate"/>
        </w:r>
        <w:r w:rsidR="009328CE">
          <w:rPr>
            <w:noProof/>
            <w:webHidden/>
          </w:rPr>
          <w:t>12</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18" w:history="1">
        <w:r w:rsidR="009328CE" w:rsidRPr="00A1634B">
          <w:rPr>
            <w:rStyle w:val="Hyperlink"/>
            <w:noProof/>
          </w:rPr>
          <w:t>9.1</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投标文件</w:t>
        </w:r>
        <w:r w:rsidR="009328CE">
          <w:rPr>
            <w:noProof/>
            <w:webHidden/>
          </w:rPr>
          <w:tab/>
        </w:r>
        <w:r w:rsidR="006A21A0">
          <w:rPr>
            <w:noProof/>
            <w:webHidden/>
          </w:rPr>
          <w:fldChar w:fldCharType="begin"/>
        </w:r>
        <w:r w:rsidR="009328CE">
          <w:rPr>
            <w:noProof/>
            <w:webHidden/>
          </w:rPr>
          <w:instrText xml:space="preserve"> PAGEREF _Toc493789818 \h </w:instrText>
        </w:r>
        <w:r w:rsidR="006A21A0">
          <w:rPr>
            <w:noProof/>
            <w:webHidden/>
          </w:rPr>
        </w:r>
        <w:r w:rsidR="006A21A0">
          <w:rPr>
            <w:noProof/>
            <w:webHidden/>
          </w:rPr>
          <w:fldChar w:fldCharType="separate"/>
        </w:r>
        <w:r w:rsidR="009328CE">
          <w:rPr>
            <w:noProof/>
            <w:webHidden/>
          </w:rPr>
          <w:t>12</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19" w:history="1">
        <w:r w:rsidR="009328CE" w:rsidRPr="00A1634B">
          <w:rPr>
            <w:rStyle w:val="Hyperlink"/>
            <w:noProof/>
          </w:rPr>
          <w:t>9.2</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资料交付清单</w:t>
        </w:r>
        <w:r w:rsidR="009328CE">
          <w:rPr>
            <w:noProof/>
            <w:webHidden/>
          </w:rPr>
          <w:tab/>
        </w:r>
        <w:r w:rsidR="006A21A0">
          <w:rPr>
            <w:noProof/>
            <w:webHidden/>
          </w:rPr>
          <w:fldChar w:fldCharType="begin"/>
        </w:r>
        <w:r w:rsidR="009328CE">
          <w:rPr>
            <w:noProof/>
            <w:webHidden/>
          </w:rPr>
          <w:instrText xml:space="preserve"> PAGEREF _Toc493789819 \h </w:instrText>
        </w:r>
        <w:r w:rsidR="006A21A0">
          <w:rPr>
            <w:noProof/>
            <w:webHidden/>
          </w:rPr>
        </w:r>
        <w:r w:rsidR="006A21A0">
          <w:rPr>
            <w:noProof/>
            <w:webHidden/>
          </w:rPr>
          <w:fldChar w:fldCharType="separate"/>
        </w:r>
        <w:r w:rsidR="009328CE">
          <w:rPr>
            <w:noProof/>
            <w:webHidden/>
          </w:rPr>
          <w:t>13</w:t>
        </w:r>
        <w:r w:rsidR="006A21A0">
          <w:rPr>
            <w:noProof/>
            <w:webHidden/>
          </w:rPr>
          <w:fldChar w:fldCharType="end"/>
        </w:r>
      </w:hyperlink>
    </w:p>
    <w:p w:rsidR="009328CE" w:rsidRDefault="0066579A">
      <w:pPr>
        <w:pStyle w:val="TOC3"/>
        <w:tabs>
          <w:tab w:val="left" w:pos="1260"/>
          <w:tab w:val="right" w:leader="dot" w:pos="9003"/>
        </w:tabs>
        <w:rPr>
          <w:rFonts w:asciiTheme="minorHAnsi" w:eastAsiaTheme="minorEastAsia" w:hAnsiTheme="minorHAnsi" w:cstheme="minorBidi"/>
          <w:i w:val="0"/>
          <w:iCs w:val="0"/>
          <w:noProof/>
          <w:sz w:val="21"/>
          <w:szCs w:val="22"/>
        </w:rPr>
      </w:pPr>
      <w:hyperlink w:anchor="_Toc493789820" w:history="1">
        <w:r w:rsidR="009328CE" w:rsidRPr="00A1634B">
          <w:rPr>
            <w:rStyle w:val="Hyperlink"/>
            <w:noProof/>
          </w:rPr>
          <w:t>9.2.1</w:t>
        </w:r>
        <w:r w:rsidR="009328CE">
          <w:rPr>
            <w:rFonts w:asciiTheme="minorHAnsi" w:eastAsiaTheme="minorEastAsia" w:hAnsiTheme="minorHAnsi" w:cstheme="minorBidi"/>
            <w:i w:val="0"/>
            <w:iCs w:val="0"/>
            <w:noProof/>
            <w:sz w:val="21"/>
            <w:szCs w:val="22"/>
          </w:rPr>
          <w:tab/>
        </w:r>
        <w:r w:rsidR="009328CE" w:rsidRPr="00A1634B">
          <w:rPr>
            <w:rStyle w:val="Hyperlink"/>
            <w:rFonts w:hint="eastAsia"/>
            <w:noProof/>
          </w:rPr>
          <w:t>资料格式要求</w:t>
        </w:r>
        <w:r w:rsidR="009328CE">
          <w:rPr>
            <w:noProof/>
            <w:webHidden/>
          </w:rPr>
          <w:tab/>
        </w:r>
        <w:r w:rsidR="006A21A0">
          <w:rPr>
            <w:noProof/>
            <w:webHidden/>
          </w:rPr>
          <w:fldChar w:fldCharType="begin"/>
        </w:r>
        <w:r w:rsidR="009328CE">
          <w:rPr>
            <w:noProof/>
            <w:webHidden/>
          </w:rPr>
          <w:instrText xml:space="preserve"> PAGEREF _Toc493789820 \h </w:instrText>
        </w:r>
        <w:r w:rsidR="006A21A0">
          <w:rPr>
            <w:noProof/>
            <w:webHidden/>
          </w:rPr>
        </w:r>
        <w:r w:rsidR="006A21A0">
          <w:rPr>
            <w:noProof/>
            <w:webHidden/>
          </w:rPr>
          <w:fldChar w:fldCharType="separate"/>
        </w:r>
        <w:r w:rsidR="009328CE">
          <w:rPr>
            <w:noProof/>
            <w:webHidden/>
          </w:rPr>
          <w:t>13</w:t>
        </w:r>
        <w:r w:rsidR="006A21A0">
          <w:rPr>
            <w:noProof/>
            <w:webHidden/>
          </w:rPr>
          <w:fldChar w:fldCharType="end"/>
        </w:r>
      </w:hyperlink>
    </w:p>
    <w:p w:rsidR="009328CE" w:rsidRDefault="0066579A">
      <w:pPr>
        <w:pStyle w:val="TOC3"/>
        <w:tabs>
          <w:tab w:val="left" w:pos="1260"/>
          <w:tab w:val="right" w:leader="dot" w:pos="9003"/>
        </w:tabs>
        <w:rPr>
          <w:rFonts w:asciiTheme="minorHAnsi" w:eastAsiaTheme="minorEastAsia" w:hAnsiTheme="minorHAnsi" w:cstheme="minorBidi"/>
          <w:i w:val="0"/>
          <w:iCs w:val="0"/>
          <w:noProof/>
          <w:sz w:val="21"/>
          <w:szCs w:val="22"/>
        </w:rPr>
      </w:pPr>
      <w:hyperlink w:anchor="_Toc493789821" w:history="1">
        <w:r w:rsidR="009328CE" w:rsidRPr="00A1634B">
          <w:rPr>
            <w:rStyle w:val="Hyperlink"/>
            <w:noProof/>
          </w:rPr>
          <w:t>9.2.2</w:t>
        </w:r>
        <w:r w:rsidR="009328CE">
          <w:rPr>
            <w:rFonts w:asciiTheme="minorHAnsi" w:eastAsiaTheme="minorEastAsia" w:hAnsiTheme="minorHAnsi" w:cstheme="minorBidi"/>
            <w:i w:val="0"/>
            <w:iCs w:val="0"/>
            <w:noProof/>
            <w:sz w:val="21"/>
            <w:szCs w:val="22"/>
          </w:rPr>
          <w:tab/>
        </w:r>
        <w:r w:rsidR="009328CE" w:rsidRPr="00A1634B">
          <w:rPr>
            <w:rStyle w:val="Hyperlink"/>
            <w:rFonts w:hint="eastAsia"/>
            <w:noProof/>
          </w:rPr>
          <w:t>特殊要求</w:t>
        </w:r>
        <w:r w:rsidR="009328CE">
          <w:rPr>
            <w:noProof/>
            <w:webHidden/>
          </w:rPr>
          <w:tab/>
        </w:r>
        <w:r w:rsidR="006A21A0">
          <w:rPr>
            <w:noProof/>
            <w:webHidden/>
          </w:rPr>
          <w:fldChar w:fldCharType="begin"/>
        </w:r>
        <w:r w:rsidR="009328CE">
          <w:rPr>
            <w:noProof/>
            <w:webHidden/>
          </w:rPr>
          <w:instrText xml:space="preserve"> PAGEREF _Toc493789821 \h </w:instrText>
        </w:r>
        <w:r w:rsidR="006A21A0">
          <w:rPr>
            <w:noProof/>
            <w:webHidden/>
          </w:rPr>
        </w:r>
        <w:r w:rsidR="006A21A0">
          <w:rPr>
            <w:noProof/>
            <w:webHidden/>
          </w:rPr>
          <w:fldChar w:fldCharType="separate"/>
        </w:r>
        <w:r w:rsidR="009328CE">
          <w:rPr>
            <w:noProof/>
            <w:webHidden/>
          </w:rPr>
          <w:t>13</w:t>
        </w:r>
        <w:r w:rsidR="006A21A0">
          <w:rPr>
            <w:noProof/>
            <w:webHidden/>
          </w:rPr>
          <w:fldChar w:fldCharType="end"/>
        </w:r>
      </w:hyperlink>
    </w:p>
    <w:p w:rsidR="009328CE" w:rsidRDefault="0066579A">
      <w:pPr>
        <w:pStyle w:val="TOC1"/>
        <w:tabs>
          <w:tab w:val="left" w:pos="630"/>
          <w:tab w:val="right" w:leader="dot" w:pos="9003"/>
        </w:tabs>
        <w:rPr>
          <w:rFonts w:asciiTheme="minorHAnsi" w:eastAsiaTheme="minorEastAsia" w:hAnsiTheme="minorHAnsi" w:cstheme="minorBidi"/>
          <w:b w:val="0"/>
          <w:bCs w:val="0"/>
          <w:caps w:val="0"/>
          <w:noProof/>
          <w:sz w:val="21"/>
          <w:szCs w:val="22"/>
        </w:rPr>
      </w:pPr>
      <w:hyperlink w:anchor="_Toc493789822" w:history="1">
        <w:r w:rsidR="009328CE" w:rsidRPr="00A1634B">
          <w:rPr>
            <w:rStyle w:val="Hyperlink"/>
            <w:noProof/>
          </w:rPr>
          <w:t>10</w:t>
        </w:r>
        <w:r w:rsidR="009328CE">
          <w:rPr>
            <w:rFonts w:asciiTheme="minorHAnsi" w:eastAsiaTheme="minorEastAsia" w:hAnsiTheme="minorHAnsi" w:cstheme="minorBidi"/>
            <w:b w:val="0"/>
            <w:bCs w:val="0"/>
            <w:caps w:val="0"/>
            <w:noProof/>
            <w:sz w:val="21"/>
            <w:szCs w:val="22"/>
          </w:rPr>
          <w:tab/>
        </w:r>
        <w:r w:rsidR="009328CE" w:rsidRPr="00A1634B">
          <w:rPr>
            <w:rStyle w:val="Hyperlink"/>
            <w:rFonts w:hint="eastAsia"/>
            <w:noProof/>
          </w:rPr>
          <w:t>储存和发运</w:t>
        </w:r>
        <w:r w:rsidR="009328CE">
          <w:rPr>
            <w:noProof/>
            <w:webHidden/>
          </w:rPr>
          <w:tab/>
        </w:r>
        <w:r w:rsidR="006A21A0">
          <w:rPr>
            <w:noProof/>
            <w:webHidden/>
          </w:rPr>
          <w:fldChar w:fldCharType="begin"/>
        </w:r>
        <w:r w:rsidR="009328CE">
          <w:rPr>
            <w:noProof/>
            <w:webHidden/>
          </w:rPr>
          <w:instrText xml:space="preserve"> PAGEREF _Toc493789822 \h </w:instrText>
        </w:r>
        <w:r w:rsidR="006A21A0">
          <w:rPr>
            <w:noProof/>
            <w:webHidden/>
          </w:rPr>
        </w:r>
        <w:r w:rsidR="006A21A0">
          <w:rPr>
            <w:noProof/>
            <w:webHidden/>
          </w:rPr>
          <w:fldChar w:fldCharType="separate"/>
        </w:r>
        <w:r w:rsidR="009328CE">
          <w:rPr>
            <w:noProof/>
            <w:webHidden/>
          </w:rPr>
          <w:t>13</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23" w:history="1">
        <w:r w:rsidR="009328CE" w:rsidRPr="00A1634B">
          <w:rPr>
            <w:rStyle w:val="Hyperlink"/>
            <w:noProof/>
          </w:rPr>
          <w:t>10.1</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防腐防锈</w:t>
        </w:r>
        <w:r w:rsidR="009328CE">
          <w:rPr>
            <w:noProof/>
            <w:webHidden/>
          </w:rPr>
          <w:tab/>
        </w:r>
        <w:r w:rsidR="006A21A0">
          <w:rPr>
            <w:noProof/>
            <w:webHidden/>
          </w:rPr>
          <w:fldChar w:fldCharType="begin"/>
        </w:r>
        <w:r w:rsidR="009328CE">
          <w:rPr>
            <w:noProof/>
            <w:webHidden/>
          </w:rPr>
          <w:instrText xml:space="preserve"> PAGEREF _Toc493789823 \h </w:instrText>
        </w:r>
        <w:r w:rsidR="006A21A0">
          <w:rPr>
            <w:noProof/>
            <w:webHidden/>
          </w:rPr>
        </w:r>
        <w:r w:rsidR="006A21A0">
          <w:rPr>
            <w:noProof/>
            <w:webHidden/>
          </w:rPr>
          <w:fldChar w:fldCharType="separate"/>
        </w:r>
        <w:r w:rsidR="009328CE">
          <w:rPr>
            <w:noProof/>
            <w:webHidden/>
          </w:rPr>
          <w:t>13</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24" w:history="1">
        <w:r w:rsidR="009328CE" w:rsidRPr="00A1634B">
          <w:rPr>
            <w:rStyle w:val="Hyperlink"/>
            <w:noProof/>
          </w:rPr>
          <w:t>10.2</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装配</w:t>
        </w:r>
        <w:r w:rsidR="009328CE">
          <w:rPr>
            <w:noProof/>
            <w:webHidden/>
          </w:rPr>
          <w:tab/>
        </w:r>
        <w:r w:rsidR="006A21A0">
          <w:rPr>
            <w:noProof/>
            <w:webHidden/>
          </w:rPr>
          <w:fldChar w:fldCharType="begin"/>
        </w:r>
        <w:r w:rsidR="009328CE">
          <w:rPr>
            <w:noProof/>
            <w:webHidden/>
          </w:rPr>
          <w:instrText xml:space="preserve"> PAGEREF _Toc493789824 \h </w:instrText>
        </w:r>
        <w:r w:rsidR="006A21A0">
          <w:rPr>
            <w:noProof/>
            <w:webHidden/>
          </w:rPr>
        </w:r>
        <w:r w:rsidR="006A21A0">
          <w:rPr>
            <w:noProof/>
            <w:webHidden/>
          </w:rPr>
          <w:fldChar w:fldCharType="separate"/>
        </w:r>
        <w:r w:rsidR="009328CE">
          <w:rPr>
            <w:noProof/>
            <w:webHidden/>
          </w:rPr>
          <w:t>13</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25" w:history="1">
        <w:r w:rsidR="009328CE" w:rsidRPr="00A1634B">
          <w:rPr>
            <w:rStyle w:val="Hyperlink"/>
            <w:noProof/>
          </w:rPr>
          <w:t>10.3</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包装运输</w:t>
        </w:r>
        <w:r w:rsidR="009328CE">
          <w:rPr>
            <w:noProof/>
            <w:webHidden/>
          </w:rPr>
          <w:tab/>
        </w:r>
        <w:r w:rsidR="006A21A0">
          <w:rPr>
            <w:noProof/>
            <w:webHidden/>
          </w:rPr>
          <w:fldChar w:fldCharType="begin"/>
        </w:r>
        <w:r w:rsidR="009328CE">
          <w:rPr>
            <w:noProof/>
            <w:webHidden/>
          </w:rPr>
          <w:instrText xml:space="preserve"> PAGEREF _Toc493789825 \h </w:instrText>
        </w:r>
        <w:r w:rsidR="006A21A0">
          <w:rPr>
            <w:noProof/>
            <w:webHidden/>
          </w:rPr>
        </w:r>
        <w:r w:rsidR="006A21A0">
          <w:rPr>
            <w:noProof/>
            <w:webHidden/>
          </w:rPr>
          <w:fldChar w:fldCharType="separate"/>
        </w:r>
        <w:r w:rsidR="009328CE">
          <w:rPr>
            <w:noProof/>
            <w:webHidden/>
          </w:rPr>
          <w:t>13</w:t>
        </w:r>
        <w:r w:rsidR="006A21A0">
          <w:rPr>
            <w:noProof/>
            <w:webHidden/>
          </w:rPr>
          <w:fldChar w:fldCharType="end"/>
        </w:r>
      </w:hyperlink>
    </w:p>
    <w:p w:rsidR="009328CE" w:rsidRDefault="0066579A">
      <w:pPr>
        <w:pStyle w:val="TOC1"/>
        <w:tabs>
          <w:tab w:val="left" w:pos="630"/>
          <w:tab w:val="right" w:leader="dot" w:pos="9003"/>
        </w:tabs>
        <w:rPr>
          <w:rFonts w:asciiTheme="minorHAnsi" w:eastAsiaTheme="minorEastAsia" w:hAnsiTheme="minorHAnsi" w:cstheme="minorBidi"/>
          <w:b w:val="0"/>
          <w:bCs w:val="0"/>
          <w:caps w:val="0"/>
          <w:noProof/>
          <w:sz w:val="21"/>
          <w:szCs w:val="22"/>
        </w:rPr>
      </w:pPr>
      <w:hyperlink w:anchor="_Toc493789826" w:history="1">
        <w:r w:rsidR="009328CE" w:rsidRPr="00A1634B">
          <w:rPr>
            <w:rStyle w:val="Hyperlink"/>
            <w:noProof/>
          </w:rPr>
          <w:t>11</w:t>
        </w:r>
        <w:r w:rsidR="009328CE">
          <w:rPr>
            <w:rFonts w:asciiTheme="minorHAnsi" w:eastAsiaTheme="minorEastAsia" w:hAnsiTheme="minorHAnsi" w:cstheme="minorBidi"/>
            <w:b w:val="0"/>
            <w:bCs w:val="0"/>
            <w:caps w:val="0"/>
            <w:noProof/>
            <w:sz w:val="21"/>
            <w:szCs w:val="22"/>
          </w:rPr>
          <w:tab/>
        </w:r>
        <w:r w:rsidR="009328CE" w:rsidRPr="00A1634B">
          <w:rPr>
            <w:rStyle w:val="Hyperlink"/>
            <w:rFonts w:hint="eastAsia"/>
            <w:noProof/>
          </w:rPr>
          <w:t>现场技术培训、服务</w:t>
        </w:r>
        <w:r w:rsidR="009328CE">
          <w:rPr>
            <w:noProof/>
            <w:webHidden/>
          </w:rPr>
          <w:tab/>
        </w:r>
        <w:r w:rsidR="006A21A0">
          <w:rPr>
            <w:noProof/>
            <w:webHidden/>
          </w:rPr>
          <w:fldChar w:fldCharType="begin"/>
        </w:r>
        <w:r w:rsidR="009328CE">
          <w:rPr>
            <w:noProof/>
            <w:webHidden/>
          </w:rPr>
          <w:instrText xml:space="preserve"> PAGEREF _Toc493789826 \h </w:instrText>
        </w:r>
        <w:r w:rsidR="006A21A0">
          <w:rPr>
            <w:noProof/>
            <w:webHidden/>
          </w:rPr>
        </w:r>
        <w:r w:rsidR="006A21A0">
          <w:rPr>
            <w:noProof/>
            <w:webHidden/>
          </w:rPr>
          <w:fldChar w:fldCharType="separate"/>
        </w:r>
        <w:r w:rsidR="009328CE">
          <w:rPr>
            <w:noProof/>
            <w:webHidden/>
          </w:rPr>
          <w:t>14</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27" w:history="1">
        <w:r w:rsidR="009328CE" w:rsidRPr="00A1634B">
          <w:rPr>
            <w:rStyle w:val="Hyperlink"/>
            <w:noProof/>
          </w:rPr>
          <w:t>11.1</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系统技术培训：</w:t>
        </w:r>
        <w:r w:rsidR="009328CE">
          <w:rPr>
            <w:noProof/>
            <w:webHidden/>
          </w:rPr>
          <w:tab/>
        </w:r>
        <w:r w:rsidR="006A21A0">
          <w:rPr>
            <w:noProof/>
            <w:webHidden/>
          </w:rPr>
          <w:fldChar w:fldCharType="begin"/>
        </w:r>
        <w:r w:rsidR="009328CE">
          <w:rPr>
            <w:noProof/>
            <w:webHidden/>
          </w:rPr>
          <w:instrText xml:space="preserve"> PAGEREF _Toc493789827 \h </w:instrText>
        </w:r>
        <w:r w:rsidR="006A21A0">
          <w:rPr>
            <w:noProof/>
            <w:webHidden/>
          </w:rPr>
        </w:r>
        <w:r w:rsidR="006A21A0">
          <w:rPr>
            <w:noProof/>
            <w:webHidden/>
          </w:rPr>
          <w:fldChar w:fldCharType="separate"/>
        </w:r>
        <w:r w:rsidR="009328CE">
          <w:rPr>
            <w:noProof/>
            <w:webHidden/>
          </w:rPr>
          <w:t>14</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28" w:history="1">
        <w:r w:rsidR="009328CE" w:rsidRPr="00A1634B">
          <w:rPr>
            <w:rStyle w:val="Hyperlink"/>
            <w:noProof/>
          </w:rPr>
          <w:t>11.2</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基于</w:t>
        </w:r>
        <w:r w:rsidR="009328CE" w:rsidRPr="00A1634B">
          <w:rPr>
            <w:rStyle w:val="Hyperlink"/>
            <w:noProof/>
          </w:rPr>
          <w:t>NMR</w:t>
        </w:r>
        <w:r w:rsidR="009328CE" w:rsidRPr="00A1634B">
          <w:rPr>
            <w:rStyle w:val="Hyperlink"/>
            <w:rFonts w:hint="eastAsia"/>
            <w:noProof/>
          </w:rPr>
          <w:t>快速检测技术的原油离线快评系统技术培训</w:t>
        </w:r>
        <w:r w:rsidR="009328CE">
          <w:rPr>
            <w:noProof/>
            <w:webHidden/>
          </w:rPr>
          <w:tab/>
        </w:r>
        <w:r w:rsidR="006A21A0">
          <w:rPr>
            <w:noProof/>
            <w:webHidden/>
          </w:rPr>
          <w:fldChar w:fldCharType="begin"/>
        </w:r>
        <w:r w:rsidR="009328CE">
          <w:rPr>
            <w:noProof/>
            <w:webHidden/>
          </w:rPr>
          <w:instrText xml:space="preserve"> PAGEREF _Toc493789828 \h </w:instrText>
        </w:r>
        <w:r w:rsidR="006A21A0">
          <w:rPr>
            <w:noProof/>
            <w:webHidden/>
          </w:rPr>
        </w:r>
        <w:r w:rsidR="006A21A0">
          <w:rPr>
            <w:noProof/>
            <w:webHidden/>
          </w:rPr>
          <w:fldChar w:fldCharType="separate"/>
        </w:r>
        <w:r w:rsidR="009328CE">
          <w:rPr>
            <w:noProof/>
            <w:webHidden/>
          </w:rPr>
          <w:t>14</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29" w:history="1">
        <w:r w:rsidR="009328CE" w:rsidRPr="00A1634B">
          <w:rPr>
            <w:rStyle w:val="Hyperlink"/>
            <w:noProof/>
          </w:rPr>
          <w:t>11.3</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操作员使用培训</w:t>
        </w:r>
        <w:r w:rsidR="009328CE">
          <w:rPr>
            <w:noProof/>
            <w:webHidden/>
          </w:rPr>
          <w:tab/>
        </w:r>
        <w:r w:rsidR="006A21A0">
          <w:rPr>
            <w:noProof/>
            <w:webHidden/>
          </w:rPr>
          <w:fldChar w:fldCharType="begin"/>
        </w:r>
        <w:r w:rsidR="009328CE">
          <w:rPr>
            <w:noProof/>
            <w:webHidden/>
          </w:rPr>
          <w:instrText xml:space="preserve"> PAGEREF _Toc493789829 \h </w:instrText>
        </w:r>
        <w:r w:rsidR="006A21A0">
          <w:rPr>
            <w:noProof/>
            <w:webHidden/>
          </w:rPr>
        </w:r>
        <w:r w:rsidR="006A21A0">
          <w:rPr>
            <w:noProof/>
            <w:webHidden/>
          </w:rPr>
          <w:fldChar w:fldCharType="separate"/>
        </w:r>
        <w:r w:rsidR="009328CE">
          <w:rPr>
            <w:noProof/>
            <w:webHidden/>
          </w:rPr>
          <w:t>14</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30" w:history="1">
        <w:r w:rsidR="009328CE" w:rsidRPr="00A1634B">
          <w:rPr>
            <w:rStyle w:val="Hyperlink"/>
            <w:noProof/>
          </w:rPr>
          <w:t>11.4</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技术服务：</w:t>
        </w:r>
        <w:r w:rsidR="009328CE">
          <w:rPr>
            <w:noProof/>
            <w:webHidden/>
          </w:rPr>
          <w:tab/>
        </w:r>
        <w:r w:rsidR="006A21A0">
          <w:rPr>
            <w:noProof/>
            <w:webHidden/>
          </w:rPr>
          <w:fldChar w:fldCharType="begin"/>
        </w:r>
        <w:r w:rsidR="009328CE">
          <w:rPr>
            <w:noProof/>
            <w:webHidden/>
          </w:rPr>
          <w:instrText xml:space="preserve"> PAGEREF _Toc493789830 \h </w:instrText>
        </w:r>
        <w:r w:rsidR="006A21A0">
          <w:rPr>
            <w:noProof/>
            <w:webHidden/>
          </w:rPr>
        </w:r>
        <w:r w:rsidR="006A21A0">
          <w:rPr>
            <w:noProof/>
            <w:webHidden/>
          </w:rPr>
          <w:fldChar w:fldCharType="separate"/>
        </w:r>
        <w:r w:rsidR="009328CE">
          <w:rPr>
            <w:noProof/>
            <w:webHidden/>
          </w:rPr>
          <w:t>15</w:t>
        </w:r>
        <w:r w:rsidR="006A21A0">
          <w:rPr>
            <w:noProof/>
            <w:webHidden/>
          </w:rPr>
          <w:fldChar w:fldCharType="end"/>
        </w:r>
      </w:hyperlink>
    </w:p>
    <w:p w:rsidR="009328CE" w:rsidRDefault="0066579A">
      <w:pPr>
        <w:pStyle w:val="TOC3"/>
        <w:tabs>
          <w:tab w:val="left" w:pos="1260"/>
          <w:tab w:val="right" w:leader="dot" w:pos="9003"/>
        </w:tabs>
        <w:rPr>
          <w:rFonts w:asciiTheme="minorHAnsi" w:eastAsiaTheme="minorEastAsia" w:hAnsiTheme="minorHAnsi" w:cstheme="minorBidi"/>
          <w:i w:val="0"/>
          <w:iCs w:val="0"/>
          <w:noProof/>
          <w:sz w:val="21"/>
          <w:szCs w:val="22"/>
        </w:rPr>
      </w:pPr>
      <w:hyperlink w:anchor="_Toc493789831" w:history="1">
        <w:r w:rsidR="009328CE" w:rsidRPr="00A1634B">
          <w:rPr>
            <w:rStyle w:val="Hyperlink"/>
            <w:noProof/>
          </w:rPr>
          <w:t>11.4.1</w:t>
        </w:r>
        <w:r w:rsidR="009328CE">
          <w:rPr>
            <w:rFonts w:asciiTheme="minorHAnsi" w:eastAsiaTheme="minorEastAsia" w:hAnsiTheme="minorHAnsi" w:cstheme="minorBidi"/>
            <w:i w:val="0"/>
            <w:iCs w:val="0"/>
            <w:noProof/>
            <w:sz w:val="21"/>
            <w:szCs w:val="22"/>
          </w:rPr>
          <w:tab/>
        </w:r>
        <w:r w:rsidR="009328CE" w:rsidRPr="00A1634B">
          <w:rPr>
            <w:rStyle w:val="Hyperlink"/>
            <w:rFonts w:hint="eastAsia"/>
            <w:noProof/>
          </w:rPr>
          <w:t>配合选型</w:t>
        </w:r>
        <w:r w:rsidR="009328CE">
          <w:rPr>
            <w:noProof/>
            <w:webHidden/>
          </w:rPr>
          <w:tab/>
        </w:r>
        <w:r w:rsidR="006A21A0">
          <w:rPr>
            <w:noProof/>
            <w:webHidden/>
          </w:rPr>
          <w:fldChar w:fldCharType="begin"/>
        </w:r>
        <w:r w:rsidR="009328CE">
          <w:rPr>
            <w:noProof/>
            <w:webHidden/>
          </w:rPr>
          <w:instrText xml:space="preserve"> PAGEREF _Toc493789831 \h </w:instrText>
        </w:r>
        <w:r w:rsidR="006A21A0">
          <w:rPr>
            <w:noProof/>
            <w:webHidden/>
          </w:rPr>
        </w:r>
        <w:r w:rsidR="006A21A0">
          <w:rPr>
            <w:noProof/>
            <w:webHidden/>
          </w:rPr>
          <w:fldChar w:fldCharType="separate"/>
        </w:r>
        <w:r w:rsidR="009328CE">
          <w:rPr>
            <w:noProof/>
            <w:webHidden/>
          </w:rPr>
          <w:t>15</w:t>
        </w:r>
        <w:r w:rsidR="006A21A0">
          <w:rPr>
            <w:noProof/>
            <w:webHidden/>
          </w:rPr>
          <w:fldChar w:fldCharType="end"/>
        </w:r>
      </w:hyperlink>
    </w:p>
    <w:p w:rsidR="009328CE" w:rsidRDefault="0066579A">
      <w:pPr>
        <w:pStyle w:val="TOC3"/>
        <w:tabs>
          <w:tab w:val="left" w:pos="1260"/>
          <w:tab w:val="right" w:leader="dot" w:pos="9003"/>
        </w:tabs>
        <w:rPr>
          <w:rFonts w:asciiTheme="minorHAnsi" w:eastAsiaTheme="minorEastAsia" w:hAnsiTheme="minorHAnsi" w:cstheme="minorBidi"/>
          <w:i w:val="0"/>
          <w:iCs w:val="0"/>
          <w:noProof/>
          <w:sz w:val="21"/>
          <w:szCs w:val="22"/>
        </w:rPr>
      </w:pPr>
      <w:hyperlink w:anchor="_Toc493789832" w:history="1">
        <w:r w:rsidR="009328CE" w:rsidRPr="00A1634B">
          <w:rPr>
            <w:rStyle w:val="Hyperlink"/>
            <w:noProof/>
          </w:rPr>
          <w:t>11.4.2</w:t>
        </w:r>
        <w:r w:rsidR="009328CE">
          <w:rPr>
            <w:rFonts w:asciiTheme="minorHAnsi" w:eastAsiaTheme="minorEastAsia" w:hAnsiTheme="minorHAnsi" w:cstheme="minorBidi"/>
            <w:i w:val="0"/>
            <w:iCs w:val="0"/>
            <w:noProof/>
            <w:sz w:val="21"/>
            <w:szCs w:val="22"/>
          </w:rPr>
          <w:tab/>
        </w:r>
        <w:r w:rsidR="009328CE" w:rsidRPr="00A1634B">
          <w:rPr>
            <w:rStyle w:val="Hyperlink"/>
            <w:rFonts w:hint="eastAsia"/>
            <w:noProof/>
          </w:rPr>
          <w:t>安装技术服务</w:t>
        </w:r>
        <w:r w:rsidR="009328CE">
          <w:rPr>
            <w:noProof/>
            <w:webHidden/>
          </w:rPr>
          <w:tab/>
        </w:r>
        <w:r w:rsidR="006A21A0">
          <w:rPr>
            <w:noProof/>
            <w:webHidden/>
          </w:rPr>
          <w:fldChar w:fldCharType="begin"/>
        </w:r>
        <w:r w:rsidR="009328CE">
          <w:rPr>
            <w:noProof/>
            <w:webHidden/>
          </w:rPr>
          <w:instrText xml:space="preserve"> PAGEREF _Toc493789832 \h </w:instrText>
        </w:r>
        <w:r w:rsidR="006A21A0">
          <w:rPr>
            <w:noProof/>
            <w:webHidden/>
          </w:rPr>
        </w:r>
        <w:r w:rsidR="006A21A0">
          <w:rPr>
            <w:noProof/>
            <w:webHidden/>
          </w:rPr>
          <w:fldChar w:fldCharType="separate"/>
        </w:r>
        <w:r w:rsidR="009328CE">
          <w:rPr>
            <w:noProof/>
            <w:webHidden/>
          </w:rPr>
          <w:t>15</w:t>
        </w:r>
        <w:r w:rsidR="006A21A0">
          <w:rPr>
            <w:noProof/>
            <w:webHidden/>
          </w:rPr>
          <w:fldChar w:fldCharType="end"/>
        </w:r>
      </w:hyperlink>
    </w:p>
    <w:p w:rsidR="009328CE" w:rsidRDefault="0066579A">
      <w:pPr>
        <w:pStyle w:val="TOC3"/>
        <w:tabs>
          <w:tab w:val="left" w:pos="1260"/>
          <w:tab w:val="right" w:leader="dot" w:pos="9003"/>
        </w:tabs>
        <w:rPr>
          <w:rFonts w:asciiTheme="minorHAnsi" w:eastAsiaTheme="minorEastAsia" w:hAnsiTheme="minorHAnsi" w:cstheme="minorBidi"/>
          <w:i w:val="0"/>
          <w:iCs w:val="0"/>
          <w:noProof/>
          <w:sz w:val="21"/>
          <w:szCs w:val="22"/>
        </w:rPr>
      </w:pPr>
      <w:hyperlink w:anchor="_Toc493789833" w:history="1">
        <w:r w:rsidR="009328CE" w:rsidRPr="00A1634B">
          <w:rPr>
            <w:rStyle w:val="Hyperlink"/>
            <w:noProof/>
          </w:rPr>
          <w:t>11.4.3</w:t>
        </w:r>
        <w:r w:rsidR="009328CE">
          <w:rPr>
            <w:rFonts w:asciiTheme="minorHAnsi" w:eastAsiaTheme="minorEastAsia" w:hAnsiTheme="minorHAnsi" w:cstheme="minorBidi"/>
            <w:i w:val="0"/>
            <w:iCs w:val="0"/>
            <w:noProof/>
            <w:sz w:val="21"/>
            <w:szCs w:val="22"/>
          </w:rPr>
          <w:tab/>
        </w:r>
        <w:r w:rsidR="009328CE" w:rsidRPr="00A1634B">
          <w:rPr>
            <w:rStyle w:val="Hyperlink"/>
            <w:rFonts w:hint="eastAsia"/>
            <w:noProof/>
          </w:rPr>
          <w:t>系统集成服务</w:t>
        </w:r>
        <w:r w:rsidR="009328CE">
          <w:rPr>
            <w:noProof/>
            <w:webHidden/>
          </w:rPr>
          <w:tab/>
        </w:r>
        <w:r w:rsidR="006A21A0">
          <w:rPr>
            <w:noProof/>
            <w:webHidden/>
          </w:rPr>
          <w:fldChar w:fldCharType="begin"/>
        </w:r>
        <w:r w:rsidR="009328CE">
          <w:rPr>
            <w:noProof/>
            <w:webHidden/>
          </w:rPr>
          <w:instrText xml:space="preserve"> PAGEREF _Toc493789833 \h </w:instrText>
        </w:r>
        <w:r w:rsidR="006A21A0">
          <w:rPr>
            <w:noProof/>
            <w:webHidden/>
          </w:rPr>
        </w:r>
        <w:r w:rsidR="006A21A0">
          <w:rPr>
            <w:noProof/>
            <w:webHidden/>
          </w:rPr>
          <w:fldChar w:fldCharType="separate"/>
        </w:r>
        <w:r w:rsidR="009328CE">
          <w:rPr>
            <w:noProof/>
            <w:webHidden/>
          </w:rPr>
          <w:t>15</w:t>
        </w:r>
        <w:r w:rsidR="006A21A0">
          <w:rPr>
            <w:noProof/>
            <w:webHidden/>
          </w:rPr>
          <w:fldChar w:fldCharType="end"/>
        </w:r>
      </w:hyperlink>
    </w:p>
    <w:p w:rsidR="009328CE" w:rsidRDefault="0066579A">
      <w:pPr>
        <w:pStyle w:val="TOC3"/>
        <w:tabs>
          <w:tab w:val="left" w:pos="1260"/>
          <w:tab w:val="right" w:leader="dot" w:pos="9003"/>
        </w:tabs>
        <w:rPr>
          <w:rFonts w:asciiTheme="minorHAnsi" w:eastAsiaTheme="minorEastAsia" w:hAnsiTheme="minorHAnsi" w:cstheme="minorBidi"/>
          <w:i w:val="0"/>
          <w:iCs w:val="0"/>
          <w:noProof/>
          <w:sz w:val="21"/>
          <w:szCs w:val="22"/>
        </w:rPr>
      </w:pPr>
      <w:hyperlink w:anchor="_Toc493789834" w:history="1">
        <w:r w:rsidR="009328CE" w:rsidRPr="00A1634B">
          <w:rPr>
            <w:rStyle w:val="Hyperlink"/>
            <w:noProof/>
          </w:rPr>
          <w:t>11.4.4</w:t>
        </w:r>
        <w:r w:rsidR="009328CE">
          <w:rPr>
            <w:rFonts w:asciiTheme="minorHAnsi" w:eastAsiaTheme="minorEastAsia" w:hAnsiTheme="minorHAnsi" w:cstheme="minorBidi"/>
            <w:i w:val="0"/>
            <w:iCs w:val="0"/>
            <w:noProof/>
            <w:sz w:val="21"/>
            <w:szCs w:val="22"/>
          </w:rPr>
          <w:tab/>
        </w:r>
        <w:r w:rsidR="009328CE" w:rsidRPr="00A1634B">
          <w:rPr>
            <w:rStyle w:val="Hyperlink"/>
            <w:rFonts w:hint="eastAsia"/>
            <w:noProof/>
          </w:rPr>
          <w:t>开工技术服务</w:t>
        </w:r>
        <w:r w:rsidR="009328CE">
          <w:rPr>
            <w:noProof/>
            <w:webHidden/>
          </w:rPr>
          <w:tab/>
        </w:r>
        <w:r w:rsidR="006A21A0">
          <w:rPr>
            <w:noProof/>
            <w:webHidden/>
          </w:rPr>
          <w:fldChar w:fldCharType="begin"/>
        </w:r>
        <w:r w:rsidR="009328CE">
          <w:rPr>
            <w:noProof/>
            <w:webHidden/>
          </w:rPr>
          <w:instrText xml:space="preserve"> PAGEREF _Toc493789834 \h </w:instrText>
        </w:r>
        <w:r w:rsidR="006A21A0">
          <w:rPr>
            <w:noProof/>
            <w:webHidden/>
          </w:rPr>
        </w:r>
        <w:r w:rsidR="006A21A0">
          <w:rPr>
            <w:noProof/>
            <w:webHidden/>
          </w:rPr>
          <w:fldChar w:fldCharType="separate"/>
        </w:r>
        <w:r w:rsidR="009328CE">
          <w:rPr>
            <w:noProof/>
            <w:webHidden/>
          </w:rPr>
          <w:t>15</w:t>
        </w:r>
        <w:r w:rsidR="006A21A0">
          <w:rPr>
            <w:noProof/>
            <w:webHidden/>
          </w:rPr>
          <w:fldChar w:fldCharType="end"/>
        </w:r>
      </w:hyperlink>
    </w:p>
    <w:p w:rsidR="009328CE" w:rsidRDefault="0066579A">
      <w:pPr>
        <w:pStyle w:val="TOC1"/>
        <w:tabs>
          <w:tab w:val="left" w:pos="630"/>
          <w:tab w:val="right" w:leader="dot" w:pos="9003"/>
        </w:tabs>
        <w:rPr>
          <w:rFonts w:asciiTheme="minorHAnsi" w:eastAsiaTheme="minorEastAsia" w:hAnsiTheme="minorHAnsi" w:cstheme="minorBidi"/>
          <w:b w:val="0"/>
          <w:bCs w:val="0"/>
          <w:caps w:val="0"/>
          <w:noProof/>
          <w:sz w:val="21"/>
          <w:szCs w:val="22"/>
        </w:rPr>
      </w:pPr>
      <w:hyperlink w:anchor="_Toc493789835" w:history="1">
        <w:r w:rsidR="009328CE" w:rsidRPr="00A1634B">
          <w:rPr>
            <w:rStyle w:val="Hyperlink"/>
            <w:noProof/>
          </w:rPr>
          <w:t>12</w:t>
        </w:r>
        <w:r w:rsidR="009328CE">
          <w:rPr>
            <w:rFonts w:asciiTheme="minorHAnsi" w:eastAsiaTheme="minorEastAsia" w:hAnsiTheme="minorHAnsi" w:cstheme="minorBidi"/>
            <w:b w:val="0"/>
            <w:bCs w:val="0"/>
            <w:caps w:val="0"/>
            <w:noProof/>
            <w:sz w:val="21"/>
            <w:szCs w:val="22"/>
          </w:rPr>
          <w:tab/>
        </w:r>
        <w:r w:rsidR="009328CE" w:rsidRPr="00A1634B">
          <w:rPr>
            <w:rStyle w:val="Hyperlink"/>
            <w:rFonts w:hint="eastAsia"/>
            <w:noProof/>
          </w:rPr>
          <w:t>性能考核及质量保证</w:t>
        </w:r>
        <w:r w:rsidR="009328CE">
          <w:rPr>
            <w:noProof/>
            <w:webHidden/>
          </w:rPr>
          <w:tab/>
        </w:r>
        <w:r w:rsidR="006A21A0">
          <w:rPr>
            <w:noProof/>
            <w:webHidden/>
          </w:rPr>
          <w:fldChar w:fldCharType="begin"/>
        </w:r>
        <w:r w:rsidR="009328CE">
          <w:rPr>
            <w:noProof/>
            <w:webHidden/>
          </w:rPr>
          <w:instrText xml:space="preserve"> PAGEREF _Toc493789835 \h </w:instrText>
        </w:r>
        <w:r w:rsidR="006A21A0">
          <w:rPr>
            <w:noProof/>
            <w:webHidden/>
          </w:rPr>
        </w:r>
        <w:r w:rsidR="006A21A0">
          <w:rPr>
            <w:noProof/>
            <w:webHidden/>
          </w:rPr>
          <w:fldChar w:fldCharType="separate"/>
        </w:r>
        <w:r w:rsidR="009328CE">
          <w:rPr>
            <w:noProof/>
            <w:webHidden/>
          </w:rPr>
          <w:t>15</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36" w:history="1">
        <w:r w:rsidR="009328CE" w:rsidRPr="00A1634B">
          <w:rPr>
            <w:rStyle w:val="Hyperlink"/>
            <w:noProof/>
          </w:rPr>
          <w:t>12.1</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性能考核</w:t>
        </w:r>
        <w:r w:rsidR="009328CE">
          <w:rPr>
            <w:noProof/>
            <w:webHidden/>
          </w:rPr>
          <w:tab/>
        </w:r>
        <w:r w:rsidR="006A21A0">
          <w:rPr>
            <w:noProof/>
            <w:webHidden/>
          </w:rPr>
          <w:fldChar w:fldCharType="begin"/>
        </w:r>
        <w:r w:rsidR="009328CE">
          <w:rPr>
            <w:noProof/>
            <w:webHidden/>
          </w:rPr>
          <w:instrText xml:space="preserve"> PAGEREF _Toc493789836 \h </w:instrText>
        </w:r>
        <w:r w:rsidR="006A21A0">
          <w:rPr>
            <w:noProof/>
            <w:webHidden/>
          </w:rPr>
        </w:r>
        <w:r w:rsidR="006A21A0">
          <w:rPr>
            <w:noProof/>
            <w:webHidden/>
          </w:rPr>
          <w:fldChar w:fldCharType="separate"/>
        </w:r>
        <w:r w:rsidR="009328CE">
          <w:rPr>
            <w:noProof/>
            <w:webHidden/>
          </w:rPr>
          <w:t>15</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37" w:history="1">
        <w:r w:rsidR="009328CE" w:rsidRPr="00A1634B">
          <w:rPr>
            <w:rStyle w:val="Hyperlink"/>
            <w:noProof/>
          </w:rPr>
          <w:t>12.2</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质量保证</w:t>
        </w:r>
        <w:r w:rsidR="009328CE">
          <w:rPr>
            <w:noProof/>
            <w:webHidden/>
          </w:rPr>
          <w:tab/>
        </w:r>
        <w:r w:rsidR="006A21A0">
          <w:rPr>
            <w:noProof/>
            <w:webHidden/>
          </w:rPr>
          <w:fldChar w:fldCharType="begin"/>
        </w:r>
        <w:r w:rsidR="009328CE">
          <w:rPr>
            <w:noProof/>
            <w:webHidden/>
          </w:rPr>
          <w:instrText xml:space="preserve"> PAGEREF _Toc493789837 \h </w:instrText>
        </w:r>
        <w:r w:rsidR="006A21A0">
          <w:rPr>
            <w:noProof/>
            <w:webHidden/>
          </w:rPr>
        </w:r>
        <w:r w:rsidR="006A21A0">
          <w:rPr>
            <w:noProof/>
            <w:webHidden/>
          </w:rPr>
          <w:fldChar w:fldCharType="separate"/>
        </w:r>
        <w:r w:rsidR="009328CE">
          <w:rPr>
            <w:noProof/>
            <w:webHidden/>
          </w:rPr>
          <w:t>16</w:t>
        </w:r>
        <w:r w:rsidR="006A21A0">
          <w:rPr>
            <w:noProof/>
            <w:webHidden/>
          </w:rPr>
          <w:fldChar w:fldCharType="end"/>
        </w:r>
      </w:hyperlink>
    </w:p>
    <w:p w:rsidR="009328CE" w:rsidRDefault="0066579A">
      <w:pPr>
        <w:pStyle w:val="TOC1"/>
        <w:tabs>
          <w:tab w:val="left" w:pos="630"/>
          <w:tab w:val="right" w:leader="dot" w:pos="9003"/>
        </w:tabs>
        <w:rPr>
          <w:rFonts w:asciiTheme="minorHAnsi" w:eastAsiaTheme="minorEastAsia" w:hAnsiTheme="minorHAnsi" w:cstheme="minorBidi"/>
          <w:b w:val="0"/>
          <w:bCs w:val="0"/>
          <w:caps w:val="0"/>
          <w:noProof/>
          <w:sz w:val="21"/>
          <w:szCs w:val="22"/>
        </w:rPr>
      </w:pPr>
      <w:hyperlink w:anchor="_Toc493789838" w:history="1">
        <w:r w:rsidR="009328CE" w:rsidRPr="00A1634B">
          <w:rPr>
            <w:rStyle w:val="Hyperlink"/>
            <w:noProof/>
          </w:rPr>
          <w:t>13</w:t>
        </w:r>
        <w:r w:rsidR="009328CE">
          <w:rPr>
            <w:rFonts w:asciiTheme="minorHAnsi" w:eastAsiaTheme="minorEastAsia" w:hAnsiTheme="minorHAnsi" w:cstheme="minorBidi"/>
            <w:b w:val="0"/>
            <w:bCs w:val="0"/>
            <w:caps w:val="0"/>
            <w:noProof/>
            <w:sz w:val="21"/>
            <w:szCs w:val="22"/>
          </w:rPr>
          <w:tab/>
        </w:r>
        <w:r w:rsidR="009328CE" w:rsidRPr="00A1634B">
          <w:rPr>
            <w:rStyle w:val="Hyperlink"/>
            <w:rFonts w:hint="eastAsia"/>
            <w:noProof/>
          </w:rPr>
          <w:t>其它</w:t>
        </w:r>
        <w:r w:rsidR="009328CE">
          <w:rPr>
            <w:noProof/>
            <w:webHidden/>
          </w:rPr>
          <w:tab/>
        </w:r>
        <w:r w:rsidR="006A21A0">
          <w:rPr>
            <w:noProof/>
            <w:webHidden/>
          </w:rPr>
          <w:fldChar w:fldCharType="begin"/>
        </w:r>
        <w:r w:rsidR="009328CE">
          <w:rPr>
            <w:noProof/>
            <w:webHidden/>
          </w:rPr>
          <w:instrText xml:space="preserve"> PAGEREF _Toc493789838 \h </w:instrText>
        </w:r>
        <w:r w:rsidR="006A21A0">
          <w:rPr>
            <w:noProof/>
            <w:webHidden/>
          </w:rPr>
        </w:r>
        <w:r w:rsidR="006A21A0">
          <w:rPr>
            <w:noProof/>
            <w:webHidden/>
          </w:rPr>
          <w:fldChar w:fldCharType="separate"/>
        </w:r>
        <w:r w:rsidR="009328CE">
          <w:rPr>
            <w:noProof/>
            <w:webHidden/>
          </w:rPr>
          <w:t>18</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39" w:history="1">
        <w:r w:rsidR="009328CE" w:rsidRPr="00A1634B">
          <w:rPr>
            <w:rStyle w:val="Hyperlink"/>
            <w:noProof/>
          </w:rPr>
          <w:t xml:space="preserve">13.1 </w:t>
        </w:r>
        <w:r w:rsidR="009328CE" w:rsidRPr="00A1634B">
          <w:rPr>
            <w:rStyle w:val="Hyperlink"/>
            <w:rFonts w:hint="eastAsia"/>
            <w:noProof/>
          </w:rPr>
          <w:t>原油快评系统方案目的</w:t>
        </w:r>
        <w:r w:rsidR="009328CE">
          <w:rPr>
            <w:noProof/>
            <w:webHidden/>
          </w:rPr>
          <w:tab/>
        </w:r>
        <w:r w:rsidR="006A21A0">
          <w:rPr>
            <w:noProof/>
            <w:webHidden/>
          </w:rPr>
          <w:fldChar w:fldCharType="begin"/>
        </w:r>
        <w:r w:rsidR="009328CE">
          <w:rPr>
            <w:noProof/>
            <w:webHidden/>
          </w:rPr>
          <w:instrText xml:space="preserve"> PAGEREF _Toc493789839 \h </w:instrText>
        </w:r>
        <w:r w:rsidR="006A21A0">
          <w:rPr>
            <w:noProof/>
            <w:webHidden/>
          </w:rPr>
        </w:r>
        <w:r w:rsidR="006A21A0">
          <w:rPr>
            <w:noProof/>
            <w:webHidden/>
          </w:rPr>
          <w:fldChar w:fldCharType="separate"/>
        </w:r>
        <w:r w:rsidR="009328CE">
          <w:rPr>
            <w:noProof/>
            <w:webHidden/>
          </w:rPr>
          <w:t>18</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40" w:history="1">
        <w:r w:rsidR="009328CE" w:rsidRPr="00A1634B">
          <w:rPr>
            <w:rStyle w:val="Hyperlink"/>
            <w:noProof/>
          </w:rPr>
          <w:t xml:space="preserve">13.2 </w:t>
        </w:r>
        <w:r w:rsidR="009328CE" w:rsidRPr="00A1634B">
          <w:rPr>
            <w:rStyle w:val="Hyperlink"/>
            <w:rFonts w:hint="eastAsia"/>
            <w:noProof/>
          </w:rPr>
          <w:t>编制依据</w:t>
        </w:r>
        <w:r w:rsidR="009328CE">
          <w:rPr>
            <w:noProof/>
            <w:webHidden/>
          </w:rPr>
          <w:tab/>
        </w:r>
        <w:r w:rsidR="006A21A0">
          <w:rPr>
            <w:noProof/>
            <w:webHidden/>
          </w:rPr>
          <w:fldChar w:fldCharType="begin"/>
        </w:r>
        <w:r w:rsidR="009328CE">
          <w:rPr>
            <w:noProof/>
            <w:webHidden/>
          </w:rPr>
          <w:instrText xml:space="preserve"> PAGEREF _Toc493789840 \h </w:instrText>
        </w:r>
        <w:r w:rsidR="006A21A0">
          <w:rPr>
            <w:noProof/>
            <w:webHidden/>
          </w:rPr>
        </w:r>
        <w:r w:rsidR="006A21A0">
          <w:rPr>
            <w:noProof/>
            <w:webHidden/>
          </w:rPr>
          <w:fldChar w:fldCharType="separate"/>
        </w:r>
        <w:r w:rsidR="009328CE">
          <w:rPr>
            <w:noProof/>
            <w:webHidden/>
          </w:rPr>
          <w:t>18</w:t>
        </w:r>
        <w:r w:rsidR="006A21A0">
          <w:rPr>
            <w:noProof/>
            <w:webHidden/>
          </w:rPr>
          <w:fldChar w:fldCharType="end"/>
        </w:r>
      </w:hyperlink>
    </w:p>
    <w:p w:rsidR="009328CE" w:rsidRDefault="0066579A" w:rsidP="009328CE">
      <w:pPr>
        <w:pStyle w:val="TOC3"/>
        <w:tabs>
          <w:tab w:val="right" w:leader="dot" w:pos="9003"/>
        </w:tabs>
        <w:ind w:leftChars="100" w:left="210"/>
        <w:rPr>
          <w:rFonts w:asciiTheme="minorHAnsi" w:eastAsiaTheme="minorEastAsia" w:hAnsiTheme="minorHAnsi" w:cstheme="minorBidi"/>
          <w:i w:val="0"/>
          <w:iCs w:val="0"/>
          <w:noProof/>
          <w:sz w:val="21"/>
          <w:szCs w:val="22"/>
        </w:rPr>
      </w:pPr>
      <w:hyperlink w:anchor="_Toc493789841" w:history="1">
        <w:r w:rsidR="009328CE" w:rsidRPr="00A1634B">
          <w:rPr>
            <w:rStyle w:val="Hyperlink"/>
            <w:noProof/>
          </w:rPr>
          <w:t xml:space="preserve">13.3 </w:t>
        </w:r>
        <w:r w:rsidR="009328CE" w:rsidRPr="00A1634B">
          <w:rPr>
            <w:rStyle w:val="Hyperlink"/>
            <w:rFonts w:hint="eastAsia"/>
            <w:noProof/>
          </w:rPr>
          <w:t>设计原则</w:t>
        </w:r>
        <w:r w:rsidR="009328CE">
          <w:rPr>
            <w:noProof/>
            <w:webHidden/>
          </w:rPr>
          <w:tab/>
        </w:r>
        <w:r w:rsidR="006A21A0">
          <w:rPr>
            <w:noProof/>
            <w:webHidden/>
          </w:rPr>
          <w:fldChar w:fldCharType="begin"/>
        </w:r>
        <w:r w:rsidR="009328CE">
          <w:rPr>
            <w:noProof/>
            <w:webHidden/>
          </w:rPr>
          <w:instrText xml:space="preserve"> PAGEREF _Toc493789841 \h </w:instrText>
        </w:r>
        <w:r w:rsidR="006A21A0">
          <w:rPr>
            <w:noProof/>
            <w:webHidden/>
          </w:rPr>
        </w:r>
        <w:r w:rsidR="006A21A0">
          <w:rPr>
            <w:noProof/>
            <w:webHidden/>
          </w:rPr>
          <w:fldChar w:fldCharType="separate"/>
        </w:r>
        <w:r w:rsidR="009328CE">
          <w:rPr>
            <w:noProof/>
            <w:webHidden/>
          </w:rPr>
          <w:t>18</w:t>
        </w:r>
        <w:r w:rsidR="006A21A0">
          <w:rPr>
            <w:noProof/>
            <w:webHidden/>
          </w:rPr>
          <w:fldChar w:fldCharType="end"/>
        </w:r>
      </w:hyperlink>
    </w:p>
    <w:p w:rsidR="009328CE" w:rsidRDefault="0066579A" w:rsidP="009328CE">
      <w:pPr>
        <w:pStyle w:val="TOC3"/>
        <w:tabs>
          <w:tab w:val="right" w:leader="dot" w:pos="9003"/>
        </w:tabs>
        <w:ind w:leftChars="100" w:left="210"/>
        <w:rPr>
          <w:rFonts w:asciiTheme="minorHAnsi" w:eastAsiaTheme="minorEastAsia" w:hAnsiTheme="minorHAnsi" w:cstheme="minorBidi"/>
          <w:i w:val="0"/>
          <w:iCs w:val="0"/>
          <w:noProof/>
          <w:sz w:val="21"/>
          <w:szCs w:val="22"/>
        </w:rPr>
      </w:pPr>
      <w:hyperlink w:anchor="_Toc493789842" w:history="1">
        <w:r w:rsidR="009328CE" w:rsidRPr="00A1634B">
          <w:rPr>
            <w:rStyle w:val="Hyperlink"/>
            <w:noProof/>
          </w:rPr>
          <w:t xml:space="preserve">13.4 </w:t>
        </w:r>
        <w:r w:rsidR="009328CE" w:rsidRPr="00A1634B">
          <w:rPr>
            <w:rStyle w:val="Hyperlink"/>
            <w:rFonts w:hint="eastAsia"/>
            <w:noProof/>
          </w:rPr>
          <w:t>行业标准</w:t>
        </w:r>
        <w:r w:rsidR="009328CE">
          <w:rPr>
            <w:noProof/>
            <w:webHidden/>
          </w:rPr>
          <w:tab/>
        </w:r>
        <w:r w:rsidR="006A21A0">
          <w:rPr>
            <w:noProof/>
            <w:webHidden/>
          </w:rPr>
          <w:fldChar w:fldCharType="begin"/>
        </w:r>
        <w:r w:rsidR="009328CE">
          <w:rPr>
            <w:noProof/>
            <w:webHidden/>
          </w:rPr>
          <w:instrText xml:space="preserve"> PAGEREF _Toc493789842 \h </w:instrText>
        </w:r>
        <w:r w:rsidR="006A21A0">
          <w:rPr>
            <w:noProof/>
            <w:webHidden/>
          </w:rPr>
        </w:r>
        <w:r w:rsidR="006A21A0">
          <w:rPr>
            <w:noProof/>
            <w:webHidden/>
          </w:rPr>
          <w:fldChar w:fldCharType="separate"/>
        </w:r>
        <w:r w:rsidR="009328CE">
          <w:rPr>
            <w:noProof/>
            <w:webHidden/>
          </w:rPr>
          <w:t>18</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43" w:history="1">
        <w:r w:rsidR="009328CE" w:rsidRPr="00A1634B">
          <w:rPr>
            <w:rStyle w:val="Hyperlink"/>
            <w:noProof/>
          </w:rPr>
          <w:t xml:space="preserve">13.5 </w:t>
        </w:r>
        <w:r w:rsidR="009328CE" w:rsidRPr="00A1634B">
          <w:rPr>
            <w:rStyle w:val="Hyperlink"/>
            <w:rFonts w:hint="eastAsia"/>
            <w:noProof/>
          </w:rPr>
          <w:t>实施范围</w:t>
        </w:r>
        <w:r w:rsidR="009328CE">
          <w:rPr>
            <w:noProof/>
            <w:webHidden/>
          </w:rPr>
          <w:tab/>
        </w:r>
        <w:r w:rsidR="006A21A0">
          <w:rPr>
            <w:noProof/>
            <w:webHidden/>
          </w:rPr>
          <w:fldChar w:fldCharType="begin"/>
        </w:r>
        <w:r w:rsidR="009328CE">
          <w:rPr>
            <w:noProof/>
            <w:webHidden/>
          </w:rPr>
          <w:instrText xml:space="preserve"> PAGEREF _Toc493789843 \h </w:instrText>
        </w:r>
        <w:r w:rsidR="006A21A0">
          <w:rPr>
            <w:noProof/>
            <w:webHidden/>
          </w:rPr>
        </w:r>
        <w:r w:rsidR="006A21A0">
          <w:rPr>
            <w:noProof/>
            <w:webHidden/>
          </w:rPr>
          <w:fldChar w:fldCharType="separate"/>
        </w:r>
        <w:r w:rsidR="009328CE">
          <w:rPr>
            <w:noProof/>
            <w:webHidden/>
          </w:rPr>
          <w:t>19</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44" w:history="1">
        <w:r w:rsidR="009328CE" w:rsidRPr="00A1634B">
          <w:rPr>
            <w:rStyle w:val="Hyperlink"/>
            <w:noProof/>
          </w:rPr>
          <w:t xml:space="preserve">13.6 </w:t>
        </w:r>
        <w:r w:rsidR="009328CE" w:rsidRPr="00A1634B">
          <w:rPr>
            <w:rStyle w:val="Hyperlink"/>
            <w:rFonts w:hint="eastAsia"/>
            <w:noProof/>
          </w:rPr>
          <w:t>分析样品</w:t>
        </w:r>
        <w:r w:rsidR="009328CE">
          <w:rPr>
            <w:noProof/>
            <w:webHidden/>
          </w:rPr>
          <w:tab/>
        </w:r>
        <w:r w:rsidR="006A21A0">
          <w:rPr>
            <w:noProof/>
            <w:webHidden/>
          </w:rPr>
          <w:fldChar w:fldCharType="begin"/>
        </w:r>
        <w:r w:rsidR="009328CE">
          <w:rPr>
            <w:noProof/>
            <w:webHidden/>
          </w:rPr>
          <w:instrText xml:space="preserve"> PAGEREF _Toc493789844 \h </w:instrText>
        </w:r>
        <w:r w:rsidR="006A21A0">
          <w:rPr>
            <w:noProof/>
            <w:webHidden/>
          </w:rPr>
        </w:r>
        <w:r w:rsidR="006A21A0">
          <w:rPr>
            <w:noProof/>
            <w:webHidden/>
          </w:rPr>
          <w:fldChar w:fldCharType="separate"/>
        </w:r>
        <w:r w:rsidR="009328CE">
          <w:rPr>
            <w:noProof/>
            <w:webHidden/>
          </w:rPr>
          <w:t>19</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45" w:history="1">
        <w:r w:rsidR="009328CE" w:rsidRPr="00A1634B">
          <w:rPr>
            <w:rStyle w:val="Hyperlink"/>
            <w:noProof/>
          </w:rPr>
          <w:t xml:space="preserve">13.7 </w:t>
        </w:r>
        <w:r w:rsidR="009328CE" w:rsidRPr="00A1634B">
          <w:rPr>
            <w:rStyle w:val="Hyperlink"/>
            <w:rFonts w:hint="eastAsia"/>
            <w:noProof/>
          </w:rPr>
          <w:t>分析指标</w:t>
        </w:r>
        <w:r w:rsidR="009328CE">
          <w:rPr>
            <w:noProof/>
            <w:webHidden/>
          </w:rPr>
          <w:tab/>
        </w:r>
        <w:r w:rsidR="006A21A0">
          <w:rPr>
            <w:noProof/>
            <w:webHidden/>
          </w:rPr>
          <w:fldChar w:fldCharType="begin"/>
        </w:r>
        <w:r w:rsidR="009328CE">
          <w:rPr>
            <w:noProof/>
            <w:webHidden/>
          </w:rPr>
          <w:instrText xml:space="preserve"> PAGEREF _Toc493789845 \h </w:instrText>
        </w:r>
        <w:r w:rsidR="006A21A0">
          <w:rPr>
            <w:noProof/>
            <w:webHidden/>
          </w:rPr>
        </w:r>
        <w:r w:rsidR="006A21A0">
          <w:rPr>
            <w:noProof/>
            <w:webHidden/>
          </w:rPr>
          <w:fldChar w:fldCharType="separate"/>
        </w:r>
        <w:r w:rsidR="009328CE">
          <w:rPr>
            <w:noProof/>
            <w:webHidden/>
          </w:rPr>
          <w:t>19</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46" w:history="1">
        <w:r w:rsidR="009328CE" w:rsidRPr="00A1634B">
          <w:rPr>
            <w:rStyle w:val="Hyperlink"/>
            <w:noProof/>
          </w:rPr>
          <w:t xml:space="preserve">13.8 </w:t>
        </w:r>
        <w:r w:rsidR="009328CE" w:rsidRPr="00A1634B">
          <w:rPr>
            <w:rStyle w:val="Hyperlink"/>
            <w:rFonts w:hint="eastAsia"/>
            <w:noProof/>
          </w:rPr>
          <w:t>报告样式要求</w:t>
        </w:r>
        <w:r w:rsidR="009328CE">
          <w:rPr>
            <w:noProof/>
            <w:webHidden/>
          </w:rPr>
          <w:tab/>
        </w:r>
        <w:r w:rsidR="006A21A0">
          <w:rPr>
            <w:noProof/>
            <w:webHidden/>
          </w:rPr>
          <w:fldChar w:fldCharType="begin"/>
        </w:r>
        <w:r w:rsidR="009328CE">
          <w:rPr>
            <w:noProof/>
            <w:webHidden/>
          </w:rPr>
          <w:instrText xml:space="preserve"> PAGEREF _Toc493789846 \h </w:instrText>
        </w:r>
        <w:r w:rsidR="006A21A0">
          <w:rPr>
            <w:noProof/>
            <w:webHidden/>
          </w:rPr>
        </w:r>
        <w:r w:rsidR="006A21A0">
          <w:rPr>
            <w:noProof/>
            <w:webHidden/>
          </w:rPr>
          <w:fldChar w:fldCharType="separate"/>
        </w:r>
        <w:r w:rsidR="009328CE">
          <w:rPr>
            <w:noProof/>
            <w:webHidden/>
          </w:rPr>
          <w:t>20</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47" w:history="1">
        <w:r w:rsidR="009328CE" w:rsidRPr="00A1634B">
          <w:rPr>
            <w:rStyle w:val="Hyperlink"/>
            <w:noProof/>
          </w:rPr>
          <w:t xml:space="preserve">13.9 </w:t>
        </w:r>
        <w:r w:rsidR="009328CE" w:rsidRPr="00A1634B">
          <w:rPr>
            <w:rStyle w:val="Hyperlink"/>
            <w:rFonts w:hint="eastAsia"/>
            <w:noProof/>
          </w:rPr>
          <w:t>快评系统功能设计</w:t>
        </w:r>
        <w:r w:rsidR="009328CE">
          <w:rPr>
            <w:noProof/>
            <w:webHidden/>
          </w:rPr>
          <w:tab/>
        </w:r>
        <w:r w:rsidR="006A21A0">
          <w:rPr>
            <w:noProof/>
            <w:webHidden/>
          </w:rPr>
          <w:fldChar w:fldCharType="begin"/>
        </w:r>
        <w:r w:rsidR="009328CE">
          <w:rPr>
            <w:noProof/>
            <w:webHidden/>
          </w:rPr>
          <w:instrText xml:space="preserve"> PAGEREF _Toc493789847 \h </w:instrText>
        </w:r>
        <w:r w:rsidR="006A21A0">
          <w:rPr>
            <w:noProof/>
            <w:webHidden/>
          </w:rPr>
        </w:r>
        <w:r w:rsidR="006A21A0">
          <w:rPr>
            <w:noProof/>
            <w:webHidden/>
          </w:rPr>
          <w:fldChar w:fldCharType="separate"/>
        </w:r>
        <w:r w:rsidR="009328CE">
          <w:rPr>
            <w:noProof/>
            <w:webHidden/>
          </w:rPr>
          <w:t>20</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48" w:history="1">
        <w:r w:rsidR="009328CE" w:rsidRPr="00A1634B">
          <w:rPr>
            <w:rStyle w:val="Hyperlink"/>
            <w:noProof/>
          </w:rPr>
          <w:t>13.10</w:t>
        </w:r>
        <w:r w:rsidR="009328CE" w:rsidRPr="00A1634B">
          <w:rPr>
            <w:rStyle w:val="Hyperlink"/>
            <w:rFonts w:hint="eastAsia"/>
            <w:noProof/>
          </w:rPr>
          <w:t>原油快评解决方案技术路线</w:t>
        </w:r>
        <w:r w:rsidR="009328CE">
          <w:rPr>
            <w:noProof/>
            <w:webHidden/>
          </w:rPr>
          <w:tab/>
        </w:r>
        <w:r w:rsidR="006A21A0">
          <w:rPr>
            <w:noProof/>
            <w:webHidden/>
          </w:rPr>
          <w:fldChar w:fldCharType="begin"/>
        </w:r>
        <w:r w:rsidR="009328CE">
          <w:rPr>
            <w:noProof/>
            <w:webHidden/>
          </w:rPr>
          <w:instrText xml:space="preserve"> PAGEREF _Toc493789848 \h </w:instrText>
        </w:r>
        <w:r w:rsidR="006A21A0">
          <w:rPr>
            <w:noProof/>
            <w:webHidden/>
          </w:rPr>
        </w:r>
        <w:r w:rsidR="006A21A0">
          <w:rPr>
            <w:noProof/>
            <w:webHidden/>
          </w:rPr>
          <w:fldChar w:fldCharType="separate"/>
        </w:r>
        <w:r w:rsidR="009328CE">
          <w:rPr>
            <w:noProof/>
            <w:webHidden/>
          </w:rPr>
          <w:t>20</w:t>
        </w:r>
        <w:r w:rsidR="006A21A0">
          <w:rPr>
            <w:noProof/>
            <w:webHidden/>
          </w:rPr>
          <w:fldChar w:fldCharType="end"/>
        </w:r>
      </w:hyperlink>
    </w:p>
    <w:p w:rsidR="009328CE" w:rsidRDefault="0066579A" w:rsidP="009328CE">
      <w:pPr>
        <w:pStyle w:val="TOC2"/>
        <w:tabs>
          <w:tab w:val="right" w:leader="dot" w:pos="9003"/>
        </w:tabs>
        <w:ind w:leftChars="200" w:left="420"/>
        <w:rPr>
          <w:rFonts w:asciiTheme="minorHAnsi" w:eastAsiaTheme="minorEastAsia" w:hAnsiTheme="minorHAnsi" w:cstheme="minorBidi"/>
          <w:smallCaps w:val="0"/>
          <w:noProof/>
          <w:sz w:val="21"/>
          <w:szCs w:val="22"/>
        </w:rPr>
      </w:pPr>
      <w:hyperlink w:anchor="_Toc493789849" w:history="1">
        <w:r w:rsidR="009328CE" w:rsidRPr="00A1634B">
          <w:rPr>
            <w:rStyle w:val="Hyperlink"/>
            <w:noProof/>
          </w:rPr>
          <w:t>13.10.1 NMR</w:t>
        </w:r>
        <w:r w:rsidR="009328CE" w:rsidRPr="00A1634B">
          <w:rPr>
            <w:rStyle w:val="Hyperlink"/>
            <w:rFonts w:hint="eastAsia"/>
            <w:noProof/>
          </w:rPr>
          <w:t>分析</w:t>
        </w:r>
        <w:r w:rsidR="009328CE">
          <w:rPr>
            <w:noProof/>
            <w:webHidden/>
          </w:rPr>
          <w:tab/>
        </w:r>
        <w:r w:rsidR="006A21A0">
          <w:rPr>
            <w:noProof/>
            <w:webHidden/>
          </w:rPr>
          <w:fldChar w:fldCharType="begin"/>
        </w:r>
        <w:r w:rsidR="009328CE">
          <w:rPr>
            <w:noProof/>
            <w:webHidden/>
          </w:rPr>
          <w:instrText xml:space="preserve"> PAGEREF _Toc493789849 \h </w:instrText>
        </w:r>
        <w:r w:rsidR="006A21A0">
          <w:rPr>
            <w:noProof/>
            <w:webHidden/>
          </w:rPr>
        </w:r>
        <w:r w:rsidR="006A21A0">
          <w:rPr>
            <w:noProof/>
            <w:webHidden/>
          </w:rPr>
          <w:fldChar w:fldCharType="separate"/>
        </w:r>
        <w:r w:rsidR="009328CE">
          <w:rPr>
            <w:noProof/>
            <w:webHidden/>
          </w:rPr>
          <w:t>21</w:t>
        </w:r>
        <w:r w:rsidR="006A21A0">
          <w:rPr>
            <w:noProof/>
            <w:webHidden/>
          </w:rPr>
          <w:fldChar w:fldCharType="end"/>
        </w:r>
      </w:hyperlink>
    </w:p>
    <w:p w:rsidR="009328CE" w:rsidRDefault="0066579A">
      <w:pPr>
        <w:pStyle w:val="TOC3"/>
        <w:tabs>
          <w:tab w:val="right" w:leader="dot" w:pos="9003"/>
        </w:tabs>
        <w:rPr>
          <w:rFonts w:asciiTheme="minorHAnsi" w:eastAsiaTheme="minorEastAsia" w:hAnsiTheme="minorHAnsi" w:cstheme="minorBidi"/>
          <w:i w:val="0"/>
          <w:iCs w:val="0"/>
          <w:noProof/>
          <w:sz w:val="21"/>
          <w:szCs w:val="22"/>
        </w:rPr>
      </w:pPr>
      <w:hyperlink w:anchor="_Toc493789850" w:history="1">
        <w:r w:rsidR="009328CE" w:rsidRPr="00A1634B">
          <w:rPr>
            <w:rStyle w:val="Hyperlink"/>
            <w:noProof/>
          </w:rPr>
          <w:t xml:space="preserve">13.10.2 </w:t>
        </w:r>
        <w:r w:rsidR="009328CE" w:rsidRPr="00A1634B">
          <w:rPr>
            <w:rStyle w:val="Hyperlink"/>
            <w:rFonts w:hint="eastAsia"/>
            <w:noProof/>
          </w:rPr>
          <w:t>样品处理</w:t>
        </w:r>
        <w:r w:rsidR="009328CE">
          <w:rPr>
            <w:noProof/>
            <w:webHidden/>
          </w:rPr>
          <w:tab/>
        </w:r>
        <w:r w:rsidR="006A21A0">
          <w:rPr>
            <w:noProof/>
            <w:webHidden/>
          </w:rPr>
          <w:fldChar w:fldCharType="begin"/>
        </w:r>
        <w:r w:rsidR="009328CE">
          <w:rPr>
            <w:noProof/>
            <w:webHidden/>
          </w:rPr>
          <w:instrText xml:space="preserve"> PAGEREF _Toc493789850 \h </w:instrText>
        </w:r>
        <w:r w:rsidR="006A21A0">
          <w:rPr>
            <w:noProof/>
            <w:webHidden/>
          </w:rPr>
        </w:r>
        <w:r w:rsidR="006A21A0">
          <w:rPr>
            <w:noProof/>
            <w:webHidden/>
          </w:rPr>
          <w:fldChar w:fldCharType="separate"/>
        </w:r>
        <w:r w:rsidR="009328CE">
          <w:rPr>
            <w:noProof/>
            <w:webHidden/>
          </w:rPr>
          <w:t>21</w:t>
        </w:r>
        <w:r w:rsidR="006A21A0">
          <w:rPr>
            <w:noProof/>
            <w:webHidden/>
          </w:rPr>
          <w:fldChar w:fldCharType="end"/>
        </w:r>
      </w:hyperlink>
    </w:p>
    <w:p w:rsidR="009328CE" w:rsidRDefault="0066579A">
      <w:pPr>
        <w:pStyle w:val="TOC3"/>
        <w:tabs>
          <w:tab w:val="right" w:leader="dot" w:pos="9003"/>
        </w:tabs>
        <w:rPr>
          <w:rFonts w:asciiTheme="minorHAnsi" w:eastAsiaTheme="minorEastAsia" w:hAnsiTheme="minorHAnsi" w:cstheme="minorBidi"/>
          <w:i w:val="0"/>
          <w:iCs w:val="0"/>
          <w:noProof/>
          <w:sz w:val="21"/>
          <w:szCs w:val="22"/>
        </w:rPr>
      </w:pPr>
      <w:hyperlink w:anchor="_Toc493789851" w:history="1">
        <w:r w:rsidR="009328CE" w:rsidRPr="00A1634B">
          <w:rPr>
            <w:rStyle w:val="Hyperlink"/>
            <w:noProof/>
          </w:rPr>
          <w:t>13.10.3 NMR</w:t>
        </w:r>
        <w:r w:rsidR="009328CE" w:rsidRPr="00A1634B">
          <w:rPr>
            <w:rStyle w:val="Hyperlink"/>
            <w:rFonts w:hint="eastAsia"/>
            <w:noProof/>
          </w:rPr>
          <w:t>分析数据</w:t>
        </w:r>
        <w:r w:rsidR="009328CE">
          <w:rPr>
            <w:noProof/>
            <w:webHidden/>
          </w:rPr>
          <w:tab/>
        </w:r>
        <w:r w:rsidR="006A21A0">
          <w:rPr>
            <w:noProof/>
            <w:webHidden/>
          </w:rPr>
          <w:fldChar w:fldCharType="begin"/>
        </w:r>
        <w:r w:rsidR="009328CE">
          <w:rPr>
            <w:noProof/>
            <w:webHidden/>
          </w:rPr>
          <w:instrText xml:space="preserve"> PAGEREF _Toc493789851 \h </w:instrText>
        </w:r>
        <w:r w:rsidR="006A21A0">
          <w:rPr>
            <w:noProof/>
            <w:webHidden/>
          </w:rPr>
        </w:r>
        <w:r w:rsidR="006A21A0">
          <w:rPr>
            <w:noProof/>
            <w:webHidden/>
          </w:rPr>
          <w:fldChar w:fldCharType="separate"/>
        </w:r>
        <w:r w:rsidR="009328CE">
          <w:rPr>
            <w:noProof/>
            <w:webHidden/>
          </w:rPr>
          <w:t>21</w:t>
        </w:r>
        <w:r w:rsidR="006A21A0">
          <w:rPr>
            <w:noProof/>
            <w:webHidden/>
          </w:rPr>
          <w:fldChar w:fldCharType="end"/>
        </w:r>
      </w:hyperlink>
    </w:p>
    <w:p w:rsidR="009328CE" w:rsidRDefault="0066579A">
      <w:pPr>
        <w:pStyle w:val="TOC3"/>
        <w:tabs>
          <w:tab w:val="right" w:leader="dot" w:pos="9003"/>
        </w:tabs>
        <w:rPr>
          <w:rFonts w:asciiTheme="minorHAnsi" w:eastAsiaTheme="minorEastAsia" w:hAnsiTheme="minorHAnsi" w:cstheme="minorBidi"/>
          <w:i w:val="0"/>
          <w:iCs w:val="0"/>
          <w:noProof/>
          <w:sz w:val="21"/>
          <w:szCs w:val="22"/>
        </w:rPr>
      </w:pPr>
      <w:hyperlink w:anchor="_Toc493789852" w:history="1">
        <w:r w:rsidR="009328CE" w:rsidRPr="00A1634B">
          <w:rPr>
            <w:rStyle w:val="Hyperlink"/>
            <w:noProof/>
          </w:rPr>
          <w:t xml:space="preserve">13.10.4 </w:t>
        </w:r>
        <w:r w:rsidR="009328CE" w:rsidRPr="00A1634B">
          <w:rPr>
            <w:rStyle w:val="Hyperlink"/>
            <w:rFonts w:hint="eastAsia"/>
            <w:noProof/>
          </w:rPr>
          <w:t>核磁管清洗</w:t>
        </w:r>
        <w:r w:rsidR="009328CE">
          <w:rPr>
            <w:noProof/>
            <w:webHidden/>
          </w:rPr>
          <w:tab/>
        </w:r>
        <w:r w:rsidR="006A21A0">
          <w:rPr>
            <w:noProof/>
            <w:webHidden/>
          </w:rPr>
          <w:fldChar w:fldCharType="begin"/>
        </w:r>
        <w:r w:rsidR="009328CE">
          <w:rPr>
            <w:noProof/>
            <w:webHidden/>
          </w:rPr>
          <w:instrText xml:space="preserve"> PAGEREF _Toc493789852 \h </w:instrText>
        </w:r>
        <w:r w:rsidR="006A21A0">
          <w:rPr>
            <w:noProof/>
            <w:webHidden/>
          </w:rPr>
        </w:r>
        <w:r w:rsidR="006A21A0">
          <w:rPr>
            <w:noProof/>
            <w:webHidden/>
          </w:rPr>
          <w:fldChar w:fldCharType="separate"/>
        </w:r>
        <w:r w:rsidR="009328CE">
          <w:rPr>
            <w:noProof/>
            <w:webHidden/>
          </w:rPr>
          <w:t>21</w:t>
        </w:r>
        <w:r w:rsidR="006A21A0">
          <w:rPr>
            <w:noProof/>
            <w:webHidden/>
          </w:rPr>
          <w:fldChar w:fldCharType="end"/>
        </w:r>
      </w:hyperlink>
    </w:p>
    <w:p w:rsidR="009328CE" w:rsidRDefault="0066579A">
      <w:pPr>
        <w:pStyle w:val="TOC3"/>
        <w:tabs>
          <w:tab w:val="right" w:leader="dot" w:pos="9003"/>
        </w:tabs>
        <w:rPr>
          <w:rFonts w:asciiTheme="minorHAnsi" w:eastAsiaTheme="minorEastAsia" w:hAnsiTheme="minorHAnsi" w:cstheme="minorBidi"/>
          <w:i w:val="0"/>
          <w:iCs w:val="0"/>
          <w:noProof/>
          <w:sz w:val="21"/>
          <w:szCs w:val="22"/>
        </w:rPr>
      </w:pPr>
      <w:hyperlink w:anchor="_Toc493789853" w:history="1">
        <w:r w:rsidR="009328CE" w:rsidRPr="00A1634B">
          <w:rPr>
            <w:rStyle w:val="Hyperlink"/>
            <w:noProof/>
          </w:rPr>
          <w:t>13.10.5 NMR</w:t>
        </w:r>
        <w:r w:rsidR="009328CE" w:rsidRPr="00A1634B">
          <w:rPr>
            <w:rStyle w:val="Hyperlink"/>
            <w:rFonts w:hint="eastAsia"/>
            <w:noProof/>
          </w:rPr>
          <w:t>的技术优势</w:t>
        </w:r>
        <w:r w:rsidR="009328CE">
          <w:rPr>
            <w:noProof/>
            <w:webHidden/>
          </w:rPr>
          <w:tab/>
        </w:r>
        <w:r w:rsidR="006A21A0">
          <w:rPr>
            <w:noProof/>
            <w:webHidden/>
          </w:rPr>
          <w:fldChar w:fldCharType="begin"/>
        </w:r>
        <w:r w:rsidR="009328CE">
          <w:rPr>
            <w:noProof/>
            <w:webHidden/>
          </w:rPr>
          <w:instrText xml:space="preserve"> PAGEREF _Toc493789853 \h </w:instrText>
        </w:r>
        <w:r w:rsidR="006A21A0">
          <w:rPr>
            <w:noProof/>
            <w:webHidden/>
          </w:rPr>
        </w:r>
        <w:r w:rsidR="006A21A0">
          <w:rPr>
            <w:noProof/>
            <w:webHidden/>
          </w:rPr>
          <w:fldChar w:fldCharType="separate"/>
        </w:r>
        <w:r w:rsidR="009328CE">
          <w:rPr>
            <w:noProof/>
            <w:webHidden/>
          </w:rPr>
          <w:t>21</w:t>
        </w:r>
        <w:r w:rsidR="006A21A0">
          <w:rPr>
            <w:noProof/>
            <w:webHidden/>
          </w:rPr>
          <w:fldChar w:fldCharType="end"/>
        </w:r>
      </w:hyperlink>
    </w:p>
    <w:p w:rsidR="009328CE" w:rsidRDefault="0066579A">
      <w:pPr>
        <w:pStyle w:val="TOC3"/>
        <w:tabs>
          <w:tab w:val="right" w:leader="dot" w:pos="9003"/>
        </w:tabs>
        <w:rPr>
          <w:rFonts w:asciiTheme="minorHAnsi" w:eastAsiaTheme="minorEastAsia" w:hAnsiTheme="minorHAnsi" w:cstheme="minorBidi"/>
          <w:i w:val="0"/>
          <w:iCs w:val="0"/>
          <w:noProof/>
          <w:sz w:val="21"/>
          <w:szCs w:val="22"/>
        </w:rPr>
      </w:pPr>
      <w:hyperlink w:anchor="_Toc493789854" w:history="1">
        <w:r w:rsidR="009328CE" w:rsidRPr="00A1634B">
          <w:rPr>
            <w:rStyle w:val="Hyperlink"/>
            <w:noProof/>
          </w:rPr>
          <w:t xml:space="preserve">13.10.6 </w:t>
        </w:r>
        <w:r w:rsidR="009328CE" w:rsidRPr="00A1634B">
          <w:rPr>
            <w:rStyle w:val="Hyperlink"/>
            <w:rFonts w:hint="eastAsia"/>
            <w:noProof/>
          </w:rPr>
          <w:t>原油评价模块</w:t>
        </w:r>
        <w:r w:rsidR="009328CE">
          <w:rPr>
            <w:noProof/>
            <w:webHidden/>
          </w:rPr>
          <w:tab/>
        </w:r>
        <w:r w:rsidR="006A21A0">
          <w:rPr>
            <w:noProof/>
            <w:webHidden/>
          </w:rPr>
          <w:fldChar w:fldCharType="begin"/>
        </w:r>
        <w:r w:rsidR="009328CE">
          <w:rPr>
            <w:noProof/>
            <w:webHidden/>
          </w:rPr>
          <w:instrText xml:space="preserve"> PAGEREF _Toc493789854 \h </w:instrText>
        </w:r>
        <w:r w:rsidR="006A21A0">
          <w:rPr>
            <w:noProof/>
            <w:webHidden/>
          </w:rPr>
        </w:r>
        <w:r w:rsidR="006A21A0">
          <w:rPr>
            <w:noProof/>
            <w:webHidden/>
          </w:rPr>
          <w:fldChar w:fldCharType="separate"/>
        </w:r>
        <w:r w:rsidR="009328CE">
          <w:rPr>
            <w:noProof/>
            <w:webHidden/>
          </w:rPr>
          <w:t>22</w:t>
        </w:r>
        <w:r w:rsidR="006A21A0">
          <w:rPr>
            <w:noProof/>
            <w:webHidden/>
          </w:rPr>
          <w:fldChar w:fldCharType="end"/>
        </w:r>
      </w:hyperlink>
    </w:p>
    <w:p w:rsidR="009328CE" w:rsidRDefault="0066579A" w:rsidP="009328CE">
      <w:pPr>
        <w:pStyle w:val="TOC3"/>
        <w:tabs>
          <w:tab w:val="right" w:leader="dot" w:pos="9003"/>
        </w:tabs>
        <w:ind w:leftChars="300" w:left="630"/>
        <w:rPr>
          <w:rFonts w:asciiTheme="minorHAnsi" w:eastAsiaTheme="minorEastAsia" w:hAnsiTheme="minorHAnsi" w:cstheme="minorBidi"/>
          <w:i w:val="0"/>
          <w:iCs w:val="0"/>
          <w:noProof/>
          <w:sz w:val="21"/>
          <w:szCs w:val="22"/>
        </w:rPr>
      </w:pPr>
      <w:hyperlink w:anchor="_Toc493789855" w:history="1">
        <w:r w:rsidR="009328CE" w:rsidRPr="00A1634B">
          <w:rPr>
            <w:rStyle w:val="Hyperlink"/>
            <w:noProof/>
          </w:rPr>
          <w:t xml:space="preserve">13.10.6 .1  </w:t>
        </w:r>
        <w:r w:rsidR="009328CE" w:rsidRPr="00A1634B">
          <w:rPr>
            <w:rStyle w:val="Hyperlink"/>
            <w:rFonts w:hint="eastAsia"/>
            <w:noProof/>
          </w:rPr>
          <w:t>建立企业自有原油数据库</w:t>
        </w:r>
        <w:r w:rsidR="009328CE">
          <w:rPr>
            <w:noProof/>
            <w:webHidden/>
          </w:rPr>
          <w:tab/>
        </w:r>
        <w:r w:rsidR="006A21A0">
          <w:rPr>
            <w:noProof/>
            <w:webHidden/>
          </w:rPr>
          <w:fldChar w:fldCharType="begin"/>
        </w:r>
        <w:r w:rsidR="009328CE">
          <w:rPr>
            <w:noProof/>
            <w:webHidden/>
          </w:rPr>
          <w:instrText xml:space="preserve"> PAGEREF _Toc493789855 \h </w:instrText>
        </w:r>
        <w:r w:rsidR="006A21A0">
          <w:rPr>
            <w:noProof/>
            <w:webHidden/>
          </w:rPr>
        </w:r>
        <w:r w:rsidR="006A21A0">
          <w:rPr>
            <w:noProof/>
            <w:webHidden/>
          </w:rPr>
          <w:fldChar w:fldCharType="separate"/>
        </w:r>
        <w:r w:rsidR="009328CE">
          <w:rPr>
            <w:noProof/>
            <w:webHidden/>
          </w:rPr>
          <w:t>22</w:t>
        </w:r>
        <w:r w:rsidR="006A21A0">
          <w:rPr>
            <w:noProof/>
            <w:webHidden/>
          </w:rPr>
          <w:fldChar w:fldCharType="end"/>
        </w:r>
      </w:hyperlink>
    </w:p>
    <w:p w:rsidR="009328CE" w:rsidRDefault="0066579A" w:rsidP="009328CE">
      <w:pPr>
        <w:pStyle w:val="TOC2"/>
        <w:tabs>
          <w:tab w:val="right" w:leader="dot" w:pos="9003"/>
        </w:tabs>
        <w:ind w:leftChars="300" w:left="630"/>
        <w:rPr>
          <w:rFonts w:asciiTheme="minorHAnsi" w:eastAsiaTheme="minorEastAsia" w:hAnsiTheme="minorHAnsi" w:cstheme="minorBidi"/>
          <w:smallCaps w:val="0"/>
          <w:noProof/>
          <w:sz w:val="21"/>
          <w:szCs w:val="22"/>
        </w:rPr>
      </w:pPr>
      <w:hyperlink w:anchor="_Toc493789856" w:history="1">
        <w:r w:rsidR="009328CE" w:rsidRPr="00A1634B">
          <w:rPr>
            <w:rStyle w:val="Hyperlink"/>
            <w:noProof/>
          </w:rPr>
          <w:t xml:space="preserve">13.10.6 .2 </w:t>
        </w:r>
        <w:r w:rsidR="009328CE" w:rsidRPr="00A1634B">
          <w:rPr>
            <w:rStyle w:val="Hyperlink"/>
            <w:rFonts w:hint="eastAsia"/>
            <w:noProof/>
          </w:rPr>
          <w:t>原油切割模拟</w:t>
        </w:r>
        <w:r w:rsidR="009328CE">
          <w:rPr>
            <w:noProof/>
            <w:webHidden/>
          </w:rPr>
          <w:tab/>
        </w:r>
        <w:r w:rsidR="006A21A0">
          <w:rPr>
            <w:noProof/>
            <w:webHidden/>
          </w:rPr>
          <w:fldChar w:fldCharType="begin"/>
        </w:r>
        <w:r w:rsidR="009328CE">
          <w:rPr>
            <w:noProof/>
            <w:webHidden/>
          </w:rPr>
          <w:instrText xml:space="preserve"> PAGEREF _Toc493789856 \h </w:instrText>
        </w:r>
        <w:r w:rsidR="006A21A0">
          <w:rPr>
            <w:noProof/>
            <w:webHidden/>
          </w:rPr>
        </w:r>
        <w:r w:rsidR="006A21A0">
          <w:rPr>
            <w:noProof/>
            <w:webHidden/>
          </w:rPr>
          <w:fldChar w:fldCharType="separate"/>
        </w:r>
        <w:r w:rsidR="009328CE">
          <w:rPr>
            <w:noProof/>
            <w:webHidden/>
          </w:rPr>
          <w:t>24</w:t>
        </w:r>
        <w:r w:rsidR="006A21A0">
          <w:rPr>
            <w:noProof/>
            <w:webHidden/>
          </w:rPr>
          <w:fldChar w:fldCharType="end"/>
        </w:r>
      </w:hyperlink>
    </w:p>
    <w:p w:rsidR="009328CE" w:rsidRDefault="0066579A" w:rsidP="009328CE">
      <w:pPr>
        <w:pStyle w:val="TOC2"/>
        <w:tabs>
          <w:tab w:val="right" w:leader="dot" w:pos="9003"/>
        </w:tabs>
        <w:ind w:leftChars="300" w:left="630"/>
        <w:rPr>
          <w:rFonts w:asciiTheme="minorHAnsi" w:eastAsiaTheme="minorEastAsia" w:hAnsiTheme="minorHAnsi" w:cstheme="minorBidi"/>
          <w:smallCaps w:val="0"/>
          <w:noProof/>
          <w:sz w:val="21"/>
          <w:szCs w:val="22"/>
        </w:rPr>
      </w:pPr>
      <w:hyperlink w:anchor="_Toc493789857" w:history="1">
        <w:r w:rsidR="009328CE" w:rsidRPr="00A1634B">
          <w:rPr>
            <w:rStyle w:val="Hyperlink"/>
            <w:noProof/>
          </w:rPr>
          <w:t xml:space="preserve">13.10.6 .3 </w:t>
        </w:r>
        <w:r w:rsidR="009328CE" w:rsidRPr="00A1634B">
          <w:rPr>
            <w:rStyle w:val="Hyperlink"/>
            <w:rFonts w:hint="eastAsia"/>
            <w:noProof/>
          </w:rPr>
          <w:t>原油混炼模拟</w:t>
        </w:r>
        <w:r w:rsidR="009328CE">
          <w:rPr>
            <w:noProof/>
            <w:webHidden/>
          </w:rPr>
          <w:tab/>
        </w:r>
        <w:r w:rsidR="006A21A0">
          <w:rPr>
            <w:noProof/>
            <w:webHidden/>
          </w:rPr>
          <w:fldChar w:fldCharType="begin"/>
        </w:r>
        <w:r w:rsidR="009328CE">
          <w:rPr>
            <w:noProof/>
            <w:webHidden/>
          </w:rPr>
          <w:instrText xml:space="preserve"> PAGEREF _Toc493789857 \h </w:instrText>
        </w:r>
        <w:r w:rsidR="006A21A0">
          <w:rPr>
            <w:noProof/>
            <w:webHidden/>
          </w:rPr>
        </w:r>
        <w:r w:rsidR="006A21A0">
          <w:rPr>
            <w:noProof/>
            <w:webHidden/>
          </w:rPr>
          <w:fldChar w:fldCharType="separate"/>
        </w:r>
        <w:r w:rsidR="009328CE">
          <w:rPr>
            <w:noProof/>
            <w:webHidden/>
          </w:rPr>
          <w:t>27</w:t>
        </w:r>
        <w:r w:rsidR="006A21A0">
          <w:rPr>
            <w:noProof/>
            <w:webHidden/>
          </w:rPr>
          <w:fldChar w:fldCharType="end"/>
        </w:r>
      </w:hyperlink>
    </w:p>
    <w:p w:rsidR="009328CE" w:rsidRDefault="0066579A" w:rsidP="009328CE">
      <w:pPr>
        <w:pStyle w:val="TOC2"/>
        <w:tabs>
          <w:tab w:val="right" w:leader="dot" w:pos="9003"/>
        </w:tabs>
        <w:ind w:leftChars="300" w:left="630"/>
        <w:rPr>
          <w:rFonts w:asciiTheme="minorHAnsi" w:eastAsiaTheme="minorEastAsia" w:hAnsiTheme="minorHAnsi" w:cstheme="minorBidi"/>
          <w:smallCaps w:val="0"/>
          <w:noProof/>
          <w:sz w:val="21"/>
          <w:szCs w:val="22"/>
        </w:rPr>
      </w:pPr>
      <w:hyperlink w:anchor="_Toc493789858" w:history="1">
        <w:r w:rsidR="009328CE" w:rsidRPr="00A1634B">
          <w:rPr>
            <w:rStyle w:val="Hyperlink"/>
            <w:noProof/>
          </w:rPr>
          <w:t xml:space="preserve">13.10.6 .4 </w:t>
        </w:r>
        <w:r w:rsidR="009328CE" w:rsidRPr="00A1634B">
          <w:rPr>
            <w:rStyle w:val="Hyperlink"/>
            <w:rFonts w:hint="eastAsia"/>
            <w:noProof/>
          </w:rPr>
          <w:t>原油混炼比例优化</w:t>
        </w:r>
        <w:r w:rsidR="009328CE">
          <w:rPr>
            <w:noProof/>
            <w:webHidden/>
          </w:rPr>
          <w:tab/>
        </w:r>
        <w:r w:rsidR="006A21A0">
          <w:rPr>
            <w:noProof/>
            <w:webHidden/>
          </w:rPr>
          <w:fldChar w:fldCharType="begin"/>
        </w:r>
        <w:r w:rsidR="009328CE">
          <w:rPr>
            <w:noProof/>
            <w:webHidden/>
          </w:rPr>
          <w:instrText xml:space="preserve"> PAGEREF _Toc493789858 \h </w:instrText>
        </w:r>
        <w:r w:rsidR="006A21A0">
          <w:rPr>
            <w:noProof/>
            <w:webHidden/>
          </w:rPr>
        </w:r>
        <w:r w:rsidR="006A21A0">
          <w:rPr>
            <w:noProof/>
            <w:webHidden/>
          </w:rPr>
          <w:fldChar w:fldCharType="separate"/>
        </w:r>
        <w:r w:rsidR="009328CE">
          <w:rPr>
            <w:noProof/>
            <w:webHidden/>
          </w:rPr>
          <w:t>29</w:t>
        </w:r>
        <w:r w:rsidR="006A21A0">
          <w:rPr>
            <w:noProof/>
            <w:webHidden/>
          </w:rPr>
          <w:fldChar w:fldCharType="end"/>
        </w:r>
      </w:hyperlink>
    </w:p>
    <w:p w:rsidR="009328CE" w:rsidRDefault="0066579A" w:rsidP="009328CE">
      <w:pPr>
        <w:pStyle w:val="TOC2"/>
        <w:tabs>
          <w:tab w:val="right" w:leader="dot" w:pos="9003"/>
        </w:tabs>
        <w:ind w:leftChars="300" w:left="630"/>
        <w:rPr>
          <w:rFonts w:asciiTheme="minorHAnsi" w:eastAsiaTheme="minorEastAsia" w:hAnsiTheme="minorHAnsi" w:cstheme="minorBidi"/>
          <w:smallCaps w:val="0"/>
          <w:noProof/>
          <w:sz w:val="21"/>
          <w:szCs w:val="22"/>
        </w:rPr>
      </w:pPr>
      <w:hyperlink w:anchor="_Toc493789859" w:history="1">
        <w:r w:rsidR="009328CE" w:rsidRPr="00A1634B">
          <w:rPr>
            <w:rStyle w:val="Hyperlink"/>
            <w:noProof/>
          </w:rPr>
          <w:t>13.10.6 .5 SP-CAMS</w:t>
        </w:r>
        <w:r w:rsidR="009328CE" w:rsidRPr="00A1634B">
          <w:rPr>
            <w:rStyle w:val="Hyperlink"/>
            <w:rFonts w:hint="eastAsia"/>
            <w:noProof/>
          </w:rPr>
          <w:t>优势</w:t>
        </w:r>
        <w:r w:rsidR="009328CE">
          <w:rPr>
            <w:noProof/>
            <w:webHidden/>
          </w:rPr>
          <w:tab/>
        </w:r>
        <w:r w:rsidR="006A21A0">
          <w:rPr>
            <w:noProof/>
            <w:webHidden/>
          </w:rPr>
          <w:fldChar w:fldCharType="begin"/>
        </w:r>
        <w:r w:rsidR="009328CE">
          <w:rPr>
            <w:noProof/>
            <w:webHidden/>
          </w:rPr>
          <w:instrText xml:space="preserve"> PAGEREF _Toc493789859 \h </w:instrText>
        </w:r>
        <w:r w:rsidR="006A21A0">
          <w:rPr>
            <w:noProof/>
            <w:webHidden/>
          </w:rPr>
        </w:r>
        <w:r w:rsidR="006A21A0">
          <w:rPr>
            <w:noProof/>
            <w:webHidden/>
          </w:rPr>
          <w:fldChar w:fldCharType="separate"/>
        </w:r>
        <w:r w:rsidR="009328CE">
          <w:rPr>
            <w:noProof/>
            <w:webHidden/>
          </w:rPr>
          <w:t>31</w:t>
        </w:r>
        <w:r w:rsidR="006A21A0">
          <w:rPr>
            <w:noProof/>
            <w:webHidden/>
          </w:rPr>
          <w:fldChar w:fldCharType="end"/>
        </w:r>
      </w:hyperlink>
    </w:p>
    <w:p w:rsidR="009328CE" w:rsidRDefault="0066579A">
      <w:pPr>
        <w:pStyle w:val="TOC1"/>
        <w:tabs>
          <w:tab w:val="right" w:leader="dot" w:pos="9003"/>
        </w:tabs>
        <w:rPr>
          <w:rFonts w:asciiTheme="minorHAnsi" w:eastAsiaTheme="minorEastAsia" w:hAnsiTheme="minorHAnsi" w:cstheme="minorBidi"/>
          <w:b w:val="0"/>
          <w:bCs w:val="0"/>
          <w:caps w:val="0"/>
          <w:noProof/>
          <w:sz w:val="21"/>
          <w:szCs w:val="22"/>
        </w:rPr>
      </w:pPr>
      <w:hyperlink w:anchor="_Toc493789860" w:history="1">
        <w:r w:rsidR="009328CE" w:rsidRPr="00A1634B">
          <w:rPr>
            <w:rStyle w:val="Hyperlink"/>
            <w:noProof/>
          </w:rPr>
          <w:t>13.11</w:t>
        </w:r>
        <w:r w:rsidR="009328CE" w:rsidRPr="00A1634B">
          <w:rPr>
            <w:rStyle w:val="Hyperlink"/>
            <w:rFonts w:hint="eastAsia"/>
            <w:noProof/>
          </w:rPr>
          <w:t>原油快评技术技术实施过程</w:t>
        </w:r>
        <w:r w:rsidR="009328CE">
          <w:rPr>
            <w:noProof/>
            <w:webHidden/>
          </w:rPr>
          <w:tab/>
        </w:r>
        <w:r w:rsidR="006A21A0">
          <w:rPr>
            <w:noProof/>
            <w:webHidden/>
          </w:rPr>
          <w:fldChar w:fldCharType="begin"/>
        </w:r>
        <w:r w:rsidR="009328CE">
          <w:rPr>
            <w:noProof/>
            <w:webHidden/>
          </w:rPr>
          <w:instrText xml:space="preserve"> PAGEREF _Toc493789860 \h </w:instrText>
        </w:r>
        <w:r w:rsidR="006A21A0">
          <w:rPr>
            <w:noProof/>
            <w:webHidden/>
          </w:rPr>
        </w:r>
        <w:r w:rsidR="006A21A0">
          <w:rPr>
            <w:noProof/>
            <w:webHidden/>
          </w:rPr>
          <w:fldChar w:fldCharType="separate"/>
        </w:r>
        <w:r w:rsidR="009328CE">
          <w:rPr>
            <w:noProof/>
            <w:webHidden/>
          </w:rPr>
          <w:t>33</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61" w:history="1">
        <w:r w:rsidR="009328CE" w:rsidRPr="00A1634B">
          <w:rPr>
            <w:rStyle w:val="Hyperlink"/>
            <w:noProof/>
          </w:rPr>
          <w:t>13.11.1 NMR</w:t>
        </w:r>
        <w:r w:rsidR="009328CE" w:rsidRPr="00A1634B">
          <w:rPr>
            <w:rStyle w:val="Hyperlink"/>
            <w:rFonts w:hint="eastAsia"/>
            <w:noProof/>
          </w:rPr>
          <w:t>技术简介</w:t>
        </w:r>
        <w:r w:rsidR="009328CE">
          <w:rPr>
            <w:noProof/>
            <w:webHidden/>
          </w:rPr>
          <w:tab/>
        </w:r>
        <w:r w:rsidR="006A21A0">
          <w:rPr>
            <w:noProof/>
            <w:webHidden/>
          </w:rPr>
          <w:fldChar w:fldCharType="begin"/>
        </w:r>
        <w:r w:rsidR="009328CE">
          <w:rPr>
            <w:noProof/>
            <w:webHidden/>
          </w:rPr>
          <w:instrText xml:space="preserve"> PAGEREF _Toc493789861 \h </w:instrText>
        </w:r>
        <w:r w:rsidR="006A21A0">
          <w:rPr>
            <w:noProof/>
            <w:webHidden/>
          </w:rPr>
        </w:r>
        <w:r w:rsidR="006A21A0">
          <w:rPr>
            <w:noProof/>
            <w:webHidden/>
          </w:rPr>
          <w:fldChar w:fldCharType="separate"/>
        </w:r>
        <w:r w:rsidR="009328CE">
          <w:rPr>
            <w:noProof/>
            <w:webHidden/>
          </w:rPr>
          <w:t>33</w:t>
        </w:r>
        <w:r w:rsidR="006A21A0">
          <w:rPr>
            <w:noProof/>
            <w:webHidden/>
          </w:rPr>
          <w:fldChar w:fldCharType="end"/>
        </w:r>
      </w:hyperlink>
    </w:p>
    <w:p w:rsidR="009328CE" w:rsidRDefault="0066579A">
      <w:pPr>
        <w:pStyle w:val="TOC3"/>
        <w:tabs>
          <w:tab w:val="right" w:leader="dot" w:pos="9003"/>
        </w:tabs>
        <w:rPr>
          <w:rFonts w:asciiTheme="minorHAnsi" w:eastAsiaTheme="minorEastAsia" w:hAnsiTheme="minorHAnsi" w:cstheme="minorBidi"/>
          <w:i w:val="0"/>
          <w:iCs w:val="0"/>
          <w:noProof/>
          <w:sz w:val="21"/>
          <w:szCs w:val="22"/>
        </w:rPr>
      </w:pPr>
      <w:hyperlink w:anchor="_Toc493789862" w:history="1">
        <w:r w:rsidR="009328CE" w:rsidRPr="00A1634B">
          <w:rPr>
            <w:rStyle w:val="Hyperlink"/>
            <w:noProof/>
          </w:rPr>
          <w:t>13.11.1.1</w:t>
        </w:r>
        <w:r w:rsidR="009328CE" w:rsidRPr="00A1634B">
          <w:rPr>
            <w:rStyle w:val="Hyperlink"/>
            <w:rFonts w:hint="eastAsia"/>
            <w:noProof/>
          </w:rPr>
          <w:t>技术原理</w:t>
        </w:r>
        <w:r w:rsidR="009328CE">
          <w:rPr>
            <w:noProof/>
            <w:webHidden/>
          </w:rPr>
          <w:tab/>
        </w:r>
        <w:r w:rsidR="006A21A0">
          <w:rPr>
            <w:noProof/>
            <w:webHidden/>
          </w:rPr>
          <w:fldChar w:fldCharType="begin"/>
        </w:r>
        <w:r w:rsidR="009328CE">
          <w:rPr>
            <w:noProof/>
            <w:webHidden/>
          </w:rPr>
          <w:instrText xml:space="preserve"> PAGEREF _Toc493789862 \h </w:instrText>
        </w:r>
        <w:r w:rsidR="006A21A0">
          <w:rPr>
            <w:noProof/>
            <w:webHidden/>
          </w:rPr>
        </w:r>
        <w:r w:rsidR="006A21A0">
          <w:rPr>
            <w:noProof/>
            <w:webHidden/>
          </w:rPr>
          <w:fldChar w:fldCharType="separate"/>
        </w:r>
        <w:r w:rsidR="009328CE">
          <w:rPr>
            <w:noProof/>
            <w:webHidden/>
          </w:rPr>
          <w:t>33</w:t>
        </w:r>
        <w:r w:rsidR="006A21A0">
          <w:rPr>
            <w:noProof/>
            <w:webHidden/>
          </w:rPr>
          <w:fldChar w:fldCharType="end"/>
        </w:r>
      </w:hyperlink>
    </w:p>
    <w:p w:rsidR="009328CE" w:rsidRDefault="0066579A">
      <w:pPr>
        <w:pStyle w:val="TOC3"/>
        <w:tabs>
          <w:tab w:val="right" w:leader="dot" w:pos="9003"/>
        </w:tabs>
        <w:rPr>
          <w:rFonts w:asciiTheme="minorHAnsi" w:eastAsiaTheme="minorEastAsia" w:hAnsiTheme="minorHAnsi" w:cstheme="minorBidi"/>
          <w:i w:val="0"/>
          <w:iCs w:val="0"/>
          <w:noProof/>
          <w:sz w:val="21"/>
          <w:szCs w:val="22"/>
        </w:rPr>
      </w:pPr>
      <w:hyperlink w:anchor="_Toc493789863" w:history="1">
        <w:r w:rsidR="009328CE" w:rsidRPr="00A1634B">
          <w:rPr>
            <w:rStyle w:val="Hyperlink"/>
            <w:noProof/>
          </w:rPr>
          <w:t xml:space="preserve">13.11.1.2 </w:t>
        </w:r>
        <w:r w:rsidR="009328CE" w:rsidRPr="00A1634B">
          <w:rPr>
            <w:rStyle w:val="Hyperlink"/>
            <w:rFonts w:hint="eastAsia"/>
            <w:noProof/>
          </w:rPr>
          <w:t>技术特点</w:t>
        </w:r>
        <w:r w:rsidR="009328CE">
          <w:rPr>
            <w:noProof/>
            <w:webHidden/>
          </w:rPr>
          <w:tab/>
        </w:r>
        <w:r w:rsidR="006A21A0">
          <w:rPr>
            <w:noProof/>
            <w:webHidden/>
          </w:rPr>
          <w:fldChar w:fldCharType="begin"/>
        </w:r>
        <w:r w:rsidR="009328CE">
          <w:rPr>
            <w:noProof/>
            <w:webHidden/>
          </w:rPr>
          <w:instrText xml:space="preserve"> PAGEREF _Toc493789863 \h </w:instrText>
        </w:r>
        <w:r w:rsidR="006A21A0">
          <w:rPr>
            <w:noProof/>
            <w:webHidden/>
          </w:rPr>
        </w:r>
        <w:r w:rsidR="006A21A0">
          <w:rPr>
            <w:noProof/>
            <w:webHidden/>
          </w:rPr>
          <w:fldChar w:fldCharType="separate"/>
        </w:r>
        <w:r w:rsidR="009328CE">
          <w:rPr>
            <w:noProof/>
            <w:webHidden/>
          </w:rPr>
          <w:t>36</w:t>
        </w:r>
        <w:r w:rsidR="006A21A0">
          <w:rPr>
            <w:noProof/>
            <w:webHidden/>
          </w:rPr>
          <w:fldChar w:fldCharType="end"/>
        </w:r>
      </w:hyperlink>
    </w:p>
    <w:p w:rsidR="009328CE" w:rsidRDefault="0066579A">
      <w:pPr>
        <w:pStyle w:val="TOC3"/>
        <w:tabs>
          <w:tab w:val="right" w:leader="dot" w:pos="9003"/>
        </w:tabs>
        <w:rPr>
          <w:rFonts w:asciiTheme="minorHAnsi" w:eastAsiaTheme="minorEastAsia" w:hAnsiTheme="minorHAnsi" w:cstheme="minorBidi"/>
          <w:i w:val="0"/>
          <w:iCs w:val="0"/>
          <w:noProof/>
          <w:sz w:val="21"/>
          <w:szCs w:val="22"/>
        </w:rPr>
      </w:pPr>
      <w:hyperlink w:anchor="_Toc493789864" w:history="1">
        <w:r w:rsidR="009328CE" w:rsidRPr="00A1634B">
          <w:rPr>
            <w:rStyle w:val="Hyperlink"/>
            <w:noProof/>
          </w:rPr>
          <w:t>13.11.1 .3 NMR</w:t>
        </w:r>
        <w:r w:rsidR="009328CE" w:rsidRPr="00A1634B">
          <w:rPr>
            <w:rStyle w:val="Hyperlink"/>
            <w:rFonts w:hint="eastAsia"/>
            <w:noProof/>
          </w:rPr>
          <w:t>快速检测原油实施过程</w:t>
        </w:r>
        <w:r w:rsidR="009328CE">
          <w:rPr>
            <w:noProof/>
            <w:webHidden/>
          </w:rPr>
          <w:tab/>
        </w:r>
        <w:r w:rsidR="006A21A0">
          <w:rPr>
            <w:noProof/>
            <w:webHidden/>
          </w:rPr>
          <w:fldChar w:fldCharType="begin"/>
        </w:r>
        <w:r w:rsidR="009328CE">
          <w:rPr>
            <w:noProof/>
            <w:webHidden/>
          </w:rPr>
          <w:instrText xml:space="preserve"> PAGEREF _Toc493789864 \h </w:instrText>
        </w:r>
        <w:r w:rsidR="006A21A0">
          <w:rPr>
            <w:noProof/>
            <w:webHidden/>
          </w:rPr>
        </w:r>
        <w:r w:rsidR="006A21A0">
          <w:rPr>
            <w:noProof/>
            <w:webHidden/>
          </w:rPr>
          <w:fldChar w:fldCharType="separate"/>
        </w:r>
        <w:r w:rsidR="009328CE">
          <w:rPr>
            <w:noProof/>
            <w:webHidden/>
          </w:rPr>
          <w:t>36</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65" w:history="1">
        <w:r w:rsidR="009328CE" w:rsidRPr="00A1634B">
          <w:rPr>
            <w:rStyle w:val="Hyperlink"/>
            <w:noProof/>
          </w:rPr>
          <w:t>13.11.2</w:t>
        </w:r>
        <w:r w:rsidR="009328CE" w:rsidRPr="00A1634B">
          <w:rPr>
            <w:rStyle w:val="Hyperlink"/>
            <w:rFonts w:hint="eastAsia"/>
            <w:noProof/>
          </w:rPr>
          <w:t>快评系统平台实现</w:t>
        </w:r>
        <w:r w:rsidR="009328CE">
          <w:rPr>
            <w:noProof/>
            <w:webHidden/>
          </w:rPr>
          <w:tab/>
        </w:r>
        <w:r w:rsidR="006A21A0">
          <w:rPr>
            <w:noProof/>
            <w:webHidden/>
          </w:rPr>
          <w:fldChar w:fldCharType="begin"/>
        </w:r>
        <w:r w:rsidR="009328CE">
          <w:rPr>
            <w:noProof/>
            <w:webHidden/>
          </w:rPr>
          <w:instrText xml:space="preserve"> PAGEREF _Toc493789865 \h </w:instrText>
        </w:r>
        <w:r w:rsidR="006A21A0">
          <w:rPr>
            <w:noProof/>
            <w:webHidden/>
          </w:rPr>
        </w:r>
        <w:r w:rsidR="006A21A0">
          <w:rPr>
            <w:noProof/>
            <w:webHidden/>
          </w:rPr>
          <w:fldChar w:fldCharType="separate"/>
        </w:r>
        <w:r w:rsidR="009328CE">
          <w:rPr>
            <w:noProof/>
            <w:webHidden/>
          </w:rPr>
          <w:t>37</w:t>
        </w:r>
        <w:r w:rsidR="006A21A0">
          <w:rPr>
            <w:noProof/>
            <w:webHidden/>
          </w:rPr>
          <w:fldChar w:fldCharType="end"/>
        </w:r>
      </w:hyperlink>
    </w:p>
    <w:p w:rsidR="009328CE" w:rsidRDefault="0066579A" w:rsidP="009328CE">
      <w:pPr>
        <w:pStyle w:val="TOC3"/>
        <w:tabs>
          <w:tab w:val="right" w:leader="dot" w:pos="9003"/>
        </w:tabs>
        <w:ind w:leftChars="100" w:left="210"/>
        <w:rPr>
          <w:rFonts w:asciiTheme="minorHAnsi" w:eastAsiaTheme="minorEastAsia" w:hAnsiTheme="minorHAnsi" w:cstheme="minorBidi"/>
          <w:i w:val="0"/>
          <w:iCs w:val="0"/>
          <w:noProof/>
          <w:sz w:val="21"/>
          <w:szCs w:val="22"/>
        </w:rPr>
      </w:pPr>
      <w:hyperlink w:anchor="_Toc493789866" w:history="1">
        <w:r w:rsidR="009328CE" w:rsidRPr="00A1634B">
          <w:rPr>
            <w:rStyle w:val="Hyperlink"/>
            <w:noProof/>
          </w:rPr>
          <w:t>13.11.3</w:t>
        </w:r>
        <w:r w:rsidR="009328CE" w:rsidRPr="00A1634B">
          <w:rPr>
            <w:rStyle w:val="Hyperlink"/>
            <w:rFonts w:hint="eastAsia"/>
            <w:noProof/>
          </w:rPr>
          <w:t>快速配置开发引擎</w:t>
        </w:r>
        <w:r w:rsidR="009328CE">
          <w:rPr>
            <w:noProof/>
            <w:webHidden/>
          </w:rPr>
          <w:tab/>
        </w:r>
        <w:r w:rsidR="006A21A0">
          <w:rPr>
            <w:noProof/>
            <w:webHidden/>
          </w:rPr>
          <w:fldChar w:fldCharType="begin"/>
        </w:r>
        <w:r w:rsidR="009328CE">
          <w:rPr>
            <w:noProof/>
            <w:webHidden/>
          </w:rPr>
          <w:instrText xml:space="preserve"> PAGEREF _Toc493789866 \h </w:instrText>
        </w:r>
        <w:r w:rsidR="006A21A0">
          <w:rPr>
            <w:noProof/>
            <w:webHidden/>
          </w:rPr>
        </w:r>
        <w:r w:rsidR="006A21A0">
          <w:rPr>
            <w:noProof/>
            <w:webHidden/>
          </w:rPr>
          <w:fldChar w:fldCharType="separate"/>
        </w:r>
        <w:r w:rsidR="009328CE">
          <w:rPr>
            <w:noProof/>
            <w:webHidden/>
          </w:rPr>
          <w:t>37</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67" w:history="1">
        <w:r w:rsidR="009328CE" w:rsidRPr="00A1634B">
          <w:rPr>
            <w:rStyle w:val="Hyperlink"/>
            <w:noProof/>
          </w:rPr>
          <w:t>13.11.4</w:t>
        </w:r>
        <w:r w:rsidR="009328CE" w:rsidRPr="00A1634B">
          <w:rPr>
            <w:rStyle w:val="Hyperlink"/>
            <w:rFonts w:hint="eastAsia"/>
            <w:noProof/>
          </w:rPr>
          <w:t>系统配置方案</w:t>
        </w:r>
        <w:r w:rsidR="009328CE">
          <w:rPr>
            <w:noProof/>
            <w:webHidden/>
          </w:rPr>
          <w:tab/>
        </w:r>
        <w:r w:rsidR="006A21A0">
          <w:rPr>
            <w:noProof/>
            <w:webHidden/>
          </w:rPr>
          <w:fldChar w:fldCharType="begin"/>
        </w:r>
        <w:r w:rsidR="009328CE">
          <w:rPr>
            <w:noProof/>
            <w:webHidden/>
          </w:rPr>
          <w:instrText xml:space="preserve"> PAGEREF _Toc493789867 \h </w:instrText>
        </w:r>
        <w:r w:rsidR="006A21A0">
          <w:rPr>
            <w:noProof/>
            <w:webHidden/>
          </w:rPr>
        </w:r>
        <w:r w:rsidR="006A21A0">
          <w:rPr>
            <w:noProof/>
            <w:webHidden/>
          </w:rPr>
          <w:fldChar w:fldCharType="separate"/>
        </w:r>
        <w:r w:rsidR="009328CE">
          <w:rPr>
            <w:noProof/>
            <w:webHidden/>
          </w:rPr>
          <w:t>38</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68" w:history="1">
        <w:r w:rsidR="009328CE" w:rsidRPr="00A1634B">
          <w:rPr>
            <w:rStyle w:val="Hyperlink"/>
            <w:noProof/>
          </w:rPr>
          <w:t xml:space="preserve">13.11.5 </w:t>
        </w:r>
        <w:r w:rsidR="009328CE" w:rsidRPr="00A1634B">
          <w:rPr>
            <w:rStyle w:val="Hyperlink"/>
            <w:rFonts w:hint="eastAsia"/>
            <w:noProof/>
          </w:rPr>
          <w:t>项目组织架构</w:t>
        </w:r>
        <w:r w:rsidR="009328CE">
          <w:rPr>
            <w:noProof/>
            <w:webHidden/>
          </w:rPr>
          <w:tab/>
        </w:r>
        <w:r w:rsidR="006A21A0">
          <w:rPr>
            <w:noProof/>
            <w:webHidden/>
          </w:rPr>
          <w:fldChar w:fldCharType="begin"/>
        </w:r>
        <w:r w:rsidR="009328CE">
          <w:rPr>
            <w:noProof/>
            <w:webHidden/>
          </w:rPr>
          <w:instrText xml:space="preserve"> PAGEREF _Toc493789868 \h </w:instrText>
        </w:r>
        <w:r w:rsidR="006A21A0">
          <w:rPr>
            <w:noProof/>
            <w:webHidden/>
          </w:rPr>
        </w:r>
        <w:r w:rsidR="006A21A0">
          <w:rPr>
            <w:noProof/>
            <w:webHidden/>
          </w:rPr>
          <w:fldChar w:fldCharType="separate"/>
        </w:r>
        <w:r w:rsidR="009328CE">
          <w:rPr>
            <w:noProof/>
            <w:webHidden/>
          </w:rPr>
          <w:t>38</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69" w:history="1">
        <w:r w:rsidR="009328CE" w:rsidRPr="00A1634B">
          <w:rPr>
            <w:rStyle w:val="Hyperlink"/>
            <w:noProof/>
          </w:rPr>
          <w:t>13.11.6</w:t>
        </w:r>
        <w:r w:rsidR="009328CE" w:rsidRPr="00A1634B">
          <w:rPr>
            <w:rStyle w:val="Hyperlink"/>
            <w:rFonts w:hint="eastAsia"/>
            <w:noProof/>
          </w:rPr>
          <w:t>组织人员安排</w:t>
        </w:r>
        <w:r w:rsidR="009328CE">
          <w:rPr>
            <w:noProof/>
            <w:webHidden/>
          </w:rPr>
          <w:tab/>
        </w:r>
        <w:r w:rsidR="006A21A0">
          <w:rPr>
            <w:noProof/>
            <w:webHidden/>
          </w:rPr>
          <w:fldChar w:fldCharType="begin"/>
        </w:r>
        <w:r w:rsidR="009328CE">
          <w:rPr>
            <w:noProof/>
            <w:webHidden/>
          </w:rPr>
          <w:instrText xml:space="preserve"> PAGEREF _Toc493789869 \h </w:instrText>
        </w:r>
        <w:r w:rsidR="006A21A0">
          <w:rPr>
            <w:noProof/>
            <w:webHidden/>
          </w:rPr>
        </w:r>
        <w:r w:rsidR="006A21A0">
          <w:rPr>
            <w:noProof/>
            <w:webHidden/>
          </w:rPr>
          <w:fldChar w:fldCharType="separate"/>
        </w:r>
        <w:r w:rsidR="009328CE">
          <w:rPr>
            <w:noProof/>
            <w:webHidden/>
          </w:rPr>
          <w:t>38</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70" w:history="1">
        <w:r w:rsidR="009328CE" w:rsidRPr="00A1634B">
          <w:rPr>
            <w:rStyle w:val="Hyperlink"/>
            <w:noProof/>
          </w:rPr>
          <w:t>13.11.6</w:t>
        </w:r>
        <w:r w:rsidR="009328CE" w:rsidRPr="00A1634B">
          <w:rPr>
            <w:rStyle w:val="Hyperlink"/>
            <w:rFonts w:hint="eastAsia"/>
            <w:noProof/>
          </w:rPr>
          <w:t>实施管理制度</w:t>
        </w:r>
        <w:r w:rsidR="009328CE">
          <w:rPr>
            <w:noProof/>
            <w:webHidden/>
          </w:rPr>
          <w:tab/>
        </w:r>
        <w:r w:rsidR="006A21A0">
          <w:rPr>
            <w:noProof/>
            <w:webHidden/>
          </w:rPr>
          <w:fldChar w:fldCharType="begin"/>
        </w:r>
        <w:r w:rsidR="009328CE">
          <w:rPr>
            <w:noProof/>
            <w:webHidden/>
          </w:rPr>
          <w:instrText xml:space="preserve"> PAGEREF _Toc493789870 \h </w:instrText>
        </w:r>
        <w:r w:rsidR="006A21A0">
          <w:rPr>
            <w:noProof/>
            <w:webHidden/>
          </w:rPr>
        </w:r>
        <w:r w:rsidR="006A21A0">
          <w:rPr>
            <w:noProof/>
            <w:webHidden/>
          </w:rPr>
          <w:fldChar w:fldCharType="separate"/>
        </w:r>
        <w:r w:rsidR="009328CE">
          <w:rPr>
            <w:noProof/>
            <w:webHidden/>
          </w:rPr>
          <w:t>39</w:t>
        </w:r>
        <w:r w:rsidR="006A21A0">
          <w:rPr>
            <w:noProof/>
            <w:webHidden/>
          </w:rPr>
          <w:fldChar w:fldCharType="end"/>
        </w:r>
      </w:hyperlink>
    </w:p>
    <w:p w:rsidR="009328CE" w:rsidRDefault="0066579A">
      <w:pPr>
        <w:pStyle w:val="TOC3"/>
        <w:tabs>
          <w:tab w:val="right" w:leader="dot" w:pos="9003"/>
        </w:tabs>
        <w:rPr>
          <w:rFonts w:asciiTheme="minorHAnsi" w:eastAsiaTheme="minorEastAsia" w:hAnsiTheme="minorHAnsi" w:cstheme="minorBidi"/>
          <w:i w:val="0"/>
          <w:iCs w:val="0"/>
          <w:noProof/>
          <w:sz w:val="21"/>
          <w:szCs w:val="22"/>
        </w:rPr>
      </w:pPr>
      <w:hyperlink w:anchor="_Toc493789871" w:history="1">
        <w:r w:rsidR="009328CE" w:rsidRPr="00A1634B">
          <w:rPr>
            <w:rStyle w:val="Hyperlink"/>
            <w:noProof/>
          </w:rPr>
          <w:t>13.11.6.1</w:t>
        </w:r>
        <w:r w:rsidR="009328CE" w:rsidRPr="00A1634B">
          <w:rPr>
            <w:rStyle w:val="Hyperlink"/>
            <w:rFonts w:hint="eastAsia"/>
            <w:noProof/>
          </w:rPr>
          <w:t>项目经理制度</w:t>
        </w:r>
        <w:r w:rsidR="009328CE">
          <w:rPr>
            <w:noProof/>
            <w:webHidden/>
          </w:rPr>
          <w:tab/>
        </w:r>
        <w:r w:rsidR="006A21A0">
          <w:rPr>
            <w:noProof/>
            <w:webHidden/>
          </w:rPr>
          <w:fldChar w:fldCharType="begin"/>
        </w:r>
        <w:r w:rsidR="009328CE">
          <w:rPr>
            <w:noProof/>
            <w:webHidden/>
          </w:rPr>
          <w:instrText xml:space="preserve"> PAGEREF _Toc493789871 \h </w:instrText>
        </w:r>
        <w:r w:rsidR="006A21A0">
          <w:rPr>
            <w:noProof/>
            <w:webHidden/>
          </w:rPr>
        </w:r>
        <w:r w:rsidR="006A21A0">
          <w:rPr>
            <w:noProof/>
            <w:webHidden/>
          </w:rPr>
          <w:fldChar w:fldCharType="separate"/>
        </w:r>
        <w:r w:rsidR="009328CE">
          <w:rPr>
            <w:noProof/>
            <w:webHidden/>
          </w:rPr>
          <w:t>39</w:t>
        </w:r>
        <w:r w:rsidR="006A21A0">
          <w:rPr>
            <w:noProof/>
            <w:webHidden/>
          </w:rPr>
          <w:fldChar w:fldCharType="end"/>
        </w:r>
      </w:hyperlink>
    </w:p>
    <w:p w:rsidR="009328CE" w:rsidRDefault="0066579A">
      <w:pPr>
        <w:pStyle w:val="TOC3"/>
        <w:tabs>
          <w:tab w:val="right" w:leader="dot" w:pos="9003"/>
        </w:tabs>
        <w:rPr>
          <w:rFonts w:asciiTheme="minorHAnsi" w:eastAsiaTheme="minorEastAsia" w:hAnsiTheme="minorHAnsi" w:cstheme="minorBidi"/>
          <w:i w:val="0"/>
          <w:iCs w:val="0"/>
          <w:noProof/>
          <w:sz w:val="21"/>
          <w:szCs w:val="22"/>
        </w:rPr>
      </w:pPr>
      <w:hyperlink w:anchor="_Toc493789872" w:history="1">
        <w:r w:rsidR="009328CE" w:rsidRPr="00A1634B">
          <w:rPr>
            <w:rStyle w:val="Hyperlink"/>
            <w:noProof/>
          </w:rPr>
          <w:t>13.11.6.2</w:t>
        </w:r>
        <w:r w:rsidR="009328CE" w:rsidRPr="00A1634B">
          <w:rPr>
            <w:rStyle w:val="Hyperlink"/>
            <w:rFonts w:hint="eastAsia"/>
            <w:noProof/>
          </w:rPr>
          <w:t>项目例会制度</w:t>
        </w:r>
        <w:r w:rsidR="009328CE">
          <w:rPr>
            <w:noProof/>
            <w:webHidden/>
          </w:rPr>
          <w:tab/>
        </w:r>
        <w:r w:rsidR="006A21A0">
          <w:rPr>
            <w:noProof/>
            <w:webHidden/>
          </w:rPr>
          <w:fldChar w:fldCharType="begin"/>
        </w:r>
        <w:r w:rsidR="009328CE">
          <w:rPr>
            <w:noProof/>
            <w:webHidden/>
          </w:rPr>
          <w:instrText xml:space="preserve"> PAGEREF _Toc493789872 \h </w:instrText>
        </w:r>
        <w:r w:rsidR="006A21A0">
          <w:rPr>
            <w:noProof/>
            <w:webHidden/>
          </w:rPr>
        </w:r>
        <w:r w:rsidR="006A21A0">
          <w:rPr>
            <w:noProof/>
            <w:webHidden/>
          </w:rPr>
          <w:fldChar w:fldCharType="separate"/>
        </w:r>
        <w:r w:rsidR="009328CE">
          <w:rPr>
            <w:noProof/>
            <w:webHidden/>
          </w:rPr>
          <w:t>39</w:t>
        </w:r>
        <w:r w:rsidR="006A21A0">
          <w:rPr>
            <w:noProof/>
            <w:webHidden/>
          </w:rPr>
          <w:fldChar w:fldCharType="end"/>
        </w:r>
      </w:hyperlink>
    </w:p>
    <w:p w:rsidR="009328CE" w:rsidRDefault="0066579A">
      <w:pPr>
        <w:pStyle w:val="TOC3"/>
        <w:tabs>
          <w:tab w:val="right" w:leader="dot" w:pos="9003"/>
        </w:tabs>
        <w:rPr>
          <w:rFonts w:asciiTheme="minorHAnsi" w:eastAsiaTheme="minorEastAsia" w:hAnsiTheme="minorHAnsi" w:cstheme="minorBidi"/>
          <w:i w:val="0"/>
          <w:iCs w:val="0"/>
          <w:noProof/>
          <w:sz w:val="21"/>
          <w:szCs w:val="22"/>
        </w:rPr>
      </w:pPr>
      <w:hyperlink w:anchor="_Toc493789873" w:history="1">
        <w:r w:rsidR="009328CE" w:rsidRPr="00A1634B">
          <w:rPr>
            <w:rStyle w:val="Hyperlink"/>
            <w:noProof/>
          </w:rPr>
          <w:t>13.11.6.3</w:t>
        </w:r>
        <w:r w:rsidR="009328CE" w:rsidRPr="00A1634B">
          <w:rPr>
            <w:rStyle w:val="Hyperlink"/>
            <w:rFonts w:hint="eastAsia"/>
            <w:noProof/>
          </w:rPr>
          <w:t>工程协调会议</w:t>
        </w:r>
        <w:r w:rsidR="009328CE">
          <w:rPr>
            <w:noProof/>
            <w:webHidden/>
          </w:rPr>
          <w:tab/>
        </w:r>
        <w:r w:rsidR="006A21A0">
          <w:rPr>
            <w:noProof/>
            <w:webHidden/>
          </w:rPr>
          <w:fldChar w:fldCharType="begin"/>
        </w:r>
        <w:r w:rsidR="009328CE">
          <w:rPr>
            <w:noProof/>
            <w:webHidden/>
          </w:rPr>
          <w:instrText xml:space="preserve"> PAGEREF _Toc493789873 \h </w:instrText>
        </w:r>
        <w:r w:rsidR="006A21A0">
          <w:rPr>
            <w:noProof/>
            <w:webHidden/>
          </w:rPr>
        </w:r>
        <w:r w:rsidR="006A21A0">
          <w:rPr>
            <w:noProof/>
            <w:webHidden/>
          </w:rPr>
          <w:fldChar w:fldCharType="separate"/>
        </w:r>
        <w:r w:rsidR="009328CE">
          <w:rPr>
            <w:noProof/>
            <w:webHidden/>
          </w:rPr>
          <w:t>39</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74" w:history="1">
        <w:r w:rsidR="009328CE" w:rsidRPr="00A1634B">
          <w:rPr>
            <w:rStyle w:val="Hyperlink"/>
            <w:noProof/>
          </w:rPr>
          <w:t>13.11.7</w:t>
        </w:r>
        <w:r w:rsidR="009328CE" w:rsidRPr="00A1634B">
          <w:rPr>
            <w:rStyle w:val="Hyperlink"/>
            <w:rFonts w:hint="eastAsia"/>
            <w:noProof/>
          </w:rPr>
          <w:t>项目管理办法</w:t>
        </w:r>
        <w:r w:rsidR="009328CE">
          <w:rPr>
            <w:noProof/>
            <w:webHidden/>
          </w:rPr>
          <w:tab/>
        </w:r>
        <w:r w:rsidR="006A21A0">
          <w:rPr>
            <w:noProof/>
            <w:webHidden/>
          </w:rPr>
          <w:fldChar w:fldCharType="begin"/>
        </w:r>
        <w:r w:rsidR="009328CE">
          <w:rPr>
            <w:noProof/>
            <w:webHidden/>
          </w:rPr>
          <w:instrText xml:space="preserve"> PAGEREF _Toc493789874 \h </w:instrText>
        </w:r>
        <w:r w:rsidR="006A21A0">
          <w:rPr>
            <w:noProof/>
            <w:webHidden/>
          </w:rPr>
        </w:r>
        <w:r w:rsidR="006A21A0">
          <w:rPr>
            <w:noProof/>
            <w:webHidden/>
          </w:rPr>
          <w:fldChar w:fldCharType="separate"/>
        </w:r>
        <w:r w:rsidR="009328CE">
          <w:rPr>
            <w:noProof/>
            <w:webHidden/>
          </w:rPr>
          <w:t>39</w:t>
        </w:r>
        <w:r w:rsidR="006A21A0">
          <w:rPr>
            <w:noProof/>
            <w:webHidden/>
          </w:rPr>
          <w:fldChar w:fldCharType="end"/>
        </w:r>
      </w:hyperlink>
    </w:p>
    <w:p w:rsidR="009328CE" w:rsidRDefault="0066579A">
      <w:pPr>
        <w:pStyle w:val="TOC3"/>
        <w:tabs>
          <w:tab w:val="right" w:leader="dot" w:pos="9003"/>
        </w:tabs>
        <w:rPr>
          <w:rFonts w:asciiTheme="minorHAnsi" w:eastAsiaTheme="minorEastAsia" w:hAnsiTheme="minorHAnsi" w:cstheme="minorBidi"/>
          <w:i w:val="0"/>
          <w:iCs w:val="0"/>
          <w:noProof/>
          <w:sz w:val="21"/>
          <w:szCs w:val="22"/>
        </w:rPr>
      </w:pPr>
      <w:hyperlink w:anchor="_Toc493789875" w:history="1">
        <w:r w:rsidR="009328CE" w:rsidRPr="00A1634B">
          <w:rPr>
            <w:rStyle w:val="Hyperlink"/>
            <w:noProof/>
          </w:rPr>
          <w:t>13.11.7.1</w:t>
        </w:r>
        <w:r w:rsidR="009328CE" w:rsidRPr="00A1634B">
          <w:rPr>
            <w:rStyle w:val="Hyperlink"/>
            <w:rFonts w:hint="eastAsia"/>
            <w:noProof/>
          </w:rPr>
          <w:t>沟通管理</w:t>
        </w:r>
        <w:r w:rsidR="009328CE">
          <w:rPr>
            <w:noProof/>
            <w:webHidden/>
          </w:rPr>
          <w:tab/>
        </w:r>
        <w:r w:rsidR="006A21A0">
          <w:rPr>
            <w:noProof/>
            <w:webHidden/>
          </w:rPr>
          <w:fldChar w:fldCharType="begin"/>
        </w:r>
        <w:r w:rsidR="009328CE">
          <w:rPr>
            <w:noProof/>
            <w:webHidden/>
          </w:rPr>
          <w:instrText xml:space="preserve"> PAGEREF _Toc493789875 \h </w:instrText>
        </w:r>
        <w:r w:rsidR="006A21A0">
          <w:rPr>
            <w:noProof/>
            <w:webHidden/>
          </w:rPr>
        </w:r>
        <w:r w:rsidR="006A21A0">
          <w:rPr>
            <w:noProof/>
            <w:webHidden/>
          </w:rPr>
          <w:fldChar w:fldCharType="separate"/>
        </w:r>
        <w:r w:rsidR="009328CE">
          <w:rPr>
            <w:noProof/>
            <w:webHidden/>
          </w:rPr>
          <w:t>39</w:t>
        </w:r>
        <w:r w:rsidR="006A21A0">
          <w:rPr>
            <w:noProof/>
            <w:webHidden/>
          </w:rPr>
          <w:fldChar w:fldCharType="end"/>
        </w:r>
      </w:hyperlink>
    </w:p>
    <w:p w:rsidR="009328CE" w:rsidRDefault="0066579A">
      <w:pPr>
        <w:pStyle w:val="TOC3"/>
        <w:tabs>
          <w:tab w:val="right" w:leader="dot" w:pos="9003"/>
        </w:tabs>
        <w:rPr>
          <w:rFonts w:asciiTheme="minorHAnsi" w:eastAsiaTheme="minorEastAsia" w:hAnsiTheme="minorHAnsi" w:cstheme="minorBidi"/>
          <w:i w:val="0"/>
          <w:iCs w:val="0"/>
          <w:noProof/>
          <w:sz w:val="21"/>
          <w:szCs w:val="22"/>
        </w:rPr>
      </w:pPr>
      <w:hyperlink w:anchor="_Toc493789876" w:history="1">
        <w:r w:rsidR="009328CE" w:rsidRPr="00A1634B">
          <w:rPr>
            <w:rStyle w:val="Hyperlink"/>
            <w:noProof/>
          </w:rPr>
          <w:t>13.11.7.2</w:t>
        </w:r>
        <w:r w:rsidR="009328CE" w:rsidRPr="00A1634B">
          <w:rPr>
            <w:rStyle w:val="Hyperlink"/>
            <w:rFonts w:hint="eastAsia"/>
            <w:noProof/>
          </w:rPr>
          <w:t>进度管理</w:t>
        </w:r>
        <w:r w:rsidR="009328CE">
          <w:rPr>
            <w:noProof/>
            <w:webHidden/>
          </w:rPr>
          <w:tab/>
        </w:r>
        <w:r w:rsidR="006A21A0">
          <w:rPr>
            <w:noProof/>
            <w:webHidden/>
          </w:rPr>
          <w:fldChar w:fldCharType="begin"/>
        </w:r>
        <w:r w:rsidR="009328CE">
          <w:rPr>
            <w:noProof/>
            <w:webHidden/>
          </w:rPr>
          <w:instrText xml:space="preserve"> PAGEREF _Toc493789876 \h </w:instrText>
        </w:r>
        <w:r w:rsidR="006A21A0">
          <w:rPr>
            <w:noProof/>
            <w:webHidden/>
          </w:rPr>
        </w:r>
        <w:r w:rsidR="006A21A0">
          <w:rPr>
            <w:noProof/>
            <w:webHidden/>
          </w:rPr>
          <w:fldChar w:fldCharType="separate"/>
        </w:r>
        <w:r w:rsidR="009328CE">
          <w:rPr>
            <w:noProof/>
            <w:webHidden/>
          </w:rPr>
          <w:t>40</w:t>
        </w:r>
        <w:r w:rsidR="006A21A0">
          <w:rPr>
            <w:noProof/>
            <w:webHidden/>
          </w:rPr>
          <w:fldChar w:fldCharType="end"/>
        </w:r>
      </w:hyperlink>
    </w:p>
    <w:p w:rsidR="009328CE" w:rsidRDefault="0066579A">
      <w:pPr>
        <w:pStyle w:val="TOC3"/>
        <w:tabs>
          <w:tab w:val="right" w:leader="dot" w:pos="9003"/>
        </w:tabs>
        <w:rPr>
          <w:rFonts w:asciiTheme="minorHAnsi" w:eastAsiaTheme="minorEastAsia" w:hAnsiTheme="minorHAnsi" w:cstheme="minorBidi"/>
          <w:i w:val="0"/>
          <w:iCs w:val="0"/>
          <w:noProof/>
          <w:sz w:val="21"/>
          <w:szCs w:val="22"/>
        </w:rPr>
      </w:pPr>
      <w:hyperlink w:anchor="_Toc493789877" w:history="1">
        <w:r w:rsidR="009328CE" w:rsidRPr="00A1634B">
          <w:rPr>
            <w:rStyle w:val="Hyperlink"/>
            <w:noProof/>
          </w:rPr>
          <w:t xml:space="preserve">13.11.7.3 </w:t>
        </w:r>
        <w:r w:rsidR="009328CE" w:rsidRPr="00A1634B">
          <w:rPr>
            <w:rStyle w:val="Hyperlink"/>
            <w:rFonts w:hint="eastAsia"/>
            <w:noProof/>
          </w:rPr>
          <w:t>质量管理</w:t>
        </w:r>
        <w:r w:rsidR="009328CE">
          <w:rPr>
            <w:noProof/>
            <w:webHidden/>
          </w:rPr>
          <w:tab/>
        </w:r>
        <w:r w:rsidR="006A21A0">
          <w:rPr>
            <w:noProof/>
            <w:webHidden/>
          </w:rPr>
          <w:fldChar w:fldCharType="begin"/>
        </w:r>
        <w:r w:rsidR="009328CE">
          <w:rPr>
            <w:noProof/>
            <w:webHidden/>
          </w:rPr>
          <w:instrText xml:space="preserve"> PAGEREF _Toc493789877 \h </w:instrText>
        </w:r>
        <w:r w:rsidR="006A21A0">
          <w:rPr>
            <w:noProof/>
            <w:webHidden/>
          </w:rPr>
        </w:r>
        <w:r w:rsidR="006A21A0">
          <w:rPr>
            <w:noProof/>
            <w:webHidden/>
          </w:rPr>
          <w:fldChar w:fldCharType="separate"/>
        </w:r>
        <w:r w:rsidR="009328CE">
          <w:rPr>
            <w:noProof/>
            <w:webHidden/>
          </w:rPr>
          <w:t>40</w:t>
        </w:r>
        <w:r w:rsidR="006A21A0">
          <w:rPr>
            <w:noProof/>
            <w:webHidden/>
          </w:rPr>
          <w:fldChar w:fldCharType="end"/>
        </w:r>
      </w:hyperlink>
    </w:p>
    <w:p w:rsidR="009328CE" w:rsidRDefault="0066579A">
      <w:pPr>
        <w:pStyle w:val="TOC3"/>
        <w:tabs>
          <w:tab w:val="right" w:leader="dot" w:pos="9003"/>
        </w:tabs>
        <w:rPr>
          <w:rFonts w:asciiTheme="minorHAnsi" w:eastAsiaTheme="minorEastAsia" w:hAnsiTheme="minorHAnsi" w:cstheme="minorBidi"/>
          <w:i w:val="0"/>
          <w:iCs w:val="0"/>
          <w:noProof/>
          <w:sz w:val="21"/>
          <w:szCs w:val="22"/>
        </w:rPr>
      </w:pPr>
      <w:hyperlink w:anchor="_Toc493789878" w:history="1">
        <w:r w:rsidR="009328CE" w:rsidRPr="00A1634B">
          <w:rPr>
            <w:rStyle w:val="Hyperlink"/>
            <w:noProof/>
          </w:rPr>
          <w:t xml:space="preserve">13.11.7.4 </w:t>
        </w:r>
        <w:r w:rsidR="009328CE" w:rsidRPr="00A1634B">
          <w:rPr>
            <w:rStyle w:val="Hyperlink"/>
            <w:rFonts w:hint="eastAsia"/>
            <w:noProof/>
          </w:rPr>
          <w:t>变更控制</w:t>
        </w:r>
        <w:r w:rsidR="009328CE">
          <w:rPr>
            <w:noProof/>
            <w:webHidden/>
          </w:rPr>
          <w:tab/>
        </w:r>
        <w:r w:rsidR="006A21A0">
          <w:rPr>
            <w:noProof/>
            <w:webHidden/>
          </w:rPr>
          <w:fldChar w:fldCharType="begin"/>
        </w:r>
        <w:r w:rsidR="009328CE">
          <w:rPr>
            <w:noProof/>
            <w:webHidden/>
          </w:rPr>
          <w:instrText xml:space="preserve"> PAGEREF _Toc493789878 \h </w:instrText>
        </w:r>
        <w:r w:rsidR="006A21A0">
          <w:rPr>
            <w:noProof/>
            <w:webHidden/>
          </w:rPr>
        </w:r>
        <w:r w:rsidR="006A21A0">
          <w:rPr>
            <w:noProof/>
            <w:webHidden/>
          </w:rPr>
          <w:fldChar w:fldCharType="separate"/>
        </w:r>
        <w:r w:rsidR="009328CE">
          <w:rPr>
            <w:noProof/>
            <w:webHidden/>
          </w:rPr>
          <w:t>41</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79" w:history="1">
        <w:r w:rsidR="009328CE" w:rsidRPr="00A1634B">
          <w:rPr>
            <w:rStyle w:val="Hyperlink"/>
            <w:noProof/>
          </w:rPr>
          <w:t xml:space="preserve">13.11.8 </w:t>
        </w:r>
        <w:r w:rsidR="009328CE" w:rsidRPr="00A1634B">
          <w:rPr>
            <w:rStyle w:val="Hyperlink"/>
            <w:rFonts w:hint="eastAsia"/>
            <w:noProof/>
          </w:rPr>
          <w:t>项目建设计划</w:t>
        </w:r>
        <w:r w:rsidR="009328CE">
          <w:rPr>
            <w:noProof/>
            <w:webHidden/>
          </w:rPr>
          <w:tab/>
        </w:r>
        <w:r w:rsidR="006A21A0">
          <w:rPr>
            <w:noProof/>
            <w:webHidden/>
          </w:rPr>
          <w:fldChar w:fldCharType="begin"/>
        </w:r>
        <w:r w:rsidR="009328CE">
          <w:rPr>
            <w:noProof/>
            <w:webHidden/>
          </w:rPr>
          <w:instrText xml:space="preserve"> PAGEREF _Toc493789879 \h </w:instrText>
        </w:r>
        <w:r w:rsidR="006A21A0">
          <w:rPr>
            <w:noProof/>
            <w:webHidden/>
          </w:rPr>
        </w:r>
        <w:r w:rsidR="006A21A0">
          <w:rPr>
            <w:noProof/>
            <w:webHidden/>
          </w:rPr>
          <w:fldChar w:fldCharType="separate"/>
        </w:r>
        <w:r w:rsidR="009328CE">
          <w:rPr>
            <w:noProof/>
            <w:webHidden/>
          </w:rPr>
          <w:t>41</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80" w:history="1">
        <w:r w:rsidR="009328CE" w:rsidRPr="00A1634B">
          <w:rPr>
            <w:rStyle w:val="Hyperlink"/>
            <w:noProof/>
          </w:rPr>
          <w:t xml:space="preserve">13.11.9 </w:t>
        </w:r>
        <w:r w:rsidR="009328CE" w:rsidRPr="00A1634B">
          <w:rPr>
            <w:rStyle w:val="Hyperlink"/>
            <w:rFonts w:hint="eastAsia"/>
            <w:noProof/>
          </w:rPr>
          <w:t>系统培训计划</w:t>
        </w:r>
        <w:r w:rsidR="009328CE">
          <w:rPr>
            <w:noProof/>
            <w:webHidden/>
          </w:rPr>
          <w:tab/>
        </w:r>
        <w:r w:rsidR="006A21A0">
          <w:rPr>
            <w:noProof/>
            <w:webHidden/>
          </w:rPr>
          <w:fldChar w:fldCharType="begin"/>
        </w:r>
        <w:r w:rsidR="009328CE">
          <w:rPr>
            <w:noProof/>
            <w:webHidden/>
          </w:rPr>
          <w:instrText xml:space="preserve"> PAGEREF _Toc493789880 \h </w:instrText>
        </w:r>
        <w:r w:rsidR="006A21A0">
          <w:rPr>
            <w:noProof/>
            <w:webHidden/>
          </w:rPr>
        </w:r>
        <w:r w:rsidR="006A21A0">
          <w:rPr>
            <w:noProof/>
            <w:webHidden/>
          </w:rPr>
          <w:fldChar w:fldCharType="separate"/>
        </w:r>
        <w:r w:rsidR="009328CE">
          <w:rPr>
            <w:noProof/>
            <w:webHidden/>
          </w:rPr>
          <w:t>42</w:t>
        </w:r>
        <w:r w:rsidR="006A21A0">
          <w:rPr>
            <w:noProof/>
            <w:webHidden/>
          </w:rPr>
          <w:fldChar w:fldCharType="end"/>
        </w:r>
      </w:hyperlink>
    </w:p>
    <w:p w:rsidR="009328CE" w:rsidRDefault="0066579A" w:rsidP="009328CE">
      <w:pPr>
        <w:pStyle w:val="TOC3"/>
        <w:tabs>
          <w:tab w:val="right" w:leader="dot" w:pos="9003"/>
        </w:tabs>
        <w:ind w:leftChars="100" w:left="210"/>
        <w:rPr>
          <w:rFonts w:asciiTheme="minorHAnsi" w:eastAsiaTheme="minorEastAsia" w:hAnsiTheme="minorHAnsi" w:cstheme="minorBidi"/>
          <w:i w:val="0"/>
          <w:iCs w:val="0"/>
          <w:noProof/>
          <w:sz w:val="21"/>
          <w:szCs w:val="22"/>
        </w:rPr>
      </w:pPr>
      <w:hyperlink w:anchor="_Toc493789881" w:history="1">
        <w:r w:rsidR="009328CE" w:rsidRPr="00A1634B">
          <w:rPr>
            <w:rStyle w:val="Hyperlink"/>
            <w:noProof/>
          </w:rPr>
          <w:t xml:space="preserve">13.11.10 </w:t>
        </w:r>
        <w:r w:rsidR="009328CE" w:rsidRPr="00A1634B">
          <w:rPr>
            <w:rStyle w:val="Hyperlink"/>
            <w:rFonts w:hint="eastAsia"/>
            <w:noProof/>
          </w:rPr>
          <w:t>培训方式</w:t>
        </w:r>
        <w:r w:rsidR="009328CE">
          <w:rPr>
            <w:noProof/>
            <w:webHidden/>
          </w:rPr>
          <w:tab/>
        </w:r>
        <w:r w:rsidR="006A21A0">
          <w:rPr>
            <w:noProof/>
            <w:webHidden/>
          </w:rPr>
          <w:fldChar w:fldCharType="begin"/>
        </w:r>
        <w:r w:rsidR="009328CE">
          <w:rPr>
            <w:noProof/>
            <w:webHidden/>
          </w:rPr>
          <w:instrText xml:space="preserve"> PAGEREF _Toc493789881 \h </w:instrText>
        </w:r>
        <w:r w:rsidR="006A21A0">
          <w:rPr>
            <w:noProof/>
            <w:webHidden/>
          </w:rPr>
        </w:r>
        <w:r w:rsidR="006A21A0">
          <w:rPr>
            <w:noProof/>
            <w:webHidden/>
          </w:rPr>
          <w:fldChar w:fldCharType="separate"/>
        </w:r>
        <w:r w:rsidR="009328CE">
          <w:rPr>
            <w:noProof/>
            <w:webHidden/>
          </w:rPr>
          <w:t>43</w:t>
        </w:r>
        <w:r w:rsidR="006A21A0">
          <w:rPr>
            <w:noProof/>
            <w:webHidden/>
          </w:rPr>
          <w:fldChar w:fldCharType="end"/>
        </w:r>
      </w:hyperlink>
    </w:p>
    <w:p w:rsidR="009328CE" w:rsidRDefault="0066579A" w:rsidP="009328CE">
      <w:pPr>
        <w:pStyle w:val="TOC3"/>
        <w:tabs>
          <w:tab w:val="right" w:leader="dot" w:pos="9003"/>
        </w:tabs>
        <w:ind w:leftChars="100" w:left="210"/>
        <w:rPr>
          <w:rFonts w:asciiTheme="minorHAnsi" w:eastAsiaTheme="minorEastAsia" w:hAnsiTheme="minorHAnsi" w:cstheme="minorBidi"/>
          <w:i w:val="0"/>
          <w:iCs w:val="0"/>
          <w:noProof/>
          <w:sz w:val="21"/>
          <w:szCs w:val="22"/>
        </w:rPr>
      </w:pPr>
      <w:hyperlink w:anchor="_Toc493789882" w:history="1">
        <w:r w:rsidR="009328CE" w:rsidRPr="00A1634B">
          <w:rPr>
            <w:rStyle w:val="Hyperlink"/>
            <w:noProof/>
          </w:rPr>
          <w:t xml:space="preserve">13.11.11 </w:t>
        </w:r>
        <w:r w:rsidR="009328CE" w:rsidRPr="00A1634B">
          <w:rPr>
            <w:rStyle w:val="Hyperlink"/>
            <w:rFonts w:hint="eastAsia"/>
            <w:noProof/>
          </w:rPr>
          <w:t>培训时间及地点</w:t>
        </w:r>
        <w:r w:rsidR="009328CE">
          <w:rPr>
            <w:noProof/>
            <w:webHidden/>
          </w:rPr>
          <w:tab/>
        </w:r>
        <w:r w:rsidR="006A21A0">
          <w:rPr>
            <w:noProof/>
            <w:webHidden/>
          </w:rPr>
          <w:fldChar w:fldCharType="begin"/>
        </w:r>
        <w:r w:rsidR="009328CE">
          <w:rPr>
            <w:noProof/>
            <w:webHidden/>
          </w:rPr>
          <w:instrText xml:space="preserve"> PAGEREF _Toc493789882 \h </w:instrText>
        </w:r>
        <w:r w:rsidR="006A21A0">
          <w:rPr>
            <w:noProof/>
            <w:webHidden/>
          </w:rPr>
        </w:r>
        <w:r w:rsidR="006A21A0">
          <w:rPr>
            <w:noProof/>
            <w:webHidden/>
          </w:rPr>
          <w:fldChar w:fldCharType="separate"/>
        </w:r>
        <w:r w:rsidR="009328CE">
          <w:rPr>
            <w:noProof/>
            <w:webHidden/>
          </w:rPr>
          <w:t>43</w:t>
        </w:r>
        <w:r w:rsidR="006A21A0">
          <w:rPr>
            <w:noProof/>
            <w:webHidden/>
          </w:rPr>
          <w:fldChar w:fldCharType="end"/>
        </w:r>
      </w:hyperlink>
    </w:p>
    <w:p w:rsidR="009328CE" w:rsidRDefault="0066579A" w:rsidP="009328CE">
      <w:pPr>
        <w:pStyle w:val="TOC3"/>
        <w:tabs>
          <w:tab w:val="right" w:leader="dot" w:pos="9003"/>
        </w:tabs>
        <w:ind w:leftChars="100" w:left="210"/>
        <w:rPr>
          <w:rFonts w:asciiTheme="minorHAnsi" w:eastAsiaTheme="minorEastAsia" w:hAnsiTheme="minorHAnsi" w:cstheme="minorBidi"/>
          <w:i w:val="0"/>
          <w:iCs w:val="0"/>
          <w:noProof/>
          <w:sz w:val="21"/>
          <w:szCs w:val="22"/>
        </w:rPr>
      </w:pPr>
      <w:hyperlink w:anchor="_Toc493789883" w:history="1">
        <w:r w:rsidR="009328CE" w:rsidRPr="00A1634B">
          <w:rPr>
            <w:rStyle w:val="Hyperlink"/>
            <w:noProof/>
          </w:rPr>
          <w:t xml:space="preserve">13.11.12 </w:t>
        </w:r>
        <w:r w:rsidR="009328CE" w:rsidRPr="00A1634B">
          <w:rPr>
            <w:rStyle w:val="Hyperlink"/>
            <w:rFonts w:hint="eastAsia"/>
            <w:noProof/>
          </w:rPr>
          <w:t>培训课程及内容</w:t>
        </w:r>
        <w:r w:rsidR="009328CE">
          <w:rPr>
            <w:noProof/>
            <w:webHidden/>
          </w:rPr>
          <w:tab/>
        </w:r>
        <w:r w:rsidR="006A21A0">
          <w:rPr>
            <w:noProof/>
            <w:webHidden/>
          </w:rPr>
          <w:fldChar w:fldCharType="begin"/>
        </w:r>
        <w:r w:rsidR="009328CE">
          <w:rPr>
            <w:noProof/>
            <w:webHidden/>
          </w:rPr>
          <w:instrText xml:space="preserve"> PAGEREF _Toc493789883 \h </w:instrText>
        </w:r>
        <w:r w:rsidR="006A21A0">
          <w:rPr>
            <w:noProof/>
            <w:webHidden/>
          </w:rPr>
        </w:r>
        <w:r w:rsidR="006A21A0">
          <w:rPr>
            <w:noProof/>
            <w:webHidden/>
          </w:rPr>
          <w:fldChar w:fldCharType="separate"/>
        </w:r>
        <w:r w:rsidR="009328CE">
          <w:rPr>
            <w:noProof/>
            <w:webHidden/>
          </w:rPr>
          <w:t>43</w:t>
        </w:r>
        <w:r w:rsidR="006A21A0">
          <w:rPr>
            <w:noProof/>
            <w:webHidden/>
          </w:rPr>
          <w:fldChar w:fldCharType="end"/>
        </w:r>
      </w:hyperlink>
    </w:p>
    <w:p w:rsidR="009328CE" w:rsidRDefault="0066579A" w:rsidP="009328CE">
      <w:pPr>
        <w:pStyle w:val="TOC3"/>
        <w:tabs>
          <w:tab w:val="right" w:leader="dot" w:pos="9003"/>
        </w:tabs>
        <w:ind w:leftChars="100" w:left="210"/>
        <w:rPr>
          <w:rFonts w:asciiTheme="minorHAnsi" w:eastAsiaTheme="minorEastAsia" w:hAnsiTheme="minorHAnsi" w:cstheme="minorBidi"/>
          <w:i w:val="0"/>
          <w:iCs w:val="0"/>
          <w:noProof/>
          <w:sz w:val="21"/>
          <w:szCs w:val="22"/>
        </w:rPr>
      </w:pPr>
      <w:hyperlink w:anchor="_Toc493789884" w:history="1">
        <w:r w:rsidR="009328CE" w:rsidRPr="00A1634B">
          <w:rPr>
            <w:rStyle w:val="Hyperlink"/>
            <w:noProof/>
          </w:rPr>
          <w:t xml:space="preserve">13.11.13 </w:t>
        </w:r>
        <w:r w:rsidR="009328CE" w:rsidRPr="00A1634B">
          <w:rPr>
            <w:rStyle w:val="Hyperlink"/>
            <w:rFonts w:hint="eastAsia"/>
            <w:noProof/>
          </w:rPr>
          <w:t>培训过程的组织管理</w:t>
        </w:r>
        <w:r w:rsidR="009328CE">
          <w:rPr>
            <w:noProof/>
            <w:webHidden/>
          </w:rPr>
          <w:tab/>
        </w:r>
        <w:r w:rsidR="006A21A0">
          <w:rPr>
            <w:noProof/>
            <w:webHidden/>
          </w:rPr>
          <w:fldChar w:fldCharType="begin"/>
        </w:r>
        <w:r w:rsidR="009328CE">
          <w:rPr>
            <w:noProof/>
            <w:webHidden/>
          </w:rPr>
          <w:instrText xml:space="preserve"> PAGEREF _Toc493789884 \h </w:instrText>
        </w:r>
        <w:r w:rsidR="006A21A0">
          <w:rPr>
            <w:noProof/>
            <w:webHidden/>
          </w:rPr>
        </w:r>
        <w:r w:rsidR="006A21A0">
          <w:rPr>
            <w:noProof/>
            <w:webHidden/>
          </w:rPr>
          <w:fldChar w:fldCharType="separate"/>
        </w:r>
        <w:r w:rsidR="009328CE">
          <w:rPr>
            <w:noProof/>
            <w:webHidden/>
          </w:rPr>
          <w:t>44</w:t>
        </w:r>
        <w:r w:rsidR="006A21A0">
          <w:rPr>
            <w:noProof/>
            <w:webHidden/>
          </w:rPr>
          <w:fldChar w:fldCharType="end"/>
        </w:r>
      </w:hyperlink>
    </w:p>
    <w:p w:rsidR="009328CE" w:rsidRDefault="0066579A" w:rsidP="009328CE">
      <w:pPr>
        <w:pStyle w:val="TOC3"/>
        <w:tabs>
          <w:tab w:val="right" w:leader="dot" w:pos="9003"/>
        </w:tabs>
        <w:ind w:leftChars="100" w:left="210"/>
        <w:rPr>
          <w:rFonts w:asciiTheme="minorHAnsi" w:eastAsiaTheme="minorEastAsia" w:hAnsiTheme="minorHAnsi" w:cstheme="minorBidi"/>
          <w:i w:val="0"/>
          <w:iCs w:val="0"/>
          <w:noProof/>
          <w:sz w:val="21"/>
          <w:szCs w:val="22"/>
        </w:rPr>
      </w:pPr>
      <w:hyperlink w:anchor="_Toc493789885" w:history="1">
        <w:r w:rsidR="009328CE" w:rsidRPr="00A1634B">
          <w:rPr>
            <w:rStyle w:val="Hyperlink"/>
            <w:noProof/>
          </w:rPr>
          <w:t xml:space="preserve">13.11.14 </w:t>
        </w:r>
        <w:r w:rsidR="009328CE" w:rsidRPr="00A1634B">
          <w:rPr>
            <w:rStyle w:val="Hyperlink"/>
            <w:rFonts w:hint="eastAsia"/>
            <w:noProof/>
          </w:rPr>
          <w:t>培训师资</w:t>
        </w:r>
        <w:r w:rsidR="009328CE">
          <w:rPr>
            <w:noProof/>
            <w:webHidden/>
          </w:rPr>
          <w:tab/>
        </w:r>
        <w:r w:rsidR="006A21A0">
          <w:rPr>
            <w:noProof/>
            <w:webHidden/>
          </w:rPr>
          <w:fldChar w:fldCharType="begin"/>
        </w:r>
        <w:r w:rsidR="009328CE">
          <w:rPr>
            <w:noProof/>
            <w:webHidden/>
          </w:rPr>
          <w:instrText xml:space="preserve"> PAGEREF _Toc493789885 \h </w:instrText>
        </w:r>
        <w:r w:rsidR="006A21A0">
          <w:rPr>
            <w:noProof/>
            <w:webHidden/>
          </w:rPr>
        </w:r>
        <w:r w:rsidR="006A21A0">
          <w:rPr>
            <w:noProof/>
            <w:webHidden/>
          </w:rPr>
          <w:fldChar w:fldCharType="separate"/>
        </w:r>
        <w:r w:rsidR="009328CE">
          <w:rPr>
            <w:noProof/>
            <w:webHidden/>
          </w:rPr>
          <w:t>44</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86" w:history="1">
        <w:r w:rsidR="009328CE" w:rsidRPr="00A1634B">
          <w:rPr>
            <w:rStyle w:val="Hyperlink"/>
            <w:noProof/>
          </w:rPr>
          <w:t xml:space="preserve">13.11.15 </w:t>
        </w:r>
        <w:r w:rsidR="009328CE" w:rsidRPr="00A1634B">
          <w:rPr>
            <w:rStyle w:val="Hyperlink"/>
            <w:rFonts w:hint="eastAsia"/>
            <w:noProof/>
          </w:rPr>
          <w:t>知识转移</w:t>
        </w:r>
        <w:r w:rsidR="009328CE">
          <w:rPr>
            <w:noProof/>
            <w:webHidden/>
          </w:rPr>
          <w:tab/>
        </w:r>
        <w:r w:rsidR="006A21A0">
          <w:rPr>
            <w:noProof/>
            <w:webHidden/>
          </w:rPr>
          <w:fldChar w:fldCharType="begin"/>
        </w:r>
        <w:r w:rsidR="009328CE">
          <w:rPr>
            <w:noProof/>
            <w:webHidden/>
          </w:rPr>
          <w:instrText xml:space="preserve"> PAGEREF _Toc493789886 \h </w:instrText>
        </w:r>
        <w:r w:rsidR="006A21A0">
          <w:rPr>
            <w:noProof/>
            <w:webHidden/>
          </w:rPr>
        </w:r>
        <w:r w:rsidR="006A21A0">
          <w:rPr>
            <w:noProof/>
            <w:webHidden/>
          </w:rPr>
          <w:fldChar w:fldCharType="separate"/>
        </w:r>
        <w:r w:rsidR="009328CE">
          <w:rPr>
            <w:noProof/>
            <w:webHidden/>
          </w:rPr>
          <w:t>44</w:t>
        </w:r>
        <w:r w:rsidR="006A21A0">
          <w:rPr>
            <w:noProof/>
            <w:webHidden/>
          </w:rPr>
          <w:fldChar w:fldCharType="end"/>
        </w:r>
      </w:hyperlink>
    </w:p>
    <w:p w:rsidR="009328CE" w:rsidRDefault="0066579A">
      <w:pPr>
        <w:pStyle w:val="TOC2"/>
        <w:tabs>
          <w:tab w:val="right" w:leader="dot" w:pos="9003"/>
        </w:tabs>
        <w:rPr>
          <w:rFonts w:asciiTheme="minorHAnsi" w:eastAsiaTheme="minorEastAsia" w:hAnsiTheme="minorHAnsi" w:cstheme="minorBidi"/>
          <w:smallCaps w:val="0"/>
          <w:noProof/>
          <w:sz w:val="21"/>
          <w:szCs w:val="22"/>
        </w:rPr>
      </w:pPr>
      <w:hyperlink w:anchor="_Toc493789887" w:history="1">
        <w:r w:rsidR="009328CE" w:rsidRPr="00A1634B">
          <w:rPr>
            <w:rStyle w:val="Hyperlink"/>
            <w:noProof/>
          </w:rPr>
          <w:t xml:space="preserve">13.11.16 </w:t>
        </w:r>
        <w:r w:rsidR="009328CE" w:rsidRPr="00A1634B">
          <w:rPr>
            <w:rStyle w:val="Hyperlink"/>
            <w:rFonts w:ascii="Verdana" w:eastAsia="黑体" w:hAnsi="Verdana" w:hint="eastAsia"/>
            <w:noProof/>
          </w:rPr>
          <w:t>检</w:t>
        </w:r>
        <w:r w:rsidR="009328CE" w:rsidRPr="00A1634B">
          <w:rPr>
            <w:rStyle w:val="Hyperlink"/>
            <w:rFonts w:hint="eastAsia"/>
            <w:noProof/>
          </w:rPr>
          <w:t>查</w:t>
        </w:r>
        <w:r w:rsidR="009328CE" w:rsidRPr="00A1634B">
          <w:rPr>
            <w:rStyle w:val="Hyperlink"/>
            <w:rFonts w:ascii="Verdana" w:eastAsia="黑体" w:hAnsi="Verdana" w:hint="eastAsia"/>
            <w:noProof/>
          </w:rPr>
          <w:t>和</w:t>
        </w:r>
        <w:r w:rsidR="009328CE" w:rsidRPr="00A1634B">
          <w:rPr>
            <w:rStyle w:val="Hyperlink"/>
            <w:rFonts w:hint="eastAsia"/>
            <w:noProof/>
          </w:rPr>
          <w:t>验收</w:t>
        </w:r>
        <w:r w:rsidR="009328CE">
          <w:rPr>
            <w:noProof/>
            <w:webHidden/>
          </w:rPr>
          <w:tab/>
        </w:r>
        <w:r w:rsidR="006A21A0">
          <w:rPr>
            <w:noProof/>
            <w:webHidden/>
          </w:rPr>
          <w:fldChar w:fldCharType="begin"/>
        </w:r>
        <w:r w:rsidR="009328CE">
          <w:rPr>
            <w:noProof/>
            <w:webHidden/>
          </w:rPr>
          <w:instrText xml:space="preserve"> PAGEREF _Toc493789887 \h </w:instrText>
        </w:r>
        <w:r w:rsidR="006A21A0">
          <w:rPr>
            <w:noProof/>
            <w:webHidden/>
          </w:rPr>
        </w:r>
        <w:r w:rsidR="006A21A0">
          <w:rPr>
            <w:noProof/>
            <w:webHidden/>
          </w:rPr>
          <w:fldChar w:fldCharType="separate"/>
        </w:r>
        <w:r w:rsidR="009328CE">
          <w:rPr>
            <w:noProof/>
            <w:webHidden/>
          </w:rPr>
          <w:t>44</w:t>
        </w:r>
        <w:r w:rsidR="006A21A0">
          <w:rPr>
            <w:noProof/>
            <w:webHidden/>
          </w:rPr>
          <w:fldChar w:fldCharType="end"/>
        </w:r>
      </w:hyperlink>
    </w:p>
    <w:p w:rsidR="009328CE" w:rsidRDefault="0066579A" w:rsidP="009328CE">
      <w:pPr>
        <w:pStyle w:val="TOC3"/>
        <w:tabs>
          <w:tab w:val="right" w:leader="dot" w:pos="9003"/>
        </w:tabs>
        <w:ind w:leftChars="100" w:left="210"/>
        <w:rPr>
          <w:rFonts w:asciiTheme="minorHAnsi" w:eastAsiaTheme="minorEastAsia" w:hAnsiTheme="minorHAnsi" w:cstheme="minorBidi"/>
          <w:i w:val="0"/>
          <w:iCs w:val="0"/>
          <w:noProof/>
          <w:sz w:val="21"/>
          <w:szCs w:val="22"/>
        </w:rPr>
      </w:pPr>
      <w:hyperlink w:anchor="_Toc493789888" w:history="1">
        <w:r w:rsidR="009328CE" w:rsidRPr="00A1634B">
          <w:rPr>
            <w:rStyle w:val="Hyperlink"/>
            <w:noProof/>
          </w:rPr>
          <w:t>13.11.17</w:t>
        </w:r>
        <w:r w:rsidR="009328CE" w:rsidRPr="00A1634B">
          <w:rPr>
            <w:rStyle w:val="Hyperlink"/>
            <w:rFonts w:ascii="Verdana" w:eastAsia="黑体" w:hAnsi="Verdana" w:hint="eastAsia"/>
            <w:noProof/>
          </w:rPr>
          <w:t>性能验收试验</w:t>
        </w:r>
        <w:r w:rsidR="009328CE">
          <w:rPr>
            <w:noProof/>
            <w:webHidden/>
          </w:rPr>
          <w:tab/>
        </w:r>
        <w:r w:rsidR="006A21A0">
          <w:rPr>
            <w:noProof/>
            <w:webHidden/>
          </w:rPr>
          <w:fldChar w:fldCharType="begin"/>
        </w:r>
        <w:r w:rsidR="009328CE">
          <w:rPr>
            <w:noProof/>
            <w:webHidden/>
          </w:rPr>
          <w:instrText xml:space="preserve"> PAGEREF _Toc493789888 \h </w:instrText>
        </w:r>
        <w:r w:rsidR="006A21A0">
          <w:rPr>
            <w:noProof/>
            <w:webHidden/>
          </w:rPr>
        </w:r>
        <w:r w:rsidR="006A21A0">
          <w:rPr>
            <w:noProof/>
            <w:webHidden/>
          </w:rPr>
          <w:fldChar w:fldCharType="separate"/>
        </w:r>
        <w:r w:rsidR="009328CE">
          <w:rPr>
            <w:noProof/>
            <w:webHidden/>
          </w:rPr>
          <w:t>44</w:t>
        </w:r>
        <w:r w:rsidR="006A21A0">
          <w:rPr>
            <w:noProof/>
            <w:webHidden/>
          </w:rPr>
          <w:fldChar w:fldCharType="end"/>
        </w:r>
      </w:hyperlink>
    </w:p>
    <w:p w:rsidR="009328CE" w:rsidRDefault="0066579A" w:rsidP="009328CE">
      <w:pPr>
        <w:pStyle w:val="TOC3"/>
        <w:tabs>
          <w:tab w:val="right" w:leader="dot" w:pos="9003"/>
        </w:tabs>
        <w:ind w:leftChars="100" w:left="210"/>
        <w:rPr>
          <w:rFonts w:asciiTheme="minorHAnsi" w:eastAsiaTheme="minorEastAsia" w:hAnsiTheme="minorHAnsi" w:cstheme="minorBidi"/>
          <w:i w:val="0"/>
          <w:iCs w:val="0"/>
          <w:noProof/>
          <w:sz w:val="21"/>
          <w:szCs w:val="22"/>
        </w:rPr>
      </w:pPr>
      <w:hyperlink w:anchor="_Toc493789889" w:history="1">
        <w:r w:rsidR="009328CE" w:rsidRPr="00A1634B">
          <w:rPr>
            <w:rStyle w:val="Hyperlink"/>
            <w:rFonts w:ascii="黑体" w:eastAsia="黑体" w:hAnsi="黑体"/>
            <w:noProof/>
          </w:rPr>
          <w:t xml:space="preserve">13.11.18 </w:t>
        </w:r>
        <w:r w:rsidR="009328CE" w:rsidRPr="00A1634B">
          <w:rPr>
            <w:rStyle w:val="Hyperlink"/>
            <w:rFonts w:ascii="黑体" w:eastAsia="黑体" w:hAnsi="黑体" w:hint="eastAsia"/>
            <w:noProof/>
          </w:rPr>
          <w:t>性能验收试验的内容</w:t>
        </w:r>
        <w:r w:rsidR="009328CE">
          <w:rPr>
            <w:noProof/>
            <w:webHidden/>
          </w:rPr>
          <w:tab/>
        </w:r>
        <w:r w:rsidR="006A21A0">
          <w:rPr>
            <w:noProof/>
            <w:webHidden/>
          </w:rPr>
          <w:fldChar w:fldCharType="begin"/>
        </w:r>
        <w:r w:rsidR="009328CE">
          <w:rPr>
            <w:noProof/>
            <w:webHidden/>
          </w:rPr>
          <w:instrText xml:space="preserve"> PAGEREF _Toc493789889 \h </w:instrText>
        </w:r>
        <w:r w:rsidR="006A21A0">
          <w:rPr>
            <w:noProof/>
            <w:webHidden/>
          </w:rPr>
        </w:r>
        <w:r w:rsidR="006A21A0">
          <w:rPr>
            <w:noProof/>
            <w:webHidden/>
          </w:rPr>
          <w:fldChar w:fldCharType="separate"/>
        </w:r>
        <w:r w:rsidR="009328CE">
          <w:rPr>
            <w:noProof/>
            <w:webHidden/>
          </w:rPr>
          <w:t>44</w:t>
        </w:r>
        <w:r w:rsidR="006A21A0">
          <w:rPr>
            <w:noProof/>
            <w:webHidden/>
          </w:rPr>
          <w:fldChar w:fldCharType="end"/>
        </w:r>
      </w:hyperlink>
    </w:p>
    <w:p w:rsidR="009328CE" w:rsidRDefault="0066579A">
      <w:pPr>
        <w:pStyle w:val="TOC1"/>
        <w:tabs>
          <w:tab w:val="left" w:pos="630"/>
          <w:tab w:val="right" w:leader="dot" w:pos="9003"/>
        </w:tabs>
        <w:rPr>
          <w:rFonts w:asciiTheme="minorHAnsi" w:eastAsiaTheme="minorEastAsia" w:hAnsiTheme="minorHAnsi" w:cstheme="minorBidi"/>
          <w:b w:val="0"/>
          <w:bCs w:val="0"/>
          <w:caps w:val="0"/>
          <w:noProof/>
          <w:sz w:val="21"/>
          <w:szCs w:val="22"/>
        </w:rPr>
      </w:pPr>
      <w:hyperlink w:anchor="_Toc493789890" w:history="1">
        <w:r w:rsidR="009328CE" w:rsidRPr="00A1634B">
          <w:rPr>
            <w:rStyle w:val="Hyperlink"/>
            <w:noProof/>
          </w:rPr>
          <w:t>14</w:t>
        </w:r>
        <w:r w:rsidR="009328CE">
          <w:rPr>
            <w:rFonts w:asciiTheme="minorHAnsi" w:eastAsiaTheme="minorEastAsia" w:hAnsiTheme="minorHAnsi" w:cstheme="minorBidi"/>
            <w:b w:val="0"/>
            <w:bCs w:val="0"/>
            <w:caps w:val="0"/>
            <w:noProof/>
            <w:sz w:val="21"/>
            <w:szCs w:val="22"/>
          </w:rPr>
          <w:tab/>
        </w:r>
        <w:r w:rsidR="009328CE" w:rsidRPr="00A1634B">
          <w:rPr>
            <w:rStyle w:val="Hyperlink"/>
            <w:rFonts w:hint="eastAsia"/>
            <w:noProof/>
          </w:rPr>
          <w:t>附件</w:t>
        </w:r>
        <w:r w:rsidR="009328CE">
          <w:rPr>
            <w:noProof/>
            <w:webHidden/>
          </w:rPr>
          <w:tab/>
        </w:r>
        <w:r w:rsidR="006A21A0">
          <w:rPr>
            <w:noProof/>
            <w:webHidden/>
          </w:rPr>
          <w:fldChar w:fldCharType="begin"/>
        </w:r>
        <w:r w:rsidR="009328CE">
          <w:rPr>
            <w:noProof/>
            <w:webHidden/>
          </w:rPr>
          <w:instrText xml:space="preserve"> PAGEREF _Toc493789890 \h </w:instrText>
        </w:r>
        <w:r w:rsidR="006A21A0">
          <w:rPr>
            <w:noProof/>
            <w:webHidden/>
          </w:rPr>
        </w:r>
        <w:r w:rsidR="006A21A0">
          <w:rPr>
            <w:noProof/>
            <w:webHidden/>
          </w:rPr>
          <w:fldChar w:fldCharType="separate"/>
        </w:r>
        <w:r w:rsidR="009328CE">
          <w:rPr>
            <w:noProof/>
            <w:webHidden/>
          </w:rPr>
          <w:t>45</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91" w:history="1">
        <w:r w:rsidR="009328CE" w:rsidRPr="00A1634B">
          <w:rPr>
            <w:rStyle w:val="Hyperlink"/>
            <w:noProof/>
          </w:rPr>
          <w:t>14.1</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附件</w:t>
        </w:r>
        <w:r w:rsidR="009328CE" w:rsidRPr="00A1634B">
          <w:rPr>
            <w:rStyle w:val="Hyperlink"/>
            <w:noProof/>
          </w:rPr>
          <w:t xml:space="preserve">1 </w:t>
        </w:r>
        <w:r w:rsidR="009328CE" w:rsidRPr="00A1634B">
          <w:rPr>
            <w:rStyle w:val="Hyperlink"/>
            <w:rFonts w:hint="eastAsia"/>
            <w:noProof/>
          </w:rPr>
          <w:t>供货清单</w:t>
        </w:r>
        <w:r w:rsidR="009328CE">
          <w:rPr>
            <w:noProof/>
            <w:webHidden/>
          </w:rPr>
          <w:tab/>
        </w:r>
        <w:r w:rsidR="006A21A0">
          <w:rPr>
            <w:noProof/>
            <w:webHidden/>
          </w:rPr>
          <w:fldChar w:fldCharType="begin"/>
        </w:r>
        <w:r w:rsidR="009328CE">
          <w:rPr>
            <w:noProof/>
            <w:webHidden/>
          </w:rPr>
          <w:instrText xml:space="preserve"> PAGEREF _Toc493789891 \h </w:instrText>
        </w:r>
        <w:r w:rsidR="006A21A0">
          <w:rPr>
            <w:noProof/>
            <w:webHidden/>
          </w:rPr>
        </w:r>
        <w:r w:rsidR="006A21A0">
          <w:rPr>
            <w:noProof/>
            <w:webHidden/>
          </w:rPr>
          <w:fldChar w:fldCharType="separate"/>
        </w:r>
        <w:r w:rsidR="009328CE">
          <w:rPr>
            <w:noProof/>
            <w:webHidden/>
          </w:rPr>
          <w:t>45</w:t>
        </w:r>
        <w:r w:rsidR="006A21A0">
          <w:rPr>
            <w:noProof/>
            <w:webHidden/>
          </w:rPr>
          <w:fldChar w:fldCharType="end"/>
        </w:r>
      </w:hyperlink>
    </w:p>
    <w:p w:rsidR="009328CE" w:rsidRDefault="0066579A">
      <w:pPr>
        <w:pStyle w:val="TOC3"/>
        <w:tabs>
          <w:tab w:val="left" w:pos="1260"/>
          <w:tab w:val="right" w:leader="dot" w:pos="9003"/>
        </w:tabs>
        <w:rPr>
          <w:rFonts w:asciiTheme="minorHAnsi" w:eastAsiaTheme="minorEastAsia" w:hAnsiTheme="minorHAnsi" w:cstheme="minorBidi"/>
          <w:i w:val="0"/>
          <w:iCs w:val="0"/>
          <w:noProof/>
          <w:sz w:val="21"/>
          <w:szCs w:val="22"/>
        </w:rPr>
      </w:pPr>
      <w:hyperlink w:anchor="_Toc493789892" w:history="1">
        <w:r w:rsidR="009328CE" w:rsidRPr="00A1634B">
          <w:rPr>
            <w:rStyle w:val="Hyperlink"/>
            <w:noProof/>
          </w:rPr>
          <w:t>14.1.1</w:t>
        </w:r>
        <w:r w:rsidR="009328CE">
          <w:rPr>
            <w:rFonts w:asciiTheme="minorHAnsi" w:eastAsiaTheme="minorEastAsia" w:hAnsiTheme="minorHAnsi" w:cstheme="minorBidi"/>
            <w:i w:val="0"/>
            <w:iCs w:val="0"/>
            <w:noProof/>
            <w:sz w:val="21"/>
            <w:szCs w:val="22"/>
          </w:rPr>
          <w:tab/>
        </w:r>
        <w:r w:rsidR="009328CE" w:rsidRPr="00A1634B">
          <w:rPr>
            <w:rStyle w:val="Hyperlink"/>
            <w:rFonts w:hint="eastAsia"/>
            <w:noProof/>
          </w:rPr>
          <w:t>核磁共振波谱分析仪器</w:t>
        </w:r>
        <w:r w:rsidR="009328CE">
          <w:rPr>
            <w:noProof/>
            <w:webHidden/>
          </w:rPr>
          <w:tab/>
        </w:r>
        <w:r w:rsidR="006A21A0">
          <w:rPr>
            <w:noProof/>
            <w:webHidden/>
          </w:rPr>
          <w:fldChar w:fldCharType="begin"/>
        </w:r>
        <w:r w:rsidR="009328CE">
          <w:rPr>
            <w:noProof/>
            <w:webHidden/>
          </w:rPr>
          <w:instrText xml:space="preserve"> PAGEREF _Toc493789892 \h </w:instrText>
        </w:r>
        <w:r w:rsidR="006A21A0">
          <w:rPr>
            <w:noProof/>
            <w:webHidden/>
          </w:rPr>
        </w:r>
        <w:r w:rsidR="006A21A0">
          <w:rPr>
            <w:noProof/>
            <w:webHidden/>
          </w:rPr>
          <w:fldChar w:fldCharType="separate"/>
        </w:r>
        <w:r w:rsidR="009328CE">
          <w:rPr>
            <w:noProof/>
            <w:webHidden/>
          </w:rPr>
          <w:t>45</w:t>
        </w:r>
        <w:r w:rsidR="006A21A0">
          <w:rPr>
            <w:noProof/>
            <w:webHidden/>
          </w:rPr>
          <w:fldChar w:fldCharType="end"/>
        </w:r>
      </w:hyperlink>
    </w:p>
    <w:p w:rsidR="009328CE" w:rsidRDefault="0066579A">
      <w:pPr>
        <w:pStyle w:val="TOC3"/>
        <w:tabs>
          <w:tab w:val="left" w:pos="1260"/>
          <w:tab w:val="right" w:leader="dot" w:pos="9003"/>
        </w:tabs>
        <w:rPr>
          <w:rFonts w:asciiTheme="minorHAnsi" w:eastAsiaTheme="minorEastAsia" w:hAnsiTheme="minorHAnsi" w:cstheme="minorBidi"/>
          <w:i w:val="0"/>
          <w:iCs w:val="0"/>
          <w:noProof/>
          <w:sz w:val="21"/>
          <w:szCs w:val="22"/>
        </w:rPr>
      </w:pPr>
      <w:hyperlink w:anchor="_Toc493789893" w:history="1">
        <w:r w:rsidR="009328CE" w:rsidRPr="00A1634B">
          <w:rPr>
            <w:rStyle w:val="Hyperlink"/>
            <w:noProof/>
          </w:rPr>
          <w:t>14.1.2</w:t>
        </w:r>
        <w:r w:rsidR="009328CE">
          <w:rPr>
            <w:rFonts w:asciiTheme="minorHAnsi" w:eastAsiaTheme="minorEastAsia" w:hAnsiTheme="minorHAnsi" w:cstheme="minorBidi"/>
            <w:i w:val="0"/>
            <w:iCs w:val="0"/>
            <w:noProof/>
            <w:sz w:val="21"/>
            <w:szCs w:val="22"/>
          </w:rPr>
          <w:tab/>
        </w:r>
        <w:r w:rsidR="009328CE" w:rsidRPr="00A1634B">
          <w:rPr>
            <w:rStyle w:val="Hyperlink"/>
            <w:rFonts w:hint="eastAsia"/>
            <w:noProof/>
          </w:rPr>
          <w:t>系统软件</w:t>
        </w:r>
        <w:r w:rsidR="009328CE">
          <w:rPr>
            <w:noProof/>
            <w:webHidden/>
          </w:rPr>
          <w:tab/>
        </w:r>
        <w:r w:rsidR="006A21A0">
          <w:rPr>
            <w:noProof/>
            <w:webHidden/>
          </w:rPr>
          <w:fldChar w:fldCharType="begin"/>
        </w:r>
        <w:r w:rsidR="009328CE">
          <w:rPr>
            <w:noProof/>
            <w:webHidden/>
          </w:rPr>
          <w:instrText xml:space="preserve"> PAGEREF _Toc493789893 \h </w:instrText>
        </w:r>
        <w:r w:rsidR="006A21A0">
          <w:rPr>
            <w:noProof/>
            <w:webHidden/>
          </w:rPr>
        </w:r>
        <w:r w:rsidR="006A21A0">
          <w:rPr>
            <w:noProof/>
            <w:webHidden/>
          </w:rPr>
          <w:fldChar w:fldCharType="separate"/>
        </w:r>
        <w:r w:rsidR="009328CE">
          <w:rPr>
            <w:noProof/>
            <w:webHidden/>
          </w:rPr>
          <w:t>45</w:t>
        </w:r>
        <w:r w:rsidR="006A21A0">
          <w:rPr>
            <w:noProof/>
            <w:webHidden/>
          </w:rPr>
          <w:fldChar w:fldCharType="end"/>
        </w:r>
      </w:hyperlink>
    </w:p>
    <w:p w:rsidR="009328CE" w:rsidRDefault="0066579A">
      <w:pPr>
        <w:pStyle w:val="TOC3"/>
        <w:tabs>
          <w:tab w:val="left" w:pos="1260"/>
          <w:tab w:val="right" w:leader="dot" w:pos="9003"/>
        </w:tabs>
        <w:rPr>
          <w:rFonts w:asciiTheme="minorHAnsi" w:eastAsiaTheme="minorEastAsia" w:hAnsiTheme="minorHAnsi" w:cstheme="minorBidi"/>
          <w:i w:val="0"/>
          <w:iCs w:val="0"/>
          <w:noProof/>
          <w:sz w:val="21"/>
          <w:szCs w:val="22"/>
        </w:rPr>
      </w:pPr>
      <w:hyperlink w:anchor="_Toc493789894" w:history="1">
        <w:r w:rsidR="009328CE" w:rsidRPr="00A1634B">
          <w:rPr>
            <w:rStyle w:val="Hyperlink"/>
            <w:noProof/>
          </w:rPr>
          <w:t>14.1.3</w:t>
        </w:r>
        <w:r w:rsidR="009328CE">
          <w:rPr>
            <w:rFonts w:asciiTheme="minorHAnsi" w:eastAsiaTheme="minorEastAsia" w:hAnsiTheme="minorHAnsi" w:cstheme="minorBidi"/>
            <w:i w:val="0"/>
            <w:iCs w:val="0"/>
            <w:noProof/>
            <w:sz w:val="21"/>
            <w:szCs w:val="22"/>
          </w:rPr>
          <w:tab/>
        </w:r>
        <w:r w:rsidR="009328CE" w:rsidRPr="00A1634B">
          <w:rPr>
            <w:rStyle w:val="Hyperlink"/>
            <w:rFonts w:hint="eastAsia"/>
            <w:noProof/>
          </w:rPr>
          <w:t>标准文件</w:t>
        </w:r>
        <w:r w:rsidR="009328CE">
          <w:rPr>
            <w:noProof/>
            <w:webHidden/>
          </w:rPr>
          <w:tab/>
        </w:r>
        <w:r w:rsidR="006A21A0">
          <w:rPr>
            <w:noProof/>
            <w:webHidden/>
          </w:rPr>
          <w:fldChar w:fldCharType="begin"/>
        </w:r>
        <w:r w:rsidR="009328CE">
          <w:rPr>
            <w:noProof/>
            <w:webHidden/>
          </w:rPr>
          <w:instrText xml:space="preserve"> PAGEREF _Toc493789894 \h </w:instrText>
        </w:r>
        <w:r w:rsidR="006A21A0">
          <w:rPr>
            <w:noProof/>
            <w:webHidden/>
          </w:rPr>
        </w:r>
        <w:r w:rsidR="006A21A0">
          <w:rPr>
            <w:noProof/>
            <w:webHidden/>
          </w:rPr>
          <w:fldChar w:fldCharType="separate"/>
        </w:r>
        <w:r w:rsidR="009328CE">
          <w:rPr>
            <w:noProof/>
            <w:webHidden/>
          </w:rPr>
          <w:t>46</w:t>
        </w:r>
        <w:r w:rsidR="006A21A0">
          <w:rPr>
            <w:noProof/>
            <w:webHidden/>
          </w:rPr>
          <w:fldChar w:fldCharType="end"/>
        </w:r>
      </w:hyperlink>
    </w:p>
    <w:p w:rsidR="009328CE" w:rsidRDefault="0066579A">
      <w:pPr>
        <w:pStyle w:val="TOC3"/>
        <w:tabs>
          <w:tab w:val="left" w:pos="1260"/>
          <w:tab w:val="right" w:leader="dot" w:pos="9003"/>
        </w:tabs>
        <w:rPr>
          <w:rFonts w:asciiTheme="minorHAnsi" w:eastAsiaTheme="minorEastAsia" w:hAnsiTheme="minorHAnsi" w:cstheme="minorBidi"/>
          <w:i w:val="0"/>
          <w:iCs w:val="0"/>
          <w:noProof/>
          <w:sz w:val="21"/>
          <w:szCs w:val="22"/>
        </w:rPr>
      </w:pPr>
      <w:hyperlink w:anchor="_Toc493789895" w:history="1">
        <w:r w:rsidR="009328CE" w:rsidRPr="00A1634B">
          <w:rPr>
            <w:rStyle w:val="Hyperlink"/>
            <w:noProof/>
          </w:rPr>
          <w:t>14.1.4</w:t>
        </w:r>
        <w:r w:rsidR="009328CE">
          <w:rPr>
            <w:rFonts w:asciiTheme="minorHAnsi" w:eastAsiaTheme="minorEastAsia" w:hAnsiTheme="minorHAnsi" w:cstheme="minorBidi"/>
            <w:i w:val="0"/>
            <w:iCs w:val="0"/>
            <w:noProof/>
            <w:sz w:val="21"/>
            <w:szCs w:val="22"/>
          </w:rPr>
          <w:tab/>
        </w:r>
        <w:r w:rsidR="009328CE" w:rsidRPr="00A1634B">
          <w:rPr>
            <w:rStyle w:val="Hyperlink"/>
            <w:rFonts w:hint="eastAsia"/>
            <w:noProof/>
          </w:rPr>
          <w:t>现场服务</w:t>
        </w:r>
        <w:r w:rsidR="009328CE">
          <w:rPr>
            <w:noProof/>
            <w:webHidden/>
          </w:rPr>
          <w:tab/>
        </w:r>
        <w:r w:rsidR="006A21A0">
          <w:rPr>
            <w:noProof/>
            <w:webHidden/>
          </w:rPr>
          <w:fldChar w:fldCharType="begin"/>
        </w:r>
        <w:r w:rsidR="009328CE">
          <w:rPr>
            <w:noProof/>
            <w:webHidden/>
          </w:rPr>
          <w:instrText xml:space="preserve"> PAGEREF _Toc493789895 \h </w:instrText>
        </w:r>
        <w:r w:rsidR="006A21A0">
          <w:rPr>
            <w:noProof/>
            <w:webHidden/>
          </w:rPr>
        </w:r>
        <w:r w:rsidR="006A21A0">
          <w:rPr>
            <w:noProof/>
            <w:webHidden/>
          </w:rPr>
          <w:fldChar w:fldCharType="separate"/>
        </w:r>
        <w:r w:rsidR="009328CE">
          <w:rPr>
            <w:noProof/>
            <w:webHidden/>
          </w:rPr>
          <w:t>46</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96" w:history="1">
        <w:r w:rsidR="009328CE" w:rsidRPr="00A1634B">
          <w:rPr>
            <w:rStyle w:val="Hyperlink"/>
            <w:noProof/>
          </w:rPr>
          <w:t>14.2</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附件</w:t>
        </w:r>
        <w:r w:rsidR="009328CE" w:rsidRPr="00A1634B">
          <w:rPr>
            <w:rStyle w:val="Hyperlink"/>
            <w:noProof/>
          </w:rPr>
          <w:t>2</w:t>
        </w:r>
        <w:r w:rsidR="009328CE" w:rsidRPr="00A1634B">
          <w:rPr>
            <w:rStyle w:val="Hyperlink"/>
            <w:rFonts w:hint="eastAsia"/>
            <w:noProof/>
          </w:rPr>
          <w:t>专用工具清单</w:t>
        </w:r>
        <w:r w:rsidR="009328CE">
          <w:rPr>
            <w:noProof/>
            <w:webHidden/>
          </w:rPr>
          <w:tab/>
        </w:r>
        <w:r w:rsidR="006A21A0">
          <w:rPr>
            <w:noProof/>
            <w:webHidden/>
          </w:rPr>
          <w:fldChar w:fldCharType="begin"/>
        </w:r>
        <w:r w:rsidR="009328CE">
          <w:rPr>
            <w:noProof/>
            <w:webHidden/>
          </w:rPr>
          <w:instrText xml:space="preserve"> PAGEREF _Toc493789896 \h </w:instrText>
        </w:r>
        <w:r w:rsidR="006A21A0">
          <w:rPr>
            <w:noProof/>
            <w:webHidden/>
          </w:rPr>
        </w:r>
        <w:r w:rsidR="006A21A0">
          <w:rPr>
            <w:noProof/>
            <w:webHidden/>
          </w:rPr>
          <w:fldChar w:fldCharType="separate"/>
        </w:r>
        <w:r w:rsidR="009328CE">
          <w:rPr>
            <w:noProof/>
            <w:webHidden/>
          </w:rPr>
          <w:t>46</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97" w:history="1">
        <w:r w:rsidR="009328CE" w:rsidRPr="00A1634B">
          <w:rPr>
            <w:rStyle w:val="Hyperlink"/>
            <w:noProof/>
          </w:rPr>
          <w:t>14.3</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附件</w:t>
        </w:r>
        <w:r w:rsidR="009328CE" w:rsidRPr="00A1634B">
          <w:rPr>
            <w:rStyle w:val="Hyperlink"/>
            <w:noProof/>
          </w:rPr>
          <w:t xml:space="preserve">3 </w:t>
        </w:r>
        <w:r w:rsidR="009328CE" w:rsidRPr="00A1634B">
          <w:rPr>
            <w:rStyle w:val="Hyperlink"/>
            <w:rFonts w:hint="eastAsia"/>
            <w:noProof/>
          </w:rPr>
          <w:t>偏差项清单</w:t>
        </w:r>
        <w:r w:rsidR="009328CE">
          <w:rPr>
            <w:noProof/>
            <w:webHidden/>
          </w:rPr>
          <w:tab/>
        </w:r>
        <w:r w:rsidR="006A21A0">
          <w:rPr>
            <w:noProof/>
            <w:webHidden/>
          </w:rPr>
          <w:fldChar w:fldCharType="begin"/>
        </w:r>
        <w:r w:rsidR="009328CE">
          <w:rPr>
            <w:noProof/>
            <w:webHidden/>
          </w:rPr>
          <w:instrText xml:space="preserve"> PAGEREF _Toc493789897 \h </w:instrText>
        </w:r>
        <w:r w:rsidR="006A21A0">
          <w:rPr>
            <w:noProof/>
            <w:webHidden/>
          </w:rPr>
        </w:r>
        <w:r w:rsidR="006A21A0">
          <w:rPr>
            <w:noProof/>
            <w:webHidden/>
          </w:rPr>
          <w:fldChar w:fldCharType="separate"/>
        </w:r>
        <w:r w:rsidR="009328CE">
          <w:rPr>
            <w:noProof/>
            <w:webHidden/>
          </w:rPr>
          <w:t>46</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98" w:history="1">
        <w:r w:rsidR="009328CE" w:rsidRPr="00A1634B">
          <w:rPr>
            <w:rStyle w:val="Hyperlink"/>
            <w:noProof/>
          </w:rPr>
          <w:t>14.4</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附件</w:t>
        </w:r>
        <w:r w:rsidR="009328CE" w:rsidRPr="00A1634B">
          <w:rPr>
            <w:rStyle w:val="Hyperlink"/>
            <w:noProof/>
          </w:rPr>
          <w:t xml:space="preserve">4 </w:t>
        </w:r>
        <w:r w:rsidR="009328CE" w:rsidRPr="00A1634B">
          <w:rPr>
            <w:rStyle w:val="Hyperlink"/>
            <w:rFonts w:hint="eastAsia"/>
            <w:noProof/>
          </w:rPr>
          <w:t>卖方文件要求</w:t>
        </w:r>
        <w:r w:rsidR="009328CE">
          <w:rPr>
            <w:noProof/>
            <w:webHidden/>
          </w:rPr>
          <w:tab/>
        </w:r>
        <w:r w:rsidR="006A21A0">
          <w:rPr>
            <w:noProof/>
            <w:webHidden/>
          </w:rPr>
          <w:fldChar w:fldCharType="begin"/>
        </w:r>
        <w:r w:rsidR="009328CE">
          <w:rPr>
            <w:noProof/>
            <w:webHidden/>
          </w:rPr>
          <w:instrText xml:space="preserve"> PAGEREF _Toc493789898 \h </w:instrText>
        </w:r>
        <w:r w:rsidR="006A21A0">
          <w:rPr>
            <w:noProof/>
            <w:webHidden/>
          </w:rPr>
        </w:r>
        <w:r w:rsidR="006A21A0">
          <w:rPr>
            <w:noProof/>
            <w:webHidden/>
          </w:rPr>
          <w:fldChar w:fldCharType="separate"/>
        </w:r>
        <w:r w:rsidR="009328CE">
          <w:rPr>
            <w:noProof/>
            <w:webHidden/>
          </w:rPr>
          <w:t>46</w:t>
        </w:r>
        <w:r w:rsidR="006A21A0">
          <w:rPr>
            <w:noProof/>
            <w:webHidden/>
          </w:rPr>
          <w:fldChar w:fldCharType="end"/>
        </w:r>
      </w:hyperlink>
    </w:p>
    <w:p w:rsidR="009328CE" w:rsidRDefault="0066579A">
      <w:pPr>
        <w:pStyle w:val="TOC2"/>
        <w:tabs>
          <w:tab w:val="left" w:pos="840"/>
          <w:tab w:val="right" w:leader="dot" w:pos="9003"/>
        </w:tabs>
        <w:rPr>
          <w:rFonts w:asciiTheme="minorHAnsi" w:eastAsiaTheme="minorEastAsia" w:hAnsiTheme="minorHAnsi" w:cstheme="minorBidi"/>
          <w:smallCaps w:val="0"/>
          <w:noProof/>
          <w:sz w:val="21"/>
          <w:szCs w:val="22"/>
        </w:rPr>
      </w:pPr>
      <w:hyperlink w:anchor="_Toc493789899" w:history="1">
        <w:r w:rsidR="009328CE" w:rsidRPr="00A1634B">
          <w:rPr>
            <w:rStyle w:val="Hyperlink"/>
            <w:noProof/>
          </w:rPr>
          <w:t>14.5</w:t>
        </w:r>
        <w:r w:rsidR="009328CE">
          <w:rPr>
            <w:rFonts w:asciiTheme="minorHAnsi" w:eastAsiaTheme="minorEastAsia" w:hAnsiTheme="minorHAnsi" w:cstheme="minorBidi"/>
            <w:smallCaps w:val="0"/>
            <w:noProof/>
            <w:sz w:val="21"/>
            <w:szCs w:val="22"/>
          </w:rPr>
          <w:tab/>
        </w:r>
        <w:r w:rsidR="009328CE" w:rsidRPr="00A1634B">
          <w:rPr>
            <w:rStyle w:val="Hyperlink"/>
            <w:rFonts w:hint="eastAsia"/>
            <w:noProof/>
          </w:rPr>
          <w:t>附件</w:t>
        </w:r>
        <w:r w:rsidR="009328CE" w:rsidRPr="00A1634B">
          <w:rPr>
            <w:rStyle w:val="Hyperlink"/>
            <w:noProof/>
          </w:rPr>
          <w:t>5</w:t>
        </w:r>
        <w:r w:rsidR="009328CE" w:rsidRPr="00A1634B">
          <w:rPr>
            <w:rStyle w:val="Hyperlink"/>
            <w:rFonts w:hint="eastAsia"/>
            <w:noProof/>
          </w:rPr>
          <w:t>设计院询价文件</w:t>
        </w:r>
        <w:r w:rsidR="009328CE">
          <w:rPr>
            <w:noProof/>
            <w:webHidden/>
          </w:rPr>
          <w:tab/>
        </w:r>
        <w:r w:rsidR="006A21A0">
          <w:rPr>
            <w:noProof/>
            <w:webHidden/>
          </w:rPr>
          <w:fldChar w:fldCharType="begin"/>
        </w:r>
        <w:r w:rsidR="009328CE">
          <w:rPr>
            <w:noProof/>
            <w:webHidden/>
          </w:rPr>
          <w:instrText xml:space="preserve"> PAGEREF _Toc493789899 \h </w:instrText>
        </w:r>
        <w:r w:rsidR="006A21A0">
          <w:rPr>
            <w:noProof/>
            <w:webHidden/>
          </w:rPr>
        </w:r>
        <w:r w:rsidR="006A21A0">
          <w:rPr>
            <w:noProof/>
            <w:webHidden/>
          </w:rPr>
          <w:fldChar w:fldCharType="separate"/>
        </w:r>
        <w:r w:rsidR="009328CE">
          <w:rPr>
            <w:noProof/>
            <w:webHidden/>
          </w:rPr>
          <w:t>49</w:t>
        </w:r>
        <w:r w:rsidR="006A21A0">
          <w:rPr>
            <w:noProof/>
            <w:webHidden/>
          </w:rPr>
          <w:fldChar w:fldCharType="end"/>
        </w:r>
      </w:hyperlink>
    </w:p>
    <w:p w:rsidR="005C4C4D" w:rsidRDefault="006A21A0">
      <w:pPr>
        <w:sectPr w:rsidR="005C4C4D">
          <w:footerReference w:type="default" r:id="rId10"/>
          <w:headerReference w:type="first" r:id="rId11"/>
          <w:footerReference w:type="first" r:id="rId12"/>
          <w:pgSz w:w="11906" w:h="16838"/>
          <w:pgMar w:top="1440" w:right="1418" w:bottom="1440" w:left="1418" w:header="851" w:footer="992" w:gutter="57"/>
          <w:cols w:space="720"/>
          <w:titlePg/>
          <w:docGrid w:type="lines" w:linePitch="312"/>
        </w:sectPr>
      </w:pPr>
      <w:r>
        <w:fldChar w:fldCharType="end"/>
      </w:r>
    </w:p>
    <w:p w:rsidR="005C4C4D" w:rsidRDefault="00BE5D16" w:rsidP="00D5309E">
      <w:pPr>
        <w:pStyle w:val="Heading1"/>
        <w:numPr>
          <w:ilvl w:val="0"/>
          <w:numId w:val="1"/>
        </w:numPr>
        <w:tabs>
          <w:tab w:val="left" w:pos="864"/>
        </w:tabs>
      </w:pPr>
      <w:r>
        <w:lastRenderedPageBreak/>
        <w:br w:type="page"/>
      </w:r>
      <w:bookmarkStart w:id="1" w:name="_Toc452992358"/>
      <w:bookmarkStart w:id="2" w:name="_Toc140543661"/>
      <w:bookmarkStart w:id="3" w:name="_Toc140544030"/>
      <w:bookmarkStart w:id="4" w:name="_Toc140544218"/>
      <w:bookmarkStart w:id="5" w:name="_Toc493789781"/>
      <w:bookmarkEnd w:id="0"/>
      <w:r>
        <w:rPr>
          <w:rFonts w:hint="eastAsia"/>
        </w:rPr>
        <w:lastRenderedPageBreak/>
        <w:t>总则</w:t>
      </w:r>
      <w:bookmarkStart w:id="6" w:name="_Toc140543662"/>
      <w:bookmarkStart w:id="7" w:name="_Toc140544031"/>
      <w:bookmarkStart w:id="8" w:name="_Toc140544219"/>
      <w:bookmarkStart w:id="9" w:name="_Toc140597011"/>
      <w:bookmarkEnd w:id="1"/>
      <w:bookmarkEnd w:id="2"/>
      <w:bookmarkEnd w:id="3"/>
      <w:bookmarkEnd w:id="4"/>
      <w:bookmarkEnd w:id="5"/>
    </w:p>
    <w:p w:rsidR="005C4C4D" w:rsidRDefault="00BE5D16" w:rsidP="00D5309E">
      <w:pPr>
        <w:pStyle w:val="Heading2"/>
        <w:numPr>
          <w:ilvl w:val="1"/>
          <w:numId w:val="1"/>
        </w:numPr>
        <w:tabs>
          <w:tab w:val="left" w:pos="864"/>
        </w:tabs>
      </w:pPr>
      <w:bookmarkStart w:id="10" w:name="_Toc452992359"/>
      <w:bookmarkStart w:id="11" w:name="_Toc493789782"/>
      <w:bookmarkEnd w:id="6"/>
      <w:bookmarkEnd w:id="7"/>
      <w:bookmarkEnd w:id="8"/>
      <w:bookmarkEnd w:id="9"/>
      <w:r>
        <w:rPr>
          <w:rFonts w:hint="eastAsia"/>
        </w:rPr>
        <w:t>项目概述</w:t>
      </w:r>
      <w:bookmarkEnd w:id="10"/>
      <w:bookmarkEnd w:id="11"/>
    </w:p>
    <w:p w:rsidR="005C4C4D" w:rsidRDefault="00BE5D16">
      <w:pPr>
        <w:spacing w:line="360" w:lineRule="exact"/>
        <w:ind w:firstLineChars="200" w:firstLine="420"/>
        <w:rPr>
          <w:color w:val="000000"/>
          <w:szCs w:val="21"/>
        </w:rPr>
      </w:pPr>
      <w:r>
        <w:rPr>
          <w:rFonts w:hint="eastAsia"/>
          <w:color w:val="000000"/>
          <w:szCs w:val="21"/>
        </w:rPr>
        <w:t>浙江石油化工有限公司</w:t>
      </w:r>
      <w:r>
        <w:rPr>
          <w:rFonts w:hint="eastAsia"/>
          <w:color w:val="000000"/>
          <w:szCs w:val="21"/>
        </w:rPr>
        <w:t>4000</w:t>
      </w:r>
      <w:r>
        <w:rPr>
          <w:rFonts w:hint="eastAsia"/>
          <w:color w:val="000000"/>
          <w:szCs w:val="21"/>
        </w:rPr>
        <w:t>万吨</w:t>
      </w:r>
      <w:r>
        <w:rPr>
          <w:rFonts w:hint="eastAsia"/>
          <w:color w:val="000000"/>
          <w:szCs w:val="21"/>
        </w:rPr>
        <w:t>/</w:t>
      </w:r>
      <w:r>
        <w:rPr>
          <w:rFonts w:hint="eastAsia"/>
          <w:color w:val="000000"/>
          <w:szCs w:val="21"/>
        </w:rPr>
        <w:t>年炼化一体化项目由浙江石油化工有限公司投资建设，项目位于浙江省舟山市，总规模为</w:t>
      </w:r>
      <w:r>
        <w:rPr>
          <w:rFonts w:hint="eastAsia"/>
          <w:color w:val="000000"/>
          <w:szCs w:val="21"/>
        </w:rPr>
        <w:t>4000</w:t>
      </w:r>
      <w:r>
        <w:rPr>
          <w:rFonts w:hint="eastAsia"/>
          <w:color w:val="000000"/>
          <w:szCs w:val="21"/>
        </w:rPr>
        <w:t>万吨</w:t>
      </w:r>
      <w:r>
        <w:rPr>
          <w:rFonts w:hint="eastAsia"/>
          <w:color w:val="000000"/>
          <w:szCs w:val="21"/>
        </w:rPr>
        <w:t>/</w:t>
      </w:r>
      <w:r>
        <w:rPr>
          <w:rFonts w:hint="eastAsia"/>
          <w:color w:val="000000"/>
          <w:szCs w:val="21"/>
        </w:rPr>
        <w:t>年炼油能力，分两期建成，两期规划均为</w:t>
      </w:r>
      <w:r>
        <w:rPr>
          <w:rFonts w:hint="eastAsia"/>
          <w:color w:val="000000"/>
          <w:szCs w:val="21"/>
        </w:rPr>
        <w:t>2000</w:t>
      </w:r>
      <w:r>
        <w:rPr>
          <w:rFonts w:hint="eastAsia"/>
          <w:color w:val="000000"/>
          <w:szCs w:val="21"/>
        </w:rPr>
        <w:t>万吨</w:t>
      </w:r>
      <w:r>
        <w:rPr>
          <w:rFonts w:hint="eastAsia"/>
          <w:color w:val="000000"/>
          <w:szCs w:val="21"/>
        </w:rPr>
        <w:t>/</w:t>
      </w:r>
      <w:r>
        <w:rPr>
          <w:rFonts w:hint="eastAsia"/>
          <w:color w:val="000000"/>
          <w:szCs w:val="21"/>
        </w:rPr>
        <w:t>年炼油及</w:t>
      </w:r>
      <w:r>
        <w:rPr>
          <w:rFonts w:hint="eastAsia"/>
          <w:color w:val="000000"/>
          <w:szCs w:val="21"/>
        </w:rPr>
        <w:t>140</w:t>
      </w:r>
      <w:r>
        <w:rPr>
          <w:rFonts w:hint="eastAsia"/>
          <w:color w:val="000000"/>
          <w:szCs w:val="21"/>
        </w:rPr>
        <w:t>万吨</w:t>
      </w:r>
      <w:r>
        <w:rPr>
          <w:rFonts w:hint="eastAsia"/>
          <w:color w:val="000000"/>
          <w:szCs w:val="21"/>
        </w:rPr>
        <w:t>/</w:t>
      </w:r>
      <w:r>
        <w:rPr>
          <w:rFonts w:hint="eastAsia"/>
          <w:color w:val="000000"/>
          <w:szCs w:val="21"/>
        </w:rPr>
        <w:t>年乙烯等炼化一体化项目。根据</w:t>
      </w:r>
      <w:r>
        <w:rPr>
          <w:rFonts w:hint="eastAsia"/>
          <w:color w:val="000000"/>
          <w:szCs w:val="21"/>
        </w:rPr>
        <w:t>4000</w:t>
      </w:r>
      <w:r>
        <w:rPr>
          <w:rFonts w:hint="eastAsia"/>
          <w:color w:val="000000"/>
          <w:szCs w:val="21"/>
        </w:rPr>
        <w:t>万吨</w:t>
      </w:r>
      <w:r>
        <w:rPr>
          <w:rFonts w:hint="eastAsia"/>
          <w:color w:val="000000"/>
          <w:szCs w:val="21"/>
        </w:rPr>
        <w:t>/</w:t>
      </w:r>
      <w:r>
        <w:rPr>
          <w:rFonts w:hint="eastAsia"/>
          <w:color w:val="000000"/>
          <w:szCs w:val="21"/>
        </w:rPr>
        <w:t>年炼化一体化项目可行性研究报告，项目将充分发挥炼化一体化、规模化、集约化的建设原则，实现资源配置一体化，炼油</w:t>
      </w:r>
      <w:r>
        <w:rPr>
          <w:rFonts w:hint="eastAsia"/>
          <w:color w:val="000000"/>
          <w:szCs w:val="21"/>
        </w:rPr>
        <w:t>-</w:t>
      </w:r>
      <w:r>
        <w:rPr>
          <w:rFonts w:hint="eastAsia"/>
          <w:color w:val="000000"/>
          <w:szCs w:val="21"/>
        </w:rPr>
        <w:t>芳烃</w:t>
      </w:r>
      <w:r>
        <w:rPr>
          <w:rFonts w:hint="eastAsia"/>
          <w:color w:val="000000"/>
          <w:szCs w:val="21"/>
        </w:rPr>
        <w:t>-</w:t>
      </w:r>
      <w:r>
        <w:rPr>
          <w:rFonts w:hint="eastAsia"/>
          <w:color w:val="000000"/>
          <w:szCs w:val="21"/>
        </w:rPr>
        <w:t>乙烯建设一体化，配套设施建设一体化，物流传输一体化，环境保护一体化。项目范围涵盖从原油卸油开始，后续原油储运、炼油</w:t>
      </w:r>
      <w:r>
        <w:rPr>
          <w:rFonts w:hint="eastAsia"/>
          <w:color w:val="000000"/>
          <w:szCs w:val="21"/>
        </w:rPr>
        <w:t>/</w:t>
      </w:r>
      <w:r>
        <w:rPr>
          <w:rFonts w:hint="eastAsia"/>
          <w:color w:val="000000"/>
          <w:szCs w:val="21"/>
        </w:rPr>
        <w:t>化工生产加工、产品外运设施等，具体包括炼油区块（含芳烃）、化工区块、煤焦制氢、中央控制室、中央化验室、动力中心、空分空压、污水处理、海水淡化以及其他全厂性公用工程及辅助生产等设施。</w:t>
      </w:r>
    </w:p>
    <w:p w:rsidR="005C4C4D" w:rsidRDefault="00B74BCE">
      <w:pPr>
        <w:spacing w:line="360" w:lineRule="exact"/>
        <w:ind w:firstLineChars="200" w:firstLine="420"/>
        <w:rPr>
          <w:color w:val="000000"/>
          <w:szCs w:val="21"/>
        </w:rPr>
      </w:pPr>
      <w:r>
        <w:rPr>
          <w:rFonts w:hint="eastAsia"/>
          <w:color w:val="000000"/>
          <w:szCs w:val="21"/>
        </w:rPr>
        <w:t>浙江石油化工有限公司</w:t>
      </w:r>
      <w:r w:rsidR="00BE5D16">
        <w:rPr>
          <w:rFonts w:hint="eastAsia"/>
          <w:color w:val="000000"/>
          <w:szCs w:val="21"/>
        </w:rPr>
        <w:t>（买方）、镇海石化工程股份有限公司</w:t>
      </w:r>
      <w:r w:rsidR="00BE5D16">
        <w:rPr>
          <w:color w:val="000000"/>
          <w:szCs w:val="21"/>
        </w:rPr>
        <w:t>、</w:t>
      </w:r>
      <w:r>
        <w:rPr>
          <w:rFonts w:hint="eastAsia"/>
          <w:color w:val="000000"/>
          <w:szCs w:val="21"/>
        </w:rPr>
        <w:t>北京凯利安能科技有限公司</w:t>
      </w:r>
      <w:r w:rsidR="00BE5D16">
        <w:rPr>
          <w:color w:val="000000"/>
          <w:szCs w:val="21"/>
        </w:rPr>
        <w:t>就</w:t>
      </w:r>
      <w:r w:rsidR="00BE5D16">
        <w:rPr>
          <w:rFonts w:ascii="宋体" w:hAnsi="宋体" w:hint="eastAsia"/>
          <w:szCs w:val="21"/>
        </w:rPr>
        <w:t>浙江石油化工有限公司4000万吨年炼化一体化项目配套马目原油罐区</w:t>
      </w:r>
      <w:r w:rsidR="00143C65">
        <w:rPr>
          <w:rFonts w:hint="eastAsia"/>
          <w:color w:val="000000"/>
          <w:szCs w:val="21"/>
        </w:rPr>
        <w:t>原油离线快评</w:t>
      </w:r>
      <w:r w:rsidR="00BE5D16">
        <w:rPr>
          <w:rFonts w:ascii="宋体" w:hAnsi="宋体" w:hint="eastAsia"/>
          <w:szCs w:val="21"/>
        </w:rPr>
        <w:t>系统</w:t>
      </w:r>
      <w:r w:rsidR="00BE5D16">
        <w:rPr>
          <w:color w:val="000000"/>
          <w:szCs w:val="21"/>
        </w:rPr>
        <w:t>的设计、制造、供货范围、技术要求、检验与验收、图纸资料交付、技术服务、质量保证等内容进行充分协商，达成本技术协议</w:t>
      </w:r>
      <w:r w:rsidR="00BE5D16">
        <w:rPr>
          <w:rFonts w:hint="eastAsia"/>
          <w:color w:val="000000"/>
          <w:szCs w:val="21"/>
        </w:rPr>
        <w:t>。</w:t>
      </w:r>
    </w:p>
    <w:p w:rsidR="005C4C4D" w:rsidRDefault="00BE5D16">
      <w:pPr>
        <w:spacing w:line="360" w:lineRule="exact"/>
        <w:ind w:firstLineChars="200" w:firstLine="420"/>
        <w:rPr>
          <w:color w:val="000000"/>
          <w:szCs w:val="21"/>
        </w:rPr>
      </w:pPr>
      <w:r>
        <w:rPr>
          <w:rFonts w:hint="eastAsia"/>
          <w:color w:val="000000"/>
          <w:szCs w:val="21"/>
        </w:rPr>
        <w:t>炼油区块主要生产装置包括：</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1000</w:t>
      </w:r>
      <w:r>
        <w:rPr>
          <w:rFonts w:hint="eastAsia"/>
          <w:color w:val="000000"/>
          <w:szCs w:val="21"/>
        </w:rPr>
        <w:t>万吨</w:t>
      </w:r>
      <w:r>
        <w:rPr>
          <w:color w:val="000000"/>
          <w:szCs w:val="21"/>
        </w:rPr>
        <w:t>/</w:t>
      </w:r>
      <w:r>
        <w:rPr>
          <w:rFonts w:hint="eastAsia"/>
          <w:color w:val="000000"/>
          <w:szCs w:val="21"/>
        </w:rPr>
        <w:t>年常减压蒸馏装置</w:t>
      </w:r>
      <w:r>
        <w:rPr>
          <w:color w:val="000000"/>
          <w:szCs w:val="21"/>
        </w:rPr>
        <w:t>2</w:t>
      </w:r>
      <w:r>
        <w:rPr>
          <w:rFonts w:hint="eastAsia"/>
          <w:color w:val="000000"/>
          <w:szCs w:val="21"/>
        </w:rPr>
        <w:t>套；</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320</w:t>
      </w:r>
      <w:r>
        <w:rPr>
          <w:rFonts w:hint="eastAsia"/>
          <w:color w:val="000000"/>
          <w:szCs w:val="21"/>
        </w:rPr>
        <w:t>万吨</w:t>
      </w:r>
      <w:r>
        <w:rPr>
          <w:color w:val="000000"/>
          <w:szCs w:val="21"/>
        </w:rPr>
        <w:t>/</w:t>
      </w:r>
      <w:r>
        <w:rPr>
          <w:rFonts w:hint="eastAsia"/>
          <w:color w:val="000000"/>
          <w:szCs w:val="21"/>
        </w:rPr>
        <w:t>年延迟焦化装置；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500</w:t>
      </w:r>
      <w:r>
        <w:rPr>
          <w:rFonts w:hint="eastAsia"/>
          <w:color w:val="000000"/>
          <w:szCs w:val="21"/>
        </w:rPr>
        <w:t>万吨</w:t>
      </w:r>
      <w:r>
        <w:rPr>
          <w:color w:val="000000"/>
          <w:szCs w:val="21"/>
        </w:rPr>
        <w:t>/</w:t>
      </w:r>
      <w:r>
        <w:rPr>
          <w:rFonts w:hint="eastAsia"/>
          <w:color w:val="000000"/>
          <w:szCs w:val="21"/>
        </w:rPr>
        <w:t>年渣油加氢装置；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450</w:t>
      </w:r>
      <w:r>
        <w:rPr>
          <w:rFonts w:hint="eastAsia"/>
          <w:color w:val="000000"/>
          <w:szCs w:val="21"/>
        </w:rPr>
        <w:t>万吨</w:t>
      </w:r>
      <w:r>
        <w:rPr>
          <w:color w:val="000000"/>
          <w:szCs w:val="21"/>
        </w:rPr>
        <w:t>/</w:t>
      </w:r>
      <w:r>
        <w:rPr>
          <w:rFonts w:hint="eastAsia"/>
          <w:color w:val="000000"/>
          <w:szCs w:val="21"/>
        </w:rPr>
        <w:t>年重油催化裂化装置；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400</w:t>
      </w:r>
      <w:r>
        <w:rPr>
          <w:rFonts w:hint="eastAsia"/>
          <w:color w:val="000000"/>
          <w:szCs w:val="21"/>
        </w:rPr>
        <w:t>万吨</w:t>
      </w:r>
      <w:r>
        <w:rPr>
          <w:color w:val="000000"/>
          <w:szCs w:val="21"/>
        </w:rPr>
        <w:t>/</w:t>
      </w:r>
      <w:r>
        <w:rPr>
          <w:rFonts w:hint="eastAsia"/>
          <w:color w:val="000000"/>
          <w:szCs w:val="21"/>
        </w:rPr>
        <w:t>年蜡油加氢裂化装置；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360</w:t>
      </w:r>
      <w:r>
        <w:rPr>
          <w:rFonts w:hint="eastAsia"/>
          <w:color w:val="000000"/>
          <w:szCs w:val="21"/>
        </w:rPr>
        <w:t>万吨</w:t>
      </w:r>
      <w:r>
        <w:rPr>
          <w:color w:val="000000"/>
          <w:szCs w:val="21"/>
        </w:rPr>
        <w:t>/</w:t>
      </w:r>
      <w:r>
        <w:rPr>
          <w:rFonts w:hint="eastAsia"/>
          <w:color w:val="000000"/>
          <w:szCs w:val="21"/>
        </w:rPr>
        <w:t>年石脑油加氢装置；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380</w:t>
      </w:r>
      <w:r>
        <w:rPr>
          <w:rFonts w:hint="eastAsia"/>
          <w:color w:val="000000"/>
          <w:szCs w:val="21"/>
        </w:rPr>
        <w:t>万吨</w:t>
      </w:r>
      <w:r>
        <w:rPr>
          <w:color w:val="000000"/>
          <w:szCs w:val="21"/>
        </w:rPr>
        <w:t>/</w:t>
      </w:r>
      <w:r>
        <w:rPr>
          <w:rFonts w:hint="eastAsia"/>
          <w:color w:val="000000"/>
          <w:szCs w:val="21"/>
        </w:rPr>
        <w:t>年连续重整装置</w:t>
      </w:r>
      <w:r>
        <w:rPr>
          <w:color w:val="000000"/>
          <w:szCs w:val="21"/>
        </w:rPr>
        <w:t>2</w:t>
      </w:r>
      <w:r>
        <w:rPr>
          <w:rFonts w:hint="eastAsia"/>
          <w:color w:val="000000"/>
          <w:szCs w:val="21"/>
        </w:rPr>
        <w:t>套；</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170</w:t>
      </w:r>
      <w:r>
        <w:rPr>
          <w:rFonts w:hint="eastAsia"/>
          <w:color w:val="000000"/>
          <w:szCs w:val="21"/>
        </w:rPr>
        <w:t>万吨</w:t>
      </w:r>
      <w:r>
        <w:rPr>
          <w:color w:val="000000"/>
          <w:szCs w:val="21"/>
        </w:rPr>
        <w:t>/</w:t>
      </w:r>
      <w:r>
        <w:rPr>
          <w:rFonts w:hint="eastAsia"/>
          <w:color w:val="000000"/>
          <w:szCs w:val="21"/>
        </w:rPr>
        <w:t>年芳烃抽提装置</w:t>
      </w:r>
      <w:r>
        <w:rPr>
          <w:color w:val="000000"/>
          <w:szCs w:val="21"/>
        </w:rPr>
        <w:t>2</w:t>
      </w:r>
      <w:r>
        <w:rPr>
          <w:rFonts w:hint="eastAsia"/>
          <w:color w:val="000000"/>
          <w:szCs w:val="21"/>
        </w:rPr>
        <w:t>套；</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360</w:t>
      </w:r>
      <w:r>
        <w:rPr>
          <w:rFonts w:hint="eastAsia"/>
          <w:color w:val="000000"/>
          <w:szCs w:val="21"/>
        </w:rPr>
        <w:t>万吨</w:t>
      </w:r>
      <w:r>
        <w:rPr>
          <w:color w:val="000000"/>
          <w:szCs w:val="21"/>
        </w:rPr>
        <w:t>/</w:t>
      </w:r>
      <w:r>
        <w:rPr>
          <w:rFonts w:hint="eastAsia"/>
          <w:color w:val="000000"/>
          <w:szCs w:val="21"/>
        </w:rPr>
        <w:t>年歧化装置</w:t>
      </w:r>
      <w:r>
        <w:rPr>
          <w:color w:val="000000"/>
          <w:szCs w:val="21"/>
        </w:rPr>
        <w:t>2</w:t>
      </w:r>
      <w:r>
        <w:rPr>
          <w:rFonts w:hint="eastAsia"/>
          <w:color w:val="000000"/>
          <w:szCs w:val="21"/>
        </w:rPr>
        <w:t>套；</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200</w:t>
      </w:r>
      <w:r>
        <w:rPr>
          <w:rFonts w:hint="eastAsia"/>
          <w:color w:val="000000"/>
          <w:szCs w:val="21"/>
        </w:rPr>
        <w:t>万吨</w:t>
      </w:r>
      <w:r>
        <w:rPr>
          <w:color w:val="000000"/>
          <w:szCs w:val="21"/>
        </w:rPr>
        <w:t>/</w:t>
      </w:r>
      <w:r>
        <w:rPr>
          <w:rFonts w:hint="eastAsia"/>
          <w:color w:val="000000"/>
          <w:szCs w:val="21"/>
        </w:rPr>
        <w:t>年</w:t>
      </w:r>
      <w:r>
        <w:rPr>
          <w:color w:val="000000"/>
          <w:szCs w:val="21"/>
        </w:rPr>
        <w:t>PX</w:t>
      </w:r>
      <w:r>
        <w:rPr>
          <w:rFonts w:hint="eastAsia"/>
          <w:color w:val="000000"/>
          <w:szCs w:val="21"/>
        </w:rPr>
        <w:t>装置</w:t>
      </w:r>
      <w:r>
        <w:rPr>
          <w:color w:val="000000"/>
          <w:szCs w:val="21"/>
        </w:rPr>
        <w:t>2</w:t>
      </w:r>
      <w:r>
        <w:rPr>
          <w:rFonts w:hint="eastAsia"/>
          <w:color w:val="000000"/>
          <w:szCs w:val="21"/>
        </w:rPr>
        <w:t>套；</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400</w:t>
      </w:r>
      <w:r>
        <w:rPr>
          <w:rFonts w:hint="eastAsia"/>
          <w:color w:val="000000"/>
          <w:szCs w:val="21"/>
        </w:rPr>
        <w:t>万吨</w:t>
      </w:r>
      <w:r>
        <w:rPr>
          <w:color w:val="000000"/>
          <w:szCs w:val="21"/>
        </w:rPr>
        <w:t>/</w:t>
      </w:r>
      <w:r>
        <w:rPr>
          <w:rFonts w:hint="eastAsia"/>
          <w:color w:val="000000"/>
          <w:szCs w:val="21"/>
        </w:rPr>
        <w:t>年柴油加氢装置；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140</w:t>
      </w:r>
      <w:r>
        <w:rPr>
          <w:rFonts w:hint="eastAsia"/>
          <w:color w:val="000000"/>
          <w:szCs w:val="21"/>
        </w:rPr>
        <w:t>万吨</w:t>
      </w:r>
      <w:r>
        <w:rPr>
          <w:color w:val="000000"/>
          <w:szCs w:val="21"/>
        </w:rPr>
        <w:t>/</w:t>
      </w:r>
      <w:r>
        <w:rPr>
          <w:rFonts w:hint="eastAsia"/>
          <w:color w:val="000000"/>
          <w:szCs w:val="21"/>
        </w:rPr>
        <w:t>年航煤加氢精制装置；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90</w:t>
      </w:r>
      <w:r>
        <w:rPr>
          <w:rFonts w:hint="eastAsia"/>
          <w:color w:val="000000"/>
          <w:szCs w:val="21"/>
        </w:rPr>
        <w:t>万吨</w:t>
      </w:r>
      <w:r>
        <w:rPr>
          <w:color w:val="000000"/>
          <w:szCs w:val="21"/>
        </w:rPr>
        <w:t>/</w:t>
      </w:r>
      <w:r>
        <w:rPr>
          <w:rFonts w:hint="eastAsia"/>
          <w:color w:val="000000"/>
          <w:szCs w:val="21"/>
        </w:rPr>
        <w:t>年气体分馏装置；</w:t>
      </w:r>
    </w:p>
    <w:p w:rsidR="005C4C4D" w:rsidRDefault="00BE5D16" w:rsidP="00A94E22">
      <w:pPr>
        <w:numPr>
          <w:ilvl w:val="0"/>
          <w:numId w:val="2"/>
        </w:numPr>
        <w:spacing w:line="360" w:lineRule="exact"/>
        <w:rPr>
          <w:color w:val="000000"/>
          <w:szCs w:val="21"/>
        </w:rPr>
      </w:pPr>
      <w:r>
        <w:rPr>
          <w:rFonts w:hint="eastAsia"/>
          <w:color w:val="000000"/>
          <w:szCs w:val="21"/>
        </w:rPr>
        <w:t xml:space="preserve">  </w:t>
      </w:r>
      <w:r>
        <w:rPr>
          <w:color w:val="000000"/>
          <w:szCs w:val="21"/>
        </w:rPr>
        <w:t>200</w:t>
      </w:r>
      <w:r>
        <w:rPr>
          <w:rFonts w:hint="eastAsia"/>
          <w:color w:val="000000"/>
          <w:szCs w:val="21"/>
        </w:rPr>
        <w:t>万吨</w:t>
      </w:r>
      <w:r>
        <w:rPr>
          <w:color w:val="000000"/>
          <w:szCs w:val="21"/>
        </w:rPr>
        <w:t>/</w:t>
      </w:r>
      <w:r>
        <w:rPr>
          <w:rFonts w:hint="eastAsia"/>
          <w:color w:val="000000"/>
          <w:szCs w:val="21"/>
        </w:rPr>
        <w:t>年催化汽油加氢装置；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13</w:t>
      </w:r>
      <w:r>
        <w:rPr>
          <w:rFonts w:hint="eastAsia"/>
          <w:color w:val="000000"/>
          <w:szCs w:val="21"/>
        </w:rPr>
        <w:t>万吨</w:t>
      </w:r>
      <w:r>
        <w:rPr>
          <w:color w:val="000000"/>
          <w:szCs w:val="21"/>
        </w:rPr>
        <w:t>/</w:t>
      </w:r>
      <w:r>
        <w:rPr>
          <w:rFonts w:hint="eastAsia"/>
          <w:color w:val="000000"/>
          <w:szCs w:val="21"/>
        </w:rPr>
        <w:t>年硫磺回收联合装置</w:t>
      </w:r>
      <w:r>
        <w:rPr>
          <w:color w:val="000000"/>
          <w:szCs w:val="21"/>
        </w:rPr>
        <w:t>4</w:t>
      </w:r>
      <w:r>
        <w:rPr>
          <w:rFonts w:hint="eastAsia"/>
          <w:color w:val="000000"/>
          <w:szCs w:val="21"/>
        </w:rPr>
        <w:t>套；</w:t>
      </w:r>
    </w:p>
    <w:p w:rsidR="005C4C4D" w:rsidRDefault="00BE5D16">
      <w:pPr>
        <w:spacing w:line="360" w:lineRule="exact"/>
        <w:ind w:left="1260"/>
        <w:rPr>
          <w:color w:val="000000"/>
          <w:szCs w:val="21"/>
        </w:rPr>
      </w:pPr>
      <w:r>
        <w:rPr>
          <w:color w:val="000000"/>
          <w:szCs w:val="21"/>
        </w:rPr>
        <w:t xml:space="preserve"> </w:t>
      </w:r>
    </w:p>
    <w:p w:rsidR="005C4C4D" w:rsidRDefault="00BE5D16">
      <w:pPr>
        <w:spacing w:line="360" w:lineRule="exact"/>
        <w:ind w:firstLineChars="200" w:firstLine="420"/>
        <w:rPr>
          <w:color w:val="000000"/>
          <w:szCs w:val="21"/>
        </w:rPr>
      </w:pPr>
      <w:r>
        <w:rPr>
          <w:rFonts w:hint="eastAsia"/>
          <w:color w:val="000000"/>
          <w:szCs w:val="21"/>
        </w:rPr>
        <w:t>化工区块主要生产装置包括：</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140</w:t>
      </w:r>
      <w:r>
        <w:rPr>
          <w:rFonts w:hint="eastAsia"/>
          <w:color w:val="000000"/>
          <w:szCs w:val="21"/>
        </w:rPr>
        <w:t>万吨</w:t>
      </w:r>
      <w:r>
        <w:rPr>
          <w:color w:val="000000"/>
          <w:szCs w:val="21"/>
        </w:rPr>
        <w:t>/</w:t>
      </w:r>
      <w:r>
        <w:rPr>
          <w:rFonts w:hint="eastAsia"/>
          <w:color w:val="000000"/>
          <w:szCs w:val="21"/>
        </w:rPr>
        <w:t>年裂解乙烯装置；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60</w:t>
      </w:r>
      <w:r>
        <w:rPr>
          <w:rFonts w:hint="eastAsia"/>
          <w:color w:val="000000"/>
          <w:szCs w:val="21"/>
        </w:rPr>
        <w:t>万吨</w:t>
      </w:r>
      <w:r>
        <w:rPr>
          <w:color w:val="000000"/>
          <w:szCs w:val="21"/>
        </w:rPr>
        <w:t>/</w:t>
      </w:r>
      <w:r>
        <w:rPr>
          <w:rFonts w:hint="eastAsia"/>
          <w:color w:val="000000"/>
          <w:szCs w:val="21"/>
        </w:rPr>
        <w:t>年丙烷脱氢装置；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lastRenderedPageBreak/>
        <w:t></w:t>
      </w:r>
      <w:r>
        <w:rPr>
          <w:rFonts w:hint="eastAsia"/>
          <w:color w:val="000000"/>
          <w:szCs w:val="21"/>
        </w:rPr>
        <w:t xml:space="preserve"> </w:t>
      </w:r>
      <w:r>
        <w:rPr>
          <w:color w:val="000000"/>
          <w:szCs w:val="21"/>
        </w:rPr>
        <w:t>120</w:t>
      </w:r>
      <w:r>
        <w:rPr>
          <w:rFonts w:hint="eastAsia"/>
          <w:color w:val="000000"/>
          <w:szCs w:val="21"/>
        </w:rPr>
        <w:t>万吨</w:t>
      </w:r>
      <w:r>
        <w:rPr>
          <w:color w:val="000000"/>
          <w:szCs w:val="21"/>
        </w:rPr>
        <w:t>/</w:t>
      </w:r>
      <w:r>
        <w:rPr>
          <w:rFonts w:hint="eastAsia"/>
          <w:color w:val="000000"/>
          <w:szCs w:val="21"/>
        </w:rPr>
        <w:t>年苯乙烯装置；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40/25</w:t>
      </w:r>
      <w:r>
        <w:rPr>
          <w:rFonts w:hint="eastAsia"/>
          <w:color w:val="000000"/>
          <w:szCs w:val="21"/>
        </w:rPr>
        <w:t>万吨</w:t>
      </w:r>
      <w:r>
        <w:rPr>
          <w:color w:val="000000"/>
          <w:szCs w:val="21"/>
        </w:rPr>
        <w:t>/</w:t>
      </w:r>
      <w:r>
        <w:rPr>
          <w:rFonts w:hint="eastAsia"/>
          <w:color w:val="000000"/>
          <w:szCs w:val="21"/>
        </w:rPr>
        <w:t>年苯酚丙酮装置；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80</w:t>
      </w:r>
      <w:r>
        <w:rPr>
          <w:rFonts w:hint="eastAsia"/>
          <w:color w:val="000000"/>
          <w:szCs w:val="21"/>
        </w:rPr>
        <w:t>万吨</w:t>
      </w:r>
      <w:r>
        <w:rPr>
          <w:color w:val="000000"/>
          <w:szCs w:val="21"/>
        </w:rPr>
        <w:t>/</w:t>
      </w:r>
      <w:r>
        <w:rPr>
          <w:rFonts w:hint="eastAsia"/>
          <w:color w:val="000000"/>
          <w:szCs w:val="21"/>
        </w:rPr>
        <w:t>年乙二醇装置；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45</w:t>
      </w:r>
      <w:r>
        <w:rPr>
          <w:rFonts w:hint="eastAsia"/>
          <w:color w:val="000000"/>
          <w:szCs w:val="21"/>
        </w:rPr>
        <w:t>万吨</w:t>
      </w:r>
      <w:r>
        <w:rPr>
          <w:color w:val="000000"/>
          <w:szCs w:val="21"/>
        </w:rPr>
        <w:t>/</w:t>
      </w:r>
      <w:r>
        <w:rPr>
          <w:rFonts w:hint="eastAsia"/>
          <w:color w:val="000000"/>
          <w:szCs w:val="21"/>
        </w:rPr>
        <w:t>年</w:t>
      </w:r>
      <w:r>
        <w:rPr>
          <w:color w:val="000000"/>
          <w:szCs w:val="21"/>
        </w:rPr>
        <w:t>FDPE</w:t>
      </w:r>
      <w:r>
        <w:rPr>
          <w:rFonts w:hint="eastAsia"/>
          <w:color w:val="000000"/>
          <w:szCs w:val="21"/>
        </w:rPr>
        <w:t>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30</w:t>
      </w:r>
      <w:r>
        <w:rPr>
          <w:rFonts w:hint="eastAsia"/>
          <w:color w:val="000000"/>
          <w:szCs w:val="21"/>
        </w:rPr>
        <w:t>万吨</w:t>
      </w:r>
      <w:r>
        <w:rPr>
          <w:color w:val="000000"/>
          <w:szCs w:val="21"/>
        </w:rPr>
        <w:t>/</w:t>
      </w:r>
      <w:r>
        <w:rPr>
          <w:rFonts w:hint="eastAsia"/>
          <w:color w:val="000000"/>
          <w:szCs w:val="21"/>
        </w:rPr>
        <w:t>年</w:t>
      </w:r>
      <w:r>
        <w:rPr>
          <w:color w:val="000000"/>
          <w:szCs w:val="21"/>
        </w:rPr>
        <w:t>HDPE</w:t>
      </w:r>
      <w:r>
        <w:rPr>
          <w:rFonts w:hint="eastAsia"/>
          <w:color w:val="000000"/>
          <w:szCs w:val="21"/>
        </w:rPr>
        <w:t>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90</w:t>
      </w:r>
      <w:r>
        <w:rPr>
          <w:rFonts w:hint="eastAsia"/>
          <w:color w:val="000000"/>
          <w:szCs w:val="21"/>
        </w:rPr>
        <w:t>万吨</w:t>
      </w:r>
      <w:r>
        <w:rPr>
          <w:color w:val="000000"/>
          <w:szCs w:val="21"/>
        </w:rPr>
        <w:t>/</w:t>
      </w:r>
      <w:r>
        <w:rPr>
          <w:rFonts w:hint="eastAsia"/>
          <w:color w:val="000000"/>
          <w:szCs w:val="21"/>
        </w:rPr>
        <w:t>年</w:t>
      </w:r>
      <w:r>
        <w:rPr>
          <w:color w:val="000000"/>
          <w:szCs w:val="21"/>
        </w:rPr>
        <w:t>PP</w:t>
      </w:r>
      <w:r>
        <w:rPr>
          <w:rFonts w:hint="eastAsia"/>
          <w:color w:val="000000"/>
          <w:szCs w:val="21"/>
        </w:rPr>
        <w:t>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24</w:t>
      </w:r>
      <w:r>
        <w:rPr>
          <w:rFonts w:hint="eastAsia"/>
          <w:color w:val="000000"/>
          <w:szCs w:val="21"/>
        </w:rPr>
        <w:t>万吨</w:t>
      </w:r>
      <w:r>
        <w:rPr>
          <w:color w:val="000000"/>
          <w:szCs w:val="21"/>
        </w:rPr>
        <w:t>/</w:t>
      </w:r>
      <w:r>
        <w:rPr>
          <w:rFonts w:hint="eastAsia"/>
          <w:color w:val="000000"/>
          <w:szCs w:val="21"/>
        </w:rPr>
        <w:t>年双酚</w:t>
      </w:r>
      <w:r>
        <w:rPr>
          <w:color w:val="000000"/>
          <w:szCs w:val="21"/>
        </w:rPr>
        <w:t>A</w:t>
      </w:r>
      <w:r>
        <w:rPr>
          <w:rFonts w:hint="eastAsia"/>
          <w:color w:val="000000"/>
          <w:szCs w:val="21"/>
        </w:rPr>
        <w:t>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26</w:t>
      </w:r>
      <w:r>
        <w:rPr>
          <w:rFonts w:hint="eastAsia"/>
          <w:color w:val="000000"/>
          <w:szCs w:val="21"/>
        </w:rPr>
        <w:t>万吨</w:t>
      </w:r>
      <w:r>
        <w:rPr>
          <w:color w:val="000000"/>
          <w:szCs w:val="21"/>
        </w:rPr>
        <w:t>/</w:t>
      </w:r>
      <w:r>
        <w:rPr>
          <w:rFonts w:hint="eastAsia"/>
          <w:color w:val="000000"/>
          <w:szCs w:val="21"/>
        </w:rPr>
        <w:t>年聚碳酸酯装置；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26</w:t>
      </w:r>
      <w:r>
        <w:rPr>
          <w:rFonts w:hint="eastAsia"/>
          <w:color w:val="000000"/>
          <w:szCs w:val="21"/>
        </w:rPr>
        <w:t>万吨</w:t>
      </w:r>
      <w:r>
        <w:rPr>
          <w:color w:val="000000"/>
          <w:szCs w:val="21"/>
        </w:rPr>
        <w:t>/</w:t>
      </w:r>
      <w:r>
        <w:rPr>
          <w:rFonts w:hint="eastAsia"/>
          <w:color w:val="000000"/>
          <w:szCs w:val="21"/>
        </w:rPr>
        <w:t>年丙烯腈装置；</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color w:val="000000"/>
          <w:szCs w:val="21"/>
        </w:rPr>
        <w:t>9</w:t>
      </w:r>
      <w:r>
        <w:rPr>
          <w:rFonts w:hint="eastAsia"/>
          <w:color w:val="000000"/>
          <w:szCs w:val="21"/>
        </w:rPr>
        <w:t>万吨</w:t>
      </w:r>
      <w:r>
        <w:rPr>
          <w:color w:val="000000"/>
          <w:szCs w:val="21"/>
        </w:rPr>
        <w:t>/</w:t>
      </w:r>
      <w:r>
        <w:rPr>
          <w:rFonts w:hint="eastAsia"/>
          <w:color w:val="000000"/>
          <w:szCs w:val="21"/>
        </w:rPr>
        <w:t>年</w:t>
      </w:r>
      <w:r>
        <w:rPr>
          <w:color w:val="000000"/>
          <w:szCs w:val="21"/>
        </w:rPr>
        <w:t>MMA</w:t>
      </w:r>
      <w:r>
        <w:rPr>
          <w:rFonts w:hint="eastAsia"/>
          <w:color w:val="000000"/>
          <w:szCs w:val="21"/>
        </w:rPr>
        <w:t>装置；</w:t>
      </w:r>
      <w:r>
        <w:rPr>
          <w:color w:val="000000"/>
          <w:szCs w:val="21"/>
        </w:rPr>
        <w:t xml:space="preserve"> </w:t>
      </w:r>
    </w:p>
    <w:p w:rsidR="005C4C4D" w:rsidRDefault="005C4C4D">
      <w:pPr>
        <w:spacing w:line="360" w:lineRule="exact"/>
        <w:ind w:left="1260"/>
        <w:rPr>
          <w:color w:val="000000"/>
          <w:szCs w:val="21"/>
        </w:rPr>
      </w:pPr>
    </w:p>
    <w:p w:rsidR="005C4C4D" w:rsidRDefault="00BE5D16">
      <w:pPr>
        <w:spacing w:line="360" w:lineRule="exact"/>
        <w:ind w:firstLineChars="200" w:firstLine="420"/>
        <w:rPr>
          <w:color w:val="000000"/>
          <w:szCs w:val="21"/>
        </w:rPr>
      </w:pPr>
      <w:r>
        <w:rPr>
          <w:rFonts w:hint="eastAsia"/>
          <w:color w:val="000000"/>
          <w:szCs w:val="21"/>
        </w:rPr>
        <w:t>其它主要公用工程及辅助生产装置包括：</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rFonts w:hint="eastAsia"/>
          <w:color w:val="000000"/>
          <w:szCs w:val="21"/>
        </w:rPr>
        <w:t>空分空压装置</w:t>
      </w:r>
      <w:r>
        <w:rPr>
          <w:color w:val="000000"/>
          <w:szCs w:val="21"/>
        </w:rPr>
        <w:t>2</w:t>
      </w:r>
      <w:r>
        <w:rPr>
          <w:rFonts w:hint="eastAsia"/>
          <w:color w:val="000000"/>
          <w:szCs w:val="21"/>
        </w:rPr>
        <w:t>套；</w:t>
      </w:r>
      <w:r>
        <w:rPr>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rFonts w:hint="eastAsia"/>
          <w:color w:val="000000"/>
          <w:szCs w:val="21"/>
        </w:rPr>
        <w:t>动力中心；</w:t>
      </w:r>
      <w:r>
        <w:rPr>
          <w:rFonts w:hint="eastAsia"/>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rFonts w:hint="eastAsia"/>
          <w:color w:val="000000"/>
          <w:szCs w:val="21"/>
        </w:rPr>
        <w:t>煤焦气化装置；</w:t>
      </w:r>
      <w:r>
        <w:rPr>
          <w:rFonts w:hint="eastAsia"/>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rFonts w:hint="eastAsia"/>
          <w:color w:val="000000"/>
          <w:szCs w:val="21"/>
        </w:rPr>
        <w:t>海水淡化厂；</w:t>
      </w:r>
      <w:r>
        <w:rPr>
          <w:rFonts w:hint="eastAsia"/>
          <w:color w:val="000000"/>
          <w:szCs w:val="21"/>
        </w:rPr>
        <w:t xml:space="preserve"> </w:t>
      </w:r>
    </w:p>
    <w:p w:rsidR="005C4C4D" w:rsidRDefault="00BE5D16" w:rsidP="00A94E22">
      <w:pPr>
        <w:numPr>
          <w:ilvl w:val="0"/>
          <w:numId w:val="2"/>
        </w:numPr>
        <w:spacing w:line="360" w:lineRule="exact"/>
        <w:rPr>
          <w:color w:val="000000"/>
          <w:szCs w:val="21"/>
        </w:rPr>
      </w:pPr>
      <w:r>
        <w:rPr>
          <w:color w:val="000000"/>
          <w:szCs w:val="21"/>
        </w:rPr>
        <w:t></w:t>
      </w:r>
      <w:r>
        <w:rPr>
          <w:rFonts w:hint="eastAsia"/>
          <w:color w:val="000000"/>
          <w:szCs w:val="21"/>
        </w:rPr>
        <w:t xml:space="preserve"> </w:t>
      </w:r>
      <w:r>
        <w:rPr>
          <w:rFonts w:hint="eastAsia"/>
          <w:color w:val="000000"/>
          <w:szCs w:val="21"/>
        </w:rPr>
        <w:t>污水处理厂；</w:t>
      </w:r>
      <w:r>
        <w:rPr>
          <w:rFonts w:hint="eastAsia"/>
          <w:color w:val="000000"/>
          <w:szCs w:val="21"/>
        </w:rPr>
        <w:t xml:space="preserve"> </w:t>
      </w:r>
    </w:p>
    <w:p w:rsidR="005C4C4D" w:rsidRDefault="00BE5D16" w:rsidP="00A94E22">
      <w:pPr>
        <w:numPr>
          <w:ilvl w:val="0"/>
          <w:numId w:val="2"/>
        </w:numPr>
        <w:spacing w:line="360" w:lineRule="exact"/>
        <w:rPr>
          <w:color w:val="000000"/>
          <w:sz w:val="24"/>
        </w:rPr>
      </w:pPr>
      <w:r>
        <w:rPr>
          <w:color w:val="000000"/>
          <w:szCs w:val="21"/>
        </w:rPr>
        <w:t></w:t>
      </w:r>
      <w:r>
        <w:rPr>
          <w:rFonts w:hint="eastAsia"/>
          <w:color w:val="000000"/>
          <w:szCs w:val="21"/>
        </w:rPr>
        <w:t xml:space="preserve"> </w:t>
      </w:r>
      <w:r>
        <w:rPr>
          <w:rFonts w:hint="eastAsia"/>
          <w:color w:val="000000"/>
          <w:szCs w:val="21"/>
        </w:rPr>
        <w:t>原油及成品油罐区；</w:t>
      </w:r>
      <w:r>
        <w:rPr>
          <w:rFonts w:hint="eastAsia"/>
          <w:color w:val="000000"/>
          <w:szCs w:val="21"/>
        </w:rPr>
        <w:t xml:space="preserve"> </w:t>
      </w:r>
    </w:p>
    <w:p w:rsidR="005C4C4D" w:rsidRDefault="005C4C4D">
      <w:pPr>
        <w:spacing w:line="360" w:lineRule="exact"/>
        <w:ind w:firstLineChars="200" w:firstLine="420"/>
        <w:rPr>
          <w:rFonts w:ascii="宋体" w:hAnsi="宋体"/>
          <w:szCs w:val="21"/>
        </w:rPr>
      </w:pPr>
    </w:p>
    <w:p w:rsidR="005C4C4D" w:rsidRDefault="00BE5D16">
      <w:pPr>
        <w:ind w:firstLine="420"/>
        <w:rPr>
          <w:b/>
          <w:bCs/>
        </w:rPr>
      </w:pPr>
      <w:bookmarkStart w:id="12" w:name="_Toc298665875"/>
      <w:bookmarkStart w:id="13" w:name="_Toc298679712"/>
      <w:bookmarkStart w:id="14" w:name="_Toc298943800"/>
      <w:bookmarkStart w:id="15" w:name="_Toc534482033"/>
      <w:bookmarkStart w:id="16" w:name="_Toc306201221"/>
      <w:bookmarkStart w:id="17" w:name="_Toc306202825"/>
      <w:bookmarkStart w:id="18" w:name="_Toc324951639"/>
      <w:r>
        <w:rPr>
          <w:rFonts w:hint="eastAsia"/>
          <w:bCs/>
        </w:rPr>
        <w:t xml:space="preserve"> </w:t>
      </w:r>
      <w:r>
        <w:rPr>
          <w:rFonts w:hint="eastAsia"/>
          <w:b/>
          <w:bCs/>
        </w:rPr>
        <w:t>术语定义</w:t>
      </w:r>
      <w:bookmarkEnd w:id="12"/>
      <w:bookmarkEnd w:id="13"/>
      <w:bookmarkEnd w:id="14"/>
      <w:bookmarkEnd w:id="15"/>
      <w:bookmarkEnd w:id="16"/>
      <w:bookmarkEnd w:id="17"/>
      <w:bookmarkEnd w:id="18"/>
    </w:p>
    <w:p w:rsidR="005C4C4D" w:rsidRDefault="00BE5D16">
      <w:pPr>
        <w:spacing w:line="360" w:lineRule="exact"/>
        <w:ind w:firstLineChars="200" w:firstLine="420"/>
        <w:rPr>
          <w:color w:val="000000"/>
          <w:szCs w:val="21"/>
        </w:rPr>
      </w:pPr>
      <w:bookmarkStart w:id="19" w:name="_Toc298665876"/>
      <w:bookmarkStart w:id="20" w:name="_Toc298679713"/>
      <w:bookmarkStart w:id="21" w:name="_Toc298943801"/>
      <w:bookmarkStart w:id="22" w:name="_Toc534482034"/>
      <w:bookmarkStart w:id="23" w:name="_Toc306201222"/>
      <w:bookmarkStart w:id="24" w:name="_Toc306202826"/>
      <w:r>
        <w:rPr>
          <w:rFonts w:hint="eastAsia"/>
          <w:color w:val="000000"/>
          <w:szCs w:val="21"/>
        </w:rPr>
        <w:t>本协议书用到的关键名称定义如下：</w:t>
      </w:r>
    </w:p>
    <w:p w:rsidR="005C4C4D" w:rsidRDefault="00BE5D16">
      <w:pPr>
        <w:spacing w:line="360" w:lineRule="exact"/>
        <w:ind w:firstLineChars="200" w:firstLine="420"/>
        <w:rPr>
          <w:color w:val="000000"/>
          <w:szCs w:val="21"/>
        </w:rPr>
      </w:pPr>
      <w:r>
        <w:rPr>
          <w:color w:val="000000"/>
          <w:szCs w:val="21"/>
        </w:rPr>
        <w:t>“</w:t>
      </w:r>
      <w:r>
        <w:rPr>
          <w:rFonts w:hint="eastAsia"/>
          <w:color w:val="000000"/>
          <w:szCs w:val="21"/>
        </w:rPr>
        <w:t>业主</w:t>
      </w:r>
      <w:r>
        <w:rPr>
          <w:color w:val="000000"/>
          <w:szCs w:val="21"/>
        </w:rPr>
        <w:t>”</w:t>
      </w:r>
      <w:r>
        <w:rPr>
          <w:rFonts w:hint="eastAsia"/>
          <w:color w:val="000000"/>
          <w:szCs w:val="21"/>
        </w:rPr>
        <w:t>：浙江石油化工有限公司</w:t>
      </w:r>
    </w:p>
    <w:p w:rsidR="005C4C4D" w:rsidRDefault="00BE5D16">
      <w:pPr>
        <w:spacing w:line="360" w:lineRule="exact"/>
        <w:ind w:firstLineChars="200" w:firstLine="420"/>
        <w:rPr>
          <w:color w:val="000000"/>
          <w:szCs w:val="21"/>
        </w:rPr>
      </w:pPr>
      <w:r>
        <w:rPr>
          <w:color w:val="000000"/>
          <w:szCs w:val="21"/>
        </w:rPr>
        <w:t>“</w:t>
      </w:r>
      <w:r>
        <w:rPr>
          <w:rFonts w:hint="eastAsia"/>
          <w:color w:val="000000"/>
          <w:szCs w:val="21"/>
        </w:rPr>
        <w:t>项目</w:t>
      </w:r>
      <w:r>
        <w:rPr>
          <w:color w:val="000000"/>
          <w:szCs w:val="21"/>
        </w:rPr>
        <w:t>”</w:t>
      </w:r>
      <w:r>
        <w:rPr>
          <w:rFonts w:hint="eastAsia"/>
          <w:color w:val="000000"/>
          <w:szCs w:val="21"/>
        </w:rPr>
        <w:t>：浙江石油化工有限公司</w:t>
      </w:r>
      <w:r>
        <w:rPr>
          <w:rFonts w:hint="eastAsia"/>
          <w:color w:val="000000"/>
          <w:szCs w:val="21"/>
        </w:rPr>
        <w:t>4000</w:t>
      </w:r>
      <w:r>
        <w:rPr>
          <w:rFonts w:hint="eastAsia"/>
          <w:color w:val="000000"/>
          <w:szCs w:val="21"/>
        </w:rPr>
        <w:t>万吨</w:t>
      </w:r>
      <w:r>
        <w:rPr>
          <w:rFonts w:hint="eastAsia"/>
          <w:color w:val="000000"/>
          <w:szCs w:val="21"/>
        </w:rPr>
        <w:t>/</w:t>
      </w:r>
      <w:r>
        <w:rPr>
          <w:rFonts w:hint="eastAsia"/>
          <w:color w:val="000000"/>
          <w:szCs w:val="21"/>
        </w:rPr>
        <w:t>年炼化一体化项目</w:t>
      </w:r>
    </w:p>
    <w:p w:rsidR="005C4C4D" w:rsidRDefault="00BE5D16">
      <w:pPr>
        <w:spacing w:line="360" w:lineRule="exact"/>
        <w:ind w:firstLineChars="200" w:firstLine="420"/>
        <w:rPr>
          <w:color w:val="000000"/>
          <w:szCs w:val="21"/>
        </w:rPr>
      </w:pPr>
      <w:r>
        <w:rPr>
          <w:color w:val="000000"/>
          <w:szCs w:val="21"/>
        </w:rPr>
        <w:t>“</w:t>
      </w:r>
      <w:r>
        <w:rPr>
          <w:rFonts w:hint="eastAsia"/>
          <w:color w:val="000000"/>
          <w:szCs w:val="21"/>
        </w:rPr>
        <w:t>厂址</w:t>
      </w:r>
      <w:r>
        <w:rPr>
          <w:color w:val="000000"/>
          <w:szCs w:val="21"/>
        </w:rPr>
        <w:t>”</w:t>
      </w:r>
      <w:r>
        <w:rPr>
          <w:rFonts w:hint="eastAsia"/>
          <w:color w:val="000000"/>
          <w:szCs w:val="21"/>
        </w:rPr>
        <w:t>：浙江省舟山市</w:t>
      </w:r>
    </w:p>
    <w:p w:rsidR="005C4C4D" w:rsidRDefault="00BE5D16">
      <w:pPr>
        <w:spacing w:line="360" w:lineRule="exact"/>
        <w:ind w:firstLineChars="200" w:firstLine="420"/>
        <w:rPr>
          <w:color w:val="000000"/>
          <w:szCs w:val="21"/>
        </w:rPr>
      </w:pPr>
      <w:r>
        <w:rPr>
          <w:color w:val="000000"/>
          <w:szCs w:val="21"/>
        </w:rPr>
        <w:t>“</w:t>
      </w:r>
      <w:r>
        <w:rPr>
          <w:rFonts w:hint="eastAsia"/>
          <w:color w:val="000000"/>
          <w:szCs w:val="21"/>
        </w:rPr>
        <w:t>业主</w:t>
      </w:r>
      <w:r>
        <w:rPr>
          <w:color w:val="000000"/>
          <w:szCs w:val="21"/>
        </w:rPr>
        <w:t>”</w:t>
      </w:r>
      <w:r>
        <w:rPr>
          <w:rFonts w:hint="eastAsia"/>
          <w:color w:val="000000"/>
          <w:szCs w:val="21"/>
        </w:rPr>
        <w:t>：浙江石油化工有限公司（</w:t>
      </w:r>
      <w:r>
        <w:rPr>
          <w:rFonts w:hint="eastAsia"/>
          <w:color w:val="000000"/>
          <w:szCs w:val="21"/>
        </w:rPr>
        <w:t>ZPC</w:t>
      </w:r>
      <w:r>
        <w:rPr>
          <w:rFonts w:hint="eastAsia"/>
          <w:color w:val="000000"/>
          <w:szCs w:val="21"/>
        </w:rPr>
        <w:t>）</w:t>
      </w:r>
      <w:r>
        <w:rPr>
          <w:rFonts w:hint="eastAsia"/>
          <w:color w:val="000000"/>
          <w:szCs w:val="21"/>
        </w:rPr>
        <w:t xml:space="preserve"> </w:t>
      </w:r>
    </w:p>
    <w:p w:rsidR="005C4C4D" w:rsidRDefault="00BE5D16">
      <w:pPr>
        <w:spacing w:line="360" w:lineRule="exact"/>
        <w:ind w:firstLineChars="200" w:firstLine="420"/>
        <w:rPr>
          <w:color w:val="000000"/>
          <w:szCs w:val="21"/>
        </w:rPr>
      </w:pPr>
      <w:r>
        <w:rPr>
          <w:color w:val="000000"/>
          <w:szCs w:val="21"/>
        </w:rPr>
        <w:t>“</w:t>
      </w:r>
      <w:r>
        <w:rPr>
          <w:rFonts w:hint="eastAsia"/>
          <w:color w:val="000000"/>
          <w:szCs w:val="21"/>
        </w:rPr>
        <w:t>设计单位</w:t>
      </w:r>
      <w:r>
        <w:rPr>
          <w:color w:val="000000"/>
          <w:szCs w:val="21"/>
        </w:rPr>
        <w:t>”</w:t>
      </w:r>
      <w:r>
        <w:rPr>
          <w:rFonts w:hint="eastAsia"/>
          <w:color w:val="000000"/>
          <w:szCs w:val="21"/>
        </w:rPr>
        <w:t>：镇海石化工程股份有限公司（</w:t>
      </w:r>
      <w:r>
        <w:rPr>
          <w:rFonts w:hint="eastAsia"/>
          <w:color w:val="000000"/>
          <w:szCs w:val="21"/>
        </w:rPr>
        <w:t>ZPEC</w:t>
      </w:r>
      <w:r>
        <w:rPr>
          <w:rFonts w:hint="eastAsia"/>
          <w:color w:val="000000"/>
          <w:szCs w:val="21"/>
        </w:rPr>
        <w:t>）</w:t>
      </w:r>
      <w:r>
        <w:rPr>
          <w:rFonts w:hint="eastAsia"/>
          <w:color w:val="000000"/>
          <w:szCs w:val="21"/>
        </w:rPr>
        <w:t xml:space="preserve"> </w:t>
      </w:r>
    </w:p>
    <w:p w:rsidR="005C4C4D" w:rsidRDefault="00BE5D16">
      <w:pPr>
        <w:spacing w:line="360" w:lineRule="exact"/>
        <w:ind w:firstLineChars="200" w:firstLine="420"/>
        <w:rPr>
          <w:color w:val="000000"/>
          <w:szCs w:val="21"/>
        </w:rPr>
      </w:pPr>
      <w:r>
        <w:rPr>
          <w:color w:val="000000"/>
          <w:szCs w:val="21"/>
        </w:rPr>
        <w:t>“</w:t>
      </w:r>
      <w:r>
        <w:rPr>
          <w:rFonts w:hint="eastAsia"/>
          <w:color w:val="000000"/>
          <w:szCs w:val="21"/>
        </w:rPr>
        <w:t>买方</w:t>
      </w:r>
      <w:r>
        <w:rPr>
          <w:color w:val="000000"/>
          <w:szCs w:val="21"/>
        </w:rPr>
        <w:t>”</w:t>
      </w:r>
      <w:r>
        <w:rPr>
          <w:rFonts w:hint="eastAsia"/>
          <w:color w:val="000000"/>
          <w:szCs w:val="21"/>
        </w:rPr>
        <w:t>：业主或业主授权的招标代理方、</w:t>
      </w:r>
      <w:r>
        <w:rPr>
          <w:rFonts w:hint="eastAsia"/>
          <w:color w:val="000000"/>
          <w:szCs w:val="21"/>
        </w:rPr>
        <w:t>EPC</w:t>
      </w:r>
      <w:r>
        <w:rPr>
          <w:rFonts w:hint="eastAsia"/>
          <w:color w:val="000000"/>
          <w:szCs w:val="21"/>
        </w:rPr>
        <w:t>承包商、</w:t>
      </w:r>
      <w:r>
        <w:rPr>
          <w:rFonts w:hint="eastAsia"/>
          <w:color w:val="000000"/>
          <w:szCs w:val="21"/>
        </w:rPr>
        <w:t>EP</w:t>
      </w:r>
      <w:r>
        <w:rPr>
          <w:rFonts w:hint="eastAsia"/>
          <w:color w:val="000000"/>
          <w:szCs w:val="21"/>
        </w:rPr>
        <w:t>承包商、</w:t>
      </w:r>
      <w:r>
        <w:rPr>
          <w:rFonts w:hint="eastAsia"/>
          <w:color w:val="000000"/>
          <w:szCs w:val="21"/>
        </w:rPr>
        <w:t>PC</w:t>
      </w:r>
      <w:r>
        <w:rPr>
          <w:rFonts w:hint="eastAsia"/>
          <w:color w:val="000000"/>
          <w:szCs w:val="21"/>
        </w:rPr>
        <w:t>承包商、成套设备厂商。</w:t>
      </w:r>
    </w:p>
    <w:p w:rsidR="005C4C4D" w:rsidRDefault="00BE5D16">
      <w:pPr>
        <w:spacing w:line="360" w:lineRule="exact"/>
        <w:ind w:firstLineChars="200" w:firstLine="420"/>
        <w:rPr>
          <w:color w:val="000000"/>
          <w:szCs w:val="21"/>
        </w:rPr>
      </w:pPr>
      <w:r>
        <w:rPr>
          <w:color w:val="000000"/>
          <w:szCs w:val="21"/>
        </w:rPr>
        <w:t>“</w:t>
      </w:r>
      <w:r>
        <w:rPr>
          <w:rFonts w:hint="eastAsia"/>
          <w:color w:val="000000"/>
          <w:szCs w:val="21"/>
        </w:rPr>
        <w:t>卖方</w:t>
      </w:r>
      <w:r>
        <w:rPr>
          <w:color w:val="000000"/>
          <w:szCs w:val="21"/>
        </w:rPr>
        <w:t>”</w:t>
      </w:r>
      <w:r>
        <w:rPr>
          <w:rFonts w:hint="eastAsia"/>
          <w:color w:val="000000"/>
          <w:szCs w:val="21"/>
        </w:rPr>
        <w:t>，</w:t>
      </w:r>
      <w:r>
        <w:rPr>
          <w:color w:val="000000"/>
          <w:szCs w:val="21"/>
        </w:rPr>
        <w:t>“</w:t>
      </w:r>
      <w:r>
        <w:rPr>
          <w:rFonts w:hint="eastAsia"/>
          <w:color w:val="000000"/>
          <w:szCs w:val="21"/>
        </w:rPr>
        <w:t>供应方</w:t>
      </w:r>
      <w:r>
        <w:rPr>
          <w:color w:val="000000"/>
          <w:szCs w:val="21"/>
        </w:rPr>
        <w:t>”</w:t>
      </w:r>
      <w:r>
        <w:rPr>
          <w:rFonts w:hint="eastAsia"/>
          <w:color w:val="000000"/>
          <w:szCs w:val="21"/>
        </w:rPr>
        <w:t>、投标方</w:t>
      </w:r>
      <w:r>
        <w:rPr>
          <w:rFonts w:hint="eastAsia"/>
          <w:color w:val="000000"/>
          <w:szCs w:val="21"/>
        </w:rPr>
        <w:t xml:space="preserve"> </w:t>
      </w:r>
      <w:r>
        <w:rPr>
          <w:rFonts w:hint="eastAsia"/>
          <w:szCs w:val="21"/>
        </w:rPr>
        <w:t xml:space="preserve">　：阿斯派克（</w:t>
      </w:r>
      <w:r>
        <w:rPr>
          <w:rFonts w:hint="eastAsia"/>
          <w:szCs w:val="21"/>
        </w:rPr>
        <w:t>ASPECT AI</w:t>
      </w:r>
      <w:r>
        <w:rPr>
          <w:rFonts w:hint="eastAsia"/>
          <w:szCs w:val="21"/>
        </w:rPr>
        <w:t>）有限公司</w:t>
      </w:r>
      <w:r>
        <w:rPr>
          <w:rFonts w:hint="eastAsia"/>
          <w:szCs w:val="21"/>
        </w:rPr>
        <w:t xml:space="preserve"> </w:t>
      </w:r>
    </w:p>
    <w:p w:rsidR="005C4C4D" w:rsidRDefault="005C4C4D">
      <w:pPr>
        <w:spacing w:line="360" w:lineRule="auto"/>
        <w:ind w:firstLine="480"/>
        <w:rPr>
          <w:rFonts w:ascii="宋体" w:hAnsi="宋体"/>
          <w:sz w:val="24"/>
        </w:rPr>
      </w:pPr>
    </w:p>
    <w:p w:rsidR="005C4C4D" w:rsidRDefault="00BE5D16">
      <w:pPr>
        <w:ind w:firstLine="420"/>
        <w:rPr>
          <w:b/>
          <w:bCs/>
        </w:rPr>
      </w:pPr>
      <w:bookmarkStart w:id="25" w:name="_Toc324951640"/>
      <w:r>
        <w:rPr>
          <w:rFonts w:hint="eastAsia"/>
          <w:b/>
          <w:bCs/>
        </w:rPr>
        <w:t>程度用词</w:t>
      </w:r>
      <w:bookmarkEnd w:id="19"/>
      <w:bookmarkEnd w:id="20"/>
      <w:bookmarkEnd w:id="21"/>
      <w:bookmarkEnd w:id="22"/>
      <w:bookmarkEnd w:id="23"/>
      <w:bookmarkEnd w:id="24"/>
      <w:bookmarkEnd w:id="25"/>
    </w:p>
    <w:p w:rsidR="005C4C4D" w:rsidRDefault="005C4C4D">
      <w:pPr>
        <w:ind w:firstLine="420"/>
        <w:rPr>
          <w:b/>
          <w:bCs/>
        </w:rPr>
      </w:pPr>
    </w:p>
    <w:p w:rsidR="005C4C4D" w:rsidRDefault="00BE5D16">
      <w:pPr>
        <w:spacing w:line="360" w:lineRule="exact"/>
        <w:ind w:firstLineChars="200" w:firstLine="420"/>
        <w:rPr>
          <w:color w:val="000000"/>
          <w:szCs w:val="21"/>
        </w:rPr>
      </w:pPr>
      <w:r>
        <w:rPr>
          <w:color w:val="000000"/>
          <w:szCs w:val="21"/>
        </w:rPr>
        <w:t>本技术</w:t>
      </w:r>
      <w:r>
        <w:rPr>
          <w:rFonts w:hint="eastAsia"/>
          <w:color w:val="000000"/>
          <w:szCs w:val="21"/>
        </w:rPr>
        <w:t>协议</w:t>
      </w:r>
      <w:r>
        <w:rPr>
          <w:color w:val="000000"/>
          <w:szCs w:val="21"/>
        </w:rPr>
        <w:t>条文中要求执行严格程度不同的用词说明如下：</w:t>
      </w:r>
    </w:p>
    <w:p w:rsidR="005C4C4D" w:rsidRDefault="00BE5D16">
      <w:pPr>
        <w:spacing w:line="360" w:lineRule="exact"/>
        <w:ind w:firstLineChars="200" w:firstLine="420"/>
        <w:rPr>
          <w:color w:val="000000"/>
          <w:szCs w:val="21"/>
        </w:rPr>
      </w:pPr>
      <w:r>
        <w:rPr>
          <w:color w:val="000000"/>
          <w:szCs w:val="21"/>
        </w:rPr>
        <w:t xml:space="preserve">A) </w:t>
      </w:r>
      <w:r>
        <w:rPr>
          <w:color w:val="000000"/>
          <w:szCs w:val="21"/>
        </w:rPr>
        <w:t>表示很严格，一定要这样做的用词：</w:t>
      </w:r>
    </w:p>
    <w:p w:rsidR="005C4C4D" w:rsidRDefault="00BE5D16">
      <w:pPr>
        <w:spacing w:line="360" w:lineRule="exact"/>
        <w:ind w:firstLineChars="200" w:firstLine="420"/>
        <w:rPr>
          <w:color w:val="000000"/>
          <w:szCs w:val="21"/>
        </w:rPr>
      </w:pPr>
      <w:r>
        <w:rPr>
          <w:color w:val="000000"/>
          <w:szCs w:val="21"/>
        </w:rPr>
        <w:t>正面词采用</w:t>
      </w:r>
      <w:r>
        <w:rPr>
          <w:color w:val="000000"/>
          <w:szCs w:val="21"/>
        </w:rPr>
        <w:t>“</w:t>
      </w:r>
      <w:r>
        <w:rPr>
          <w:b/>
          <w:color w:val="000000"/>
          <w:szCs w:val="21"/>
        </w:rPr>
        <w:t>必须</w:t>
      </w:r>
      <w:r>
        <w:rPr>
          <w:color w:val="000000"/>
          <w:szCs w:val="21"/>
        </w:rPr>
        <w:t>”</w:t>
      </w:r>
      <w:r>
        <w:rPr>
          <w:color w:val="000000"/>
          <w:szCs w:val="21"/>
        </w:rPr>
        <w:t>，反面词采用</w:t>
      </w:r>
      <w:r>
        <w:rPr>
          <w:color w:val="000000"/>
          <w:szCs w:val="21"/>
        </w:rPr>
        <w:t>“</w:t>
      </w:r>
      <w:r>
        <w:rPr>
          <w:b/>
          <w:color w:val="000000"/>
          <w:szCs w:val="21"/>
        </w:rPr>
        <w:t>严禁</w:t>
      </w:r>
      <w:r>
        <w:rPr>
          <w:color w:val="000000"/>
          <w:szCs w:val="21"/>
        </w:rPr>
        <w:t>”</w:t>
      </w:r>
      <w:r>
        <w:rPr>
          <w:color w:val="000000"/>
          <w:szCs w:val="21"/>
        </w:rPr>
        <w:t>。</w:t>
      </w:r>
    </w:p>
    <w:p w:rsidR="005C4C4D" w:rsidRDefault="00BE5D16">
      <w:pPr>
        <w:spacing w:line="360" w:lineRule="exact"/>
        <w:ind w:firstLineChars="200" w:firstLine="420"/>
        <w:rPr>
          <w:color w:val="000000"/>
          <w:szCs w:val="21"/>
        </w:rPr>
      </w:pPr>
      <w:r>
        <w:rPr>
          <w:color w:val="000000"/>
          <w:szCs w:val="21"/>
        </w:rPr>
        <w:t xml:space="preserve">B) </w:t>
      </w:r>
      <w:r>
        <w:rPr>
          <w:color w:val="000000"/>
          <w:szCs w:val="21"/>
        </w:rPr>
        <w:t>表示严格，在正常情况下均这样做的用词：</w:t>
      </w:r>
    </w:p>
    <w:p w:rsidR="005C4C4D" w:rsidRDefault="00BE5D16">
      <w:pPr>
        <w:spacing w:line="360" w:lineRule="exact"/>
        <w:ind w:firstLineChars="200" w:firstLine="420"/>
        <w:rPr>
          <w:color w:val="000000"/>
          <w:szCs w:val="21"/>
        </w:rPr>
      </w:pPr>
      <w:r>
        <w:rPr>
          <w:color w:val="000000"/>
          <w:szCs w:val="21"/>
        </w:rPr>
        <w:t>正面词采用</w:t>
      </w:r>
      <w:r>
        <w:rPr>
          <w:color w:val="000000"/>
          <w:szCs w:val="21"/>
        </w:rPr>
        <w:t>“</w:t>
      </w:r>
      <w:r>
        <w:rPr>
          <w:b/>
          <w:color w:val="000000"/>
          <w:szCs w:val="21"/>
        </w:rPr>
        <w:t>应</w:t>
      </w:r>
      <w:r>
        <w:rPr>
          <w:color w:val="000000"/>
          <w:szCs w:val="21"/>
        </w:rPr>
        <w:t>”</w:t>
      </w:r>
      <w:r>
        <w:rPr>
          <w:color w:val="000000"/>
          <w:szCs w:val="21"/>
        </w:rPr>
        <w:t>，反面词采用</w:t>
      </w:r>
      <w:r>
        <w:rPr>
          <w:color w:val="000000"/>
          <w:szCs w:val="21"/>
        </w:rPr>
        <w:t>“</w:t>
      </w:r>
      <w:r>
        <w:rPr>
          <w:b/>
          <w:color w:val="000000"/>
          <w:szCs w:val="21"/>
        </w:rPr>
        <w:t>不应</w:t>
      </w:r>
      <w:r>
        <w:rPr>
          <w:color w:val="000000"/>
          <w:szCs w:val="21"/>
        </w:rPr>
        <w:t>”</w:t>
      </w:r>
      <w:r>
        <w:rPr>
          <w:color w:val="000000"/>
          <w:szCs w:val="21"/>
        </w:rPr>
        <w:t>。</w:t>
      </w:r>
    </w:p>
    <w:p w:rsidR="005C4C4D" w:rsidRDefault="00BE5D16">
      <w:pPr>
        <w:spacing w:line="360" w:lineRule="exact"/>
        <w:ind w:firstLineChars="200" w:firstLine="420"/>
        <w:rPr>
          <w:color w:val="000000"/>
          <w:szCs w:val="21"/>
        </w:rPr>
      </w:pPr>
      <w:r>
        <w:rPr>
          <w:color w:val="000000"/>
          <w:szCs w:val="21"/>
        </w:rPr>
        <w:t xml:space="preserve">C) </w:t>
      </w:r>
      <w:r>
        <w:rPr>
          <w:color w:val="000000"/>
          <w:szCs w:val="21"/>
        </w:rPr>
        <w:t>表示允许稍有选择，在条件许可时首先这样做的用词：</w:t>
      </w:r>
    </w:p>
    <w:p w:rsidR="005C4C4D" w:rsidRDefault="00BE5D16">
      <w:pPr>
        <w:spacing w:line="360" w:lineRule="exact"/>
        <w:ind w:firstLineChars="200" w:firstLine="420"/>
        <w:rPr>
          <w:color w:val="000000"/>
          <w:szCs w:val="21"/>
        </w:rPr>
      </w:pPr>
      <w:r>
        <w:rPr>
          <w:color w:val="000000"/>
          <w:szCs w:val="21"/>
        </w:rPr>
        <w:lastRenderedPageBreak/>
        <w:t>正面词采用</w:t>
      </w:r>
      <w:r>
        <w:rPr>
          <w:color w:val="000000"/>
          <w:szCs w:val="21"/>
        </w:rPr>
        <w:t>“</w:t>
      </w:r>
      <w:r>
        <w:rPr>
          <w:b/>
          <w:color w:val="000000"/>
          <w:szCs w:val="21"/>
        </w:rPr>
        <w:t>宜</w:t>
      </w:r>
      <w:r>
        <w:rPr>
          <w:color w:val="000000"/>
          <w:szCs w:val="21"/>
        </w:rPr>
        <w:t>”</w:t>
      </w:r>
      <w:r>
        <w:rPr>
          <w:color w:val="000000"/>
          <w:szCs w:val="21"/>
        </w:rPr>
        <w:t>或</w:t>
      </w:r>
      <w:r>
        <w:rPr>
          <w:color w:val="000000"/>
          <w:szCs w:val="21"/>
        </w:rPr>
        <w:t>“</w:t>
      </w:r>
      <w:r>
        <w:rPr>
          <w:b/>
          <w:color w:val="000000"/>
          <w:szCs w:val="21"/>
        </w:rPr>
        <w:t>可</w:t>
      </w:r>
      <w:r>
        <w:rPr>
          <w:color w:val="000000"/>
          <w:szCs w:val="21"/>
        </w:rPr>
        <w:t>”</w:t>
      </w:r>
      <w:r>
        <w:rPr>
          <w:color w:val="000000"/>
          <w:szCs w:val="21"/>
        </w:rPr>
        <w:t>，反面词采用</w:t>
      </w:r>
      <w:r>
        <w:rPr>
          <w:color w:val="000000"/>
          <w:szCs w:val="21"/>
        </w:rPr>
        <w:t>“</w:t>
      </w:r>
      <w:r>
        <w:rPr>
          <w:b/>
          <w:color w:val="000000"/>
          <w:szCs w:val="21"/>
        </w:rPr>
        <w:t>不宜</w:t>
      </w:r>
      <w:r>
        <w:rPr>
          <w:color w:val="000000"/>
          <w:szCs w:val="21"/>
        </w:rPr>
        <w:t>”</w:t>
      </w:r>
      <w:r>
        <w:rPr>
          <w:color w:val="000000"/>
          <w:szCs w:val="21"/>
        </w:rPr>
        <w:t>。</w:t>
      </w:r>
    </w:p>
    <w:p w:rsidR="005C4C4D" w:rsidRDefault="00BE5D16" w:rsidP="00D5309E">
      <w:pPr>
        <w:pStyle w:val="Heading2"/>
        <w:numPr>
          <w:ilvl w:val="1"/>
          <w:numId w:val="1"/>
        </w:numPr>
        <w:tabs>
          <w:tab w:val="left" w:pos="864"/>
        </w:tabs>
      </w:pPr>
      <w:bookmarkStart w:id="26" w:name="_Toc493789783"/>
      <w:bookmarkStart w:id="27" w:name="_Toc324951641"/>
      <w:bookmarkStart w:id="28" w:name="_Toc298665877"/>
      <w:bookmarkStart w:id="29" w:name="_Toc298679714"/>
      <w:bookmarkStart w:id="30" w:name="_Toc298943802"/>
      <w:bookmarkStart w:id="31" w:name="_Toc534482035"/>
      <w:bookmarkStart w:id="32" w:name="_Toc306201223"/>
      <w:bookmarkStart w:id="33" w:name="_Toc306202827"/>
      <w:bookmarkStart w:id="34" w:name="_Toc452992360"/>
      <w:r>
        <w:rPr>
          <w:rFonts w:hint="eastAsia"/>
        </w:rPr>
        <w:t>适用范围</w:t>
      </w:r>
      <w:bookmarkEnd w:id="26"/>
    </w:p>
    <w:p w:rsidR="005C4C4D" w:rsidRDefault="00C85455">
      <w:pPr>
        <w:spacing w:line="360" w:lineRule="exact"/>
        <w:ind w:firstLineChars="200" w:firstLine="420"/>
        <w:rPr>
          <w:color w:val="000000"/>
          <w:szCs w:val="21"/>
        </w:rPr>
      </w:pPr>
      <w:r>
        <w:rPr>
          <w:rFonts w:hint="eastAsia"/>
          <w:color w:val="000000"/>
          <w:szCs w:val="21"/>
        </w:rPr>
        <w:t>本技术协议适用于浙江石油化工有限公司炼化一体化项目配套马目原油罐区原油离线快评系统制定的招标。</w:t>
      </w:r>
    </w:p>
    <w:p w:rsidR="005C4C4D" w:rsidRDefault="00BE5D16" w:rsidP="00D5309E">
      <w:pPr>
        <w:pStyle w:val="Heading2"/>
        <w:numPr>
          <w:ilvl w:val="1"/>
          <w:numId w:val="1"/>
        </w:numPr>
        <w:tabs>
          <w:tab w:val="left" w:pos="864"/>
        </w:tabs>
      </w:pPr>
      <w:bookmarkStart w:id="35" w:name="_Toc493789784"/>
      <w:r>
        <w:rPr>
          <w:rFonts w:hint="eastAsia"/>
        </w:rPr>
        <w:t>总体要求</w:t>
      </w:r>
      <w:bookmarkEnd w:id="27"/>
      <w:bookmarkEnd w:id="28"/>
      <w:bookmarkEnd w:id="29"/>
      <w:bookmarkEnd w:id="30"/>
      <w:bookmarkEnd w:id="31"/>
      <w:bookmarkEnd w:id="32"/>
      <w:bookmarkEnd w:id="33"/>
      <w:bookmarkEnd w:id="34"/>
      <w:bookmarkEnd w:id="35"/>
    </w:p>
    <w:p w:rsidR="005C4C4D" w:rsidRDefault="00BE5D16">
      <w:pPr>
        <w:spacing w:line="360" w:lineRule="exact"/>
        <w:ind w:firstLineChars="200" w:firstLine="420"/>
        <w:rPr>
          <w:color w:val="000000"/>
          <w:szCs w:val="21"/>
        </w:rPr>
      </w:pPr>
      <w:r>
        <w:rPr>
          <w:rFonts w:hint="eastAsia"/>
          <w:color w:val="000000"/>
          <w:szCs w:val="21"/>
        </w:rPr>
        <w:t>本技术文件仅对</w:t>
      </w:r>
      <w:r w:rsidR="00B74BCE">
        <w:rPr>
          <w:rFonts w:hint="eastAsia"/>
          <w:color w:val="000000"/>
          <w:szCs w:val="21"/>
        </w:rPr>
        <w:t>原油离线</w:t>
      </w:r>
      <w:r w:rsidR="00143C65">
        <w:rPr>
          <w:rFonts w:hint="eastAsia"/>
          <w:color w:val="000000"/>
          <w:szCs w:val="21"/>
        </w:rPr>
        <w:t>快评系统</w:t>
      </w:r>
      <w:r w:rsidR="00B74BCE">
        <w:rPr>
          <w:rFonts w:hint="eastAsia"/>
          <w:color w:val="000000"/>
          <w:szCs w:val="21"/>
        </w:rPr>
        <w:t>方案</w:t>
      </w:r>
      <w:r>
        <w:rPr>
          <w:rFonts w:hint="eastAsia"/>
          <w:color w:val="000000"/>
          <w:szCs w:val="21"/>
        </w:rPr>
        <w:t>的功能、技术性能、制造、供货范围、检验、工作范围、技术服务、工程项目实施等方面提出了最低限度的技术要求，并未规定所有的技术要求和适用的标准，卖方将提供满足本技术文件和所列标准要求的高质量产品及其相应服务。同时，投标货物的制造与交货应遵守相关国家强制性标准要求。</w:t>
      </w:r>
    </w:p>
    <w:p w:rsidR="005C4C4D" w:rsidRDefault="00BE5D16">
      <w:pPr>
        <w:spacing w:line="360" w:lineRule="exact"/>
        <w:ind w:firstLineChars="200" w:firstLine="420"/>
        <w:rPr>
          <w:color w:val="000000"/>
          <w:szCs w:val="21"/>
        </w:rPr>
      </w:pPr>
      <w:r>
        <w:rPr>
          <w:rFonts w:hint="eastAsia"/>
          <w:color w:val="000000"/>
          <w:szCs w:val="21"/>
        </w:rPr>
        <w:t>无论买方提供的技术文件是否有误，均不能免除卖方的责任，卖方在报价前需要根据相关规范的配置要求列出供货清单，如在此过程中发现技术文件存在问题，应及时与买方沟通并解决，由技术文件错误引起的纠纷，由卖方承担责任。</w:t>
      </w:r>
    </w:p>
    <w:p w:rsidR="005C4C4D" w:rsidRDefault="00BE5D16">
      <w:pPr>
        <w:spacing w:line="360" w:lineRule="exact"/>
        <w:ind w:firstLineChars="200" w:firstLine="420"/>
        <w:rPr>
          <w:color w:val="000000"/>
          <w:szCs w:val="21"/>
        </w:rPr>
      </w:pPr>
      <w:r>
        <w:rPr>
          <w:rFonts w:hint="eastAsia"/>
          <w:color w:val="000000"/>
          <w:szCs w:val="21"/>
        </w:rPr>
        <w:t>卖方在投标文件中所提供产品若有不满足规格书的指标或有差别的地方，卖方必须在技术附件文件偏离表中明确说明。否则，由此而产生的问题均由卖方负责无偿更换或补足。</w:t>
      </w:r>
    </w:p>
    <w:p w:rsidR="005C4C4D" w:rsidRDefault="00BE5D16">
      <w:pPr>
        <w:spacing w:line="360" w:lineRule="exact"/>
        <w:ind w:firstLineChars="200" w:firstLine="420"/>
        <w:rPr>
          <w:color w:val="000000"/>
          <w:szCs w:val="21"/>
        </w:rPr>
      </w:pPr>
      <w:r>
        <w:rPr>
          <w:rFonts w:hint="eastAsia"/>
          <w:color w:val="000000"/>
          <w:szCs w:val="21"/>
        </w:rPr>
        <w:t>为确保</w:t>
      </w:r>
      <w:r w:rsidR="00B74BCE">
        <w:rPr>
          <w:rFonts w:hint="eastAsia"/>
          <w:color w:val="000000"/>
          <w:szCs w:val="21"/>
        </w:rPr>
        <w:t>原油离线快评</w:t>
      </w:r>
      <w:r w:rsidR="00143C65">
        <w:rPr>
          <w:rFonts w:hint="eastAsia"/>
          <w:color w:val="000000"/>
          <w:szCs w:val="21"/>
        </w:rPr>
        <w:t>系统</w:t>
      </w:r>
      <w:r w:rsidR="00B74BCE">
        <w:rPr>
          <w:rFonts w:hint="eastAsia"/>
          <w:color w:val="000000"/>
          <w:szCs w:val="21"/>
        </w:rPr>
        <w:t>方案的</w:t>
      </w:r>
      <w:r>
        <w:rPr>
          <w:rFonts w:hint="eastAsia"/>
          <w:color w:val="000000"/>
          <w:szCs w:val="21"/>
        </w:rPr>
        <w:t>正确安装、运行及维修，卖方应提供所有必须的附加设备、专用工具和附件及其清单，即使这些设备和工具没有列出。</w:t>
      </w:r>
    </w:p>
    <w:p w:rsidR="005C4C4D" w:rsidRDefault="00BE5D16">
      <w:pPr>
        <w:spacing w:line="360" w:lineRule="exact"/>
        <w:ind w:firstLineChars="200" w:firstLine="420"/>
        <w:rPr>
          <w:color w:val="000000"/>
          <w:szCs w:val="21"/>
        </w:rPr>
      </w:pPr>
      <w:r>
        <w:rPr>
          <w:rFonts w:hint="eastAsia"/>
          <w:color w:val="000000"/>
          <w:szCs w:val="21"/>
        </w:rPr>
        <w:t>如果本文件与现行使用的有关标准有明显抵触的条文，投标人应按较高的标准执行。</w:t>
      </w:r>
    </w:p>
    <w:p w:rsidR="005C4C4D" w:rsidRDefault="00BE5D16">
      <w:pPr>
        <w:spacing w:line="360" w:lineRule="exact"/>
        <w:ind w:firstLineChars="200" w:firstLine="420"/>
        <w:rPr>
          <w:color w:val="000000"/>
          <w:szCs w:val="21"/>
        </w:rPr>
      </w:pPr>
      <w:r>
        <w:rPr>
          <w:rFonts w:hint="eastAsia"/>
          <w:color w:val="000000"/>
          <w:szCs w:val="21"/>
        </w:rPr>
        <w:t>卖方对所提供的</w:t>
      </w:r>
      <w:r w:rsidR="00B74BCE">
        <w:rPr>
          <w:rFonts w:hint="eastAsia"/>
          <w:color w:val="000000"/>
          <w:szCs w:val="21"/>
        </w:rPr>
        <w:t>原油</w:t>
      </w:r>
      <w:r w:rsidR="00143C65">
        <w:rPr>
          <w:rFonts w:hint="eastAsia"/>
          <w:color w:val="000000"/>
          <w:szCs w:val="21"/>
        </w:rPr>
        <w:t>离线快评系统</w:t>
      </w:r>
      <w:r>
        <w:rPr>
          <w:rFonts w:hint="eastAsia"/>
          <w:color w:val="000000"/>
          <w:szCs w:val="21"/>
        </w:rPr>
        <w:t>的质量、技术规格、文件图纸资料、技术服务、工程服务、包装运输、开箱检验、安装指导、现场测试、设备运行等各个环节负有完全责任。</w:t>
      </w:r>
    </w:p>
    <w:p w:rsidR="005C4C4D" w:rsidRDefault="00BE5D16">
      <w:pPr>
        <w:spacing w:line="360" w:lineRule="exact"/>
        <w:ind w:firstLineChars="200" w:firstLine="420"/>
        <w:rPr>
          <w:color w:val="000000"/>
          <w:szCs w:val="21"/>
        </w:rPr>
      </w:pPr>
      <w:r>
        <w:rPr>
          <w:rFonts w:hint="eastAsia"/>
          <w:color w:val="000000"/>
          <w:szCs w:val="21"/>
        </w:rPr>
        <w:t>卖方在投标技术文件中所提供的产品和配置，应是完整的、无缺项的。无论何时发现缺项、漏项，投标人都应无偿补足。</w:t>
      </w:r>
    </w:p>
    <w:p w:rsidR="005C4C4D" w:rsidRDefault="00BE5D16">
      <w:pPr>
        <w:spacing w:line="360" w:lineRule="exact"/>
        <w:ind w:firstLineChars="200" w:firstLine="420"/>
        <w:rPr>
          <w:color w:val="000000"/>
          <w:szCs w:val="21"/>
        </w:rPr>
      </w:pPr>
      <w:r>
        <w:rPr>
          <w:rFonts w:hint="eastAsia"/>
          <w:color w:val="000000"/>
          <w:szCs w:val="21"/>
        </w:rPr>
        <w:t>如果最终投标技术文件中的条款、技术规格、数字等出现前后不一致或互相矛盾之处，原则上以对买方有利的条款、技术规格、数字为准。</w:t>
      </w:r>
    </w:p>
    <w:p w:rsidR="005C4C4D" w:rsidRDefault="00BE5D16">
      <w:pPr>
        <w:spacing w:line="360" w:lineRule="exact"/>
        <w:ind w:firstLineChars="200" w:firstLine="420"/>
        <w:rPr>
          <w:color w:val="000000"/>
          <w:szCs w:val="21"/>
        </w:rPr>
      </w:pPr>
      <w:r>
        <w:rPr>
          <w:rFonts w:hint="eastAsia"/>
          <w:color w:val="000000"/>
          <w:szCs w:val="21"/>
        </w:rPr>
        <w:t>投标人必须在中国境内有技术服务和维护能力。</w:t>
      </w:r>
    </w:p>
    <w:p w:rsidR="005C4C4D" w:rsidRDefault="00BE5D16">
      <w:pPr>
        <w:spacing w:line="360" w:lineRule="exact"/>
        <w:ind w:firstLineChars="200" w:firstLine="420"/>
        <w:rPr>
          <w:color w:val="000000"/>
          <w:szCs w:val="21"/>
        </w:rPr>
      </w:pPr>
      <w:r>
        <w:rPr>
          <w:rFonts w:hint="eastAsia"/>
          <w:color w:val="000000"/>
          <w:szCs w:val="21"/>
        </w:rPr>
        <w:t>本技术文件未提及到的内容，但为了实现</w:t>
      </w:r>
      <w:r w:rsidR="00B74BCE">
        <w:rPr>
          <w:rFonts w:hint="eastAsia"/>
          <w:color w:val="000000"/>
          <w:szCs w:val="21"/>
        </w:rPr>
        <w:t>原油</w:t>
      </w:r>
      <w:r w:rsidR="00143C65">
        <w:rPr>
          <w:rFonts w:hint="eastAsia"/>
          <w:color w:val="000000"/>
          <w:szCs w:val="21"/>
        </w:rPr>
        <w:t>离线快评系统</w:t>
      </w:r>
      <w:r>
        <w:rPr>
          <w:rFonts w:hint="eastAsia"/>
          <w:color w:val="000000"/>
          <w:szCs w:val="21"/>
        </w:rPr>
        <w:t>功能、技术性能和完整性的目的，而必须配置的附件、软件等，投标人必须向招标人提出建议和说明，并补充所需的附件及相关工作内容，以满足项目要求，如果有遗漏，卖方将无偿提供所需的配件，以满足正常的使用要求。</w:t>
      </w:r>
    </w:p>
    <w:p w:rsidR="005C4C4D" w:rsidRDefault="00BE5D16">
      <w:pPr>
        <w:spacing w:line="360" w:lineRule="exact"/>
        <w:ind w:firstLineChars="200" w:firstLine="420"/>
        <w:rPr>
          <w:color w:val="000000"/>
          <w:szCs w:val="21"/>
        </w:rPr>
      </w:pPr>
      <w:r>
        <w:rPr>
          <w:rFonts w:hint="eastAsia"/>
          <w:color w:val="000000"/>
          <w:szCs w:val="21"/>
        </w:rPr>
        <w:t>选型依据为设计方提供的</w:t>
      </w:r>
      <w:r w:rsidR="00B74BCE">
        <w:rPr>
          <w:rFonts w:hint="eastAsia"/>
          <w:color w:val="000000"/>
          <w:szCs w:val="21"/>
        </w:rPr>
        <w:t>原油</w:t>
      </w:r>
      <w:r w:rsidR="00143C65">
        <w:rPr>
          <w:rFonts w:hint="eastAsia"/>
          <w:color w:val="000000"/>
          <w:szCs w:val="21"/>
        </w:rPr>
        <w:t>离线快评系统</w:t>
      </w:r>
      <w:r>
        <w:rPr>
          <w:rFonts w:hint="eastAsia"/>
          <w:color w:val="000000"/>
          <w:szCs w:val="21"/>
        </w:rPr>
        <w:t>询购文件（或规格书），如果有任何变动，必须由变动要求方提供书面申请并获得买方和设计方的签字确认，卖方有责任免费提供相应的技术服务和工程服务。</w:t>
      </w:r>
    </w:p>
    <w:p w:rsidR="005C4C4D" w:rsidRDefault="00BE5D16">
      <w:pPr>
        <w:spacing w:line="360" w:lineRule="exact"/>
        <w:ind w:firstLineChars="200" w:firstLine="420"/>
        <w:rPr>
          <w:color w:val="000000"/>
          <w:szCs w:val="21"/>
        </w:rPr>
      </w:pPr>
      <w:r>
        <w:rPr>
          <w:rFonts w:hint="eastAsia"/>
          <w:color w:val="000000"/>
          <w:szCs w:val="21"/>
        </w:rPr>
        <w:t>本技术文件未尽事宜，由供、需双方协商确定。</w:t>
      </w:r>
    </w:p>
    <w:p w:rsidR="005C4C4D" w:rsidRDefault="00BE5D16">
      <w:pPr>
        <w:spacing w:line="360" w:lineRule="exact"/>
        <w:ind w:firstLineChars="200" w:firstLine="420"/>
        <w:rPr>
          <w:color w:val="000000"/>
          <w:szCs w:val="21"/>
        </w:rPr>
      </w:pPr>
      <w:r>
        <w:rPr>
          <w:rFonts w:hint="eastAsia"/>
          <w:color w:val="000000"/>
          <w:szCs w:val="21"/>
        </w:rPr>
        <w:t>若投标前没有澄清和异议，将视为对本技术文件中的所有规定和技术指标的认可。</w:t>
      </w:r>
    </w:p>
    <w:p w:rsidR="005C4C4D" w:rsidRDefault="00BE5D16">
      <w:pPr>
        <w:spacing w:line="360" w:lineRule="exact"/>
        <w:ind w:firstLineChars="200" w:firstLine="420"/>
        <w:rPr>
          <w:color w:val="000000"/>
          <w:szCs w:val="21"/>
        </w:rPr>
      </w:pPr>
      <w:r>
        <w:rPr>
          <w:rFonts w:hint="eastAsia"/>
          <w:color w:val="000000"/>
          <w:szCs w:val="21"/>
        </w:rPr>
        <w:t>卖方的报价应按照招标文件中的要求编制。卖方应对询价书中的要求逐项响应。如果卖方报价中存在与招标文件中要求项的偏离或替代，应在偏离</w:t>
      </w:r>
      <w:r>
        <w:rPr>
          <w:rFonts w:hint="eastAsia"/>
          <w:color w:val="000000"/>
          <w:szCs w:val="21"/>
        </w:rPr>
        <w:t>\</w:t>
      </w:r>
      <w:r>
        <w:rPr>
          <w:rFonts w:hint="eastAsia"/>
          <w:color w:val="000000"/>
          <w:szCs w:val="21"/>
        </w:rPr>
        <w:t>替代</w:t>
      </w:r>
      <w:r>
        <w:rPr>
          <w:rFonts w:hint="eastAsia"/>
          <w:color w:val="000000"/>
          <w:szCs w:val="21"/>
        </w:rPr>
        <w:t>\</w:t>
      </w:r>
      <w:r>
        <w:rPr>
          <w:rFonts w:hint="eastAsia"/>
          <w:color w:val="000000"/>
          <w:szCs w:val="21"/>
        </w:rPr>
        <w:t>澄清表中明确并说明</w:t>
      </w:r>
      <w:r>
        <w:rPr>
          <w:rFonts w:hint="eastAsia"/>
          <w:color w:val="000000"/>
          <w:szCs w:val="21"/>
        </w:rPr>
        <w:lastRenderedPageBreak/>
        <w:t>原因。如果卖方未给出偏差声明，所提供的报价将被认为完全遵照招标文件的要求，如产生歧义和矛盾，责任由卖方承担，并由卖方负责免费和及时地更换满足招标文件要求的仪表设备及材料。</w:t>
      </w:r>
    </w:p>
    <w:p w:rsidR="005C4C4D" w:rsidRDefault="00BE5D16">
      <w:pPr>
        <w:spacing w:line="360" w:lineRule="exact"/>
        <w:ind w:firstLineChars="200" w:firstLine="420"/>
        <w:rPr>
          <w:color w:val="000000"/>
          <w:szCs w:val="21"/>
        </w:rPr>
      </w:pPr>
      <w:r>
        <w:rPr>
          <w:rFonts w:hint="eastAsia"/>
          <w:color w:val="000000"/>
          <w:szCs w:val="21"/>
        </w:rPr>
        <w:t>卖方提供的投标产品应有近五（</w:t>
      </w:r>
      <w:r>
        <w:rPr>
          <w:rFonts w:hint="eastAsia"/>
          <w:color w:val="000000"/>
          <w:szCs w:val="21"/>
        </w:rPr>
        <w:t>5</w:t>
      </w:r>
      <w:r>
        <w:rPr>
          <w:rFonts w:hint="eastAsia"/>
          <w:color w:val="000000"/>
          <w:szCs w:val="21"/>
        </w:rPr>
        <w:t>）年内三（</w:t>
      </w:r>
      <w:r>
        <w:rPr>
          <w:rFonts w:hint="eastAsia"/>
          <w:color w:val="000000"/>
          <w:szCs w:val="21"/>
        </w:rPr>
        <w:t>3</w:t>
      </w:r>
      <w:r>
        <w:rPr>
          <w:rFonts w:hint="eastAsia"/>
          <w:color w:val="000000"/>
          <w:szCs w:val="21"/>
        </w:rPr>
        <w:t>）个以上的大型炼油装置的应用业绩。报价书中应提供应用业绩的合同并列出用户名单、工程项目名称包括联系地址、联系人员等资料，以便业主了解情况。</w:t>
      </w:r>
    </w:p>
    <w:p w:rsidR="005C4C4D" w:rsidRDefault="00BE5D16">
      <w:pPr>
        <w:spacing w:line="360" w:lineRule="exact"/>
        <w:ind w:firstLineChars="200" w:firstLine="420"/>
        <w:rPr>
          <w:color w:val="000000"/>
          <w:szCs w:val="21"/>
        </w:rPr>
      </w:pPr>
      <w:r>
        <w:rPr>
          <w:rFonts w:hint="eastAsia"/>
          <w:color w:val="000000"/>
          <w:szCs w:val="21"/>
        </w:rPr>
        <w:t>卖方所供产品的制造商应具有</w:t>
      </w:r>
      <w:r>
        <w:rPr>
          <w:rFonts w:hint="eastAsia"/>
          <w:color w:val="000000"/>
          <w:szCs w:val="21"/>
        </w:rPr>
        <w:t>ISO9001-2008</w:t>
      </w:r>
      <w:r>
        <w:rPr>
          <w:rFonts w:hint="eastAsia"/>
          <w:color w:val="000000"/>
          <w:szCs w:val="21"/>
        </w:rPr>
        <w:t>质量体系认证。</w:t>
      </w:r>
    </w:p>
    <w:p w:rsidR="005C4C4D" w:rsidRDefault="005C4C4D">
      <w:pPr>
        <w:spacing w:line="360" w:lineRule="exact"/>
        <w:ind w:firstLineChars="200" w:firstLine="420"/>
        <w:rPr>
          <w:color w:val="000000"/>
          <w:szCs w:val="21"/>
        </w:rPr>
      </w:pPr>
    </w:p>
    <w:p w:rsidR="005C4C4D" w:rsidRDefault="00BE5D16">
      <w:pPr>
        <w:ind w:firstLine="420"/>
        <w:rPr>
          <w:b/>
          <w:bCs/>
        </w:rPr>
      </w:pPr>
      <w:bookmarkStart w:id="36" w:name="_Toc140597012"/>
      <w:bookmarkStart w:id="37" w:name="_Toc131262648"/>
      <w:bookmarkStart w:id="38" w:name="_Toc138862987"/>
      <w:bookmarkStart w:id="39" w:name="_Toc140543663"/>
      <w:bookmarkStart w:id="40" w:name="_Toc140544032"/>
      <w:bookmarkStart w:id="41" w:name="_Toc140544220"/>
      <w:r>
        <w:rPr>
          <w:rFonts w:hint="eastAsia"/>
          <w:bCs/>
        </w:rPr>
        <w:t xml:space="preserve"> </w:t>
      </w:r>
      <w:r>
        <w:rPr>
          <w:rFonts w:hint="eastAsia"/>
          <w:b/>
          <w:bCs/>
        </w:rPr>
        <w:t xml:space="preserve"> </w:t>
      </w:r>
      <w:r>
        <w:rPr>
          <w:rFonts w:hint="eastAsia"/>
          <w:b/>
          <w:bCs/>
        </w:rPr>
        <w:t>保密协议</w:t>
      </w:r>
    </w:p>
    <w:p w:rsidR="005C4C4D" w:rsidRDefault="00BE5D16">
      <w:pPr>
        <w:spacing w:line="360" w:lineRule="exact"/>
        <w:ind w:firstLineChars="200" w:firstLine="420"/>
        <w:rPr>
          <w:color w:val="000000"/>
          <w:szCs w:val="21"/>
        </w:rPr>
      </w:pPr>
      <w:r>
        <w:rPr>
          <w:rFonts w:hint="eastAsia"/>
          <w:color w:val="000000"/>
          <w:szCs w:val="21"/>
        </w:rPr>
        <w:t>签署本技术协议各方对协议所涉及的技术内容均负有保密责任。</w:t>
      </w:r>
    </w:p>
    <w:p w:rsidR="005C4C4D" w:rsidRDefault="00BE5D16">
      <w:pPr>
        <w:spacing w:line="360" w:lineRule="exact"/>
        <w:ind w:firstLineChars="200" w:firstLine="420"/>
        <w:rPr>
          <w:color w:val="000000"/>
          <w:szCs w:val="21"/>
        </w:rPr>
      </w:pPr>
      <w:r>
        <w:rPr>
          <w:rFonts w:hint="eastAsia"/>
          <w:color w:val="000000"/>
          <w:szCs w:val="21"/>
        </w:rPr>
        <w:t>在没有买方提前书面通知的情况下，卖方不得将从买方获得的任何关于本协议的相关信息泄露给第三方。</w:t>
      </w:r>
    </w:p>
    <w:p w:rsidR="005C4C4D" w:rsidRDefault="00BE5D16">
      <w:pPr>
        <w:spacing w:line="360" w:lineRule="exact"/>
        <w:ind w:firstLineChars="200" w:firstLine="420"/>
        <w:rPr>
          <w:color w:val="000000"/>
          <w:szCs w:val="21"/>
        </w:rPr>
      </w:pPr>
      <w:r>
        <w:rPr>
          <w:rFonts w:hint="eastAsia"/>
          <w:color w:val="000000"/>
          <w:szCs w:val="21"/>
        </w:rPr>
        <w:t>卖方须遵循各装置专利商和买方关于保密的要求。</w:t>
      </w:r>
    </w:p>
    <w:p w:rsidR="005C4C4D" w:rsidRDefault="005C4C4D">
      <w:pPr>
        <w:spacing w:line="360" w:lineRule="exact"/>
        <w:ind w:firstLineChars="200" w:firstLine="420"/>
        <w:rPr>
          <w:color w:val="000000"/>
          <w:szCs w:val="21"/>
        </w:rPr>
      </w:pPr>
    </w:p>
    <w:p w:rsidR="005C4C4D" w:rsidRDefault="00BE5D16" w:rsidP="00D5309E">
      <w:pPr>
        <w:pStyle w:val="Heading2"/>
        <w:numPr>
          <w:ilvl w:val="1"/>
          <w:numId w:val="1"/>
        </w:numPr>
        <w:tabs>
          <w:tab w:val="left" w:pos="864"/>
        </w:tabs>
      </w:pPr>
      <w:bookmarkStart w:id="42" w:name="_Toc493789785"/>
      <w:r>
        <w:rPr>
          <w:rFonts w:hint="eastAsia"/>
        </w:rPr>
        <w:t>技术要求的优先次序</w:t>
      </w:r>
      <w:bookmarkEnd w:id="42"/>
      <w:r>
        <w:rPr>
          <w:rFonts w:hint="eastAsia"/>
        </w:rPr>
        <w:t xml:space="preserve"> </w:t>
      </w:r>
    </w:p>
    <w:p w:rsidR="005C4C4D" w:rsidRDefault="00BE5D16">
      <w:pPr>
        <w:spacing w:line="360" w:lineRule="exact"/>
        <w:ind w:firstLineChars="200" w:firstLine="420"/>
        <w:rPr>
          <w:color w:val="000000"/>
          <w:szCs w:val="21"/>
        </w:rPr>
      </w:pPr>
      <w:r>
        <w:rPr>
          <w:rFonts w:hint="eastAsia"/>
          <w:color w:val="000000"/>
          <w:szCs w:val="21"/>
        </w:rPr>
        <w:t>在询价和采购合同的执行过程中，如果数据表、项目工程规定、工程图纸、项目规格书、询购文件、订单和国家标准等文件之间出现矛盾，卖方应在设计和制造之前向买方提出澄清申请。文件的优先执行顺序应按下列要求</w:t>
      </w:r>
      <w:r>
        <w:rPr>
          <w:rFonts w:hint="eastAsia"/>
          <w:color w:val="000000"/>
          <w:szCs w:val="21"/>
        </w:rPr>
        <w:t xml:space="preserve">: </w:t>
      </w:r>
    </w:p>
    <w:p w:rsidR="005C4C4D" w:rsidRDefault="00BE5D16">
      <w:pPr>
        <w:spacing w:line="360" w:lineRule="exact"/>
        <w:ind w:firstLineChars="200" w:firstLine="420"/>
        <w:rPr>
          <w:color w:val="000000"/>
          <w:szCs w:val="21"/>
        </w:rPr>
      </w:pPr>
      <w:r>
        <w:rPr>
          <w:rFonts w:hint="eastAsia"/>
          <w:color w:val="000000"/>
          <w:szCs w:val="21"/>
        </w:rPr>
        <w:t xml:space="preserve">(1) </w:t>
      </w:r>
      <w:r>
        <w:rPr>
          <w:rFonts w:hint="eastAsia"/>
          <w:color w:val="000000"/>
          <w:szCs w:val="21"/>
        </w:rPr>
        <w:t>采购合同；（买方与卖方之间的供货合同。）</w:t>
      </w:r>
      <w:r>
        <w:rPr>
          <w:rFonts w:hint="eastAsia"/>
          <w:color w:val="000000"/>
          <w:szCs w:val="21"/>
        </w:rPr>
        <w:t xml:space="preserve"> </w:t>
      </w:r>
    </w:p>
    <w:p w:rsidR="005C4C4D" w:rsidRDefault="00BE5D16">
      <w:pPr>
        <w:spacing w:line="360" w:lineRule="exact"/>
        <w:ind w:firstLineChars="200" w:firstLine="420"/>
        <w:rPr>
          <w:color w:val="000000"/>
          <w:szCs w:val="21"/>
        </w:rPr>
      </w:pPr>
      <w:r>
        <w:rPr>
          <w:rFonts w:hint="eastAsia"/>
          <w:color w:val="000000"/>
          <w:szCs w:val="21"/>
        </w:rPr>
        <w:t xml:space="preserve">(2) </w:t>
      </w:r>
      <w:r>
        <w:rPr>
          <w:rFonts w:hint="eastAsia"/>
          <w:color w:val="000000"/>
          <w:szCs w:val="21"/>
        </w:rPr>
        <w:t>技术协议；</w:t>
      </w:r>
    </w:p>
    <w:p w:rsidR="005C4C4D" w:rsidRDefault="00BE5D16">
      <w:pPr>
        <w:spacing w:line="360" w:lineRule="exact"/>
        <w:ind w:firstLineChars="200" w:firstLine="420"/>
        <w:rPr>
          <w:color w:val="000000"/>
          <w:szCs w:val="21"/>
        </w:rPr>
      </w:pPr>
      <w:r>
        <w:rPr>
          <w:rFonts w:hint="eastAsia"/>
          <w:color w:val="000000"/>
          <w:szCs w:val="21"/>
        </w:rPr>
        <w:t xml:space="preserve">(3) </w:t>
      </w:r>
      <w:r>
        <w:rPr>
          <w:rFonts w:hint="eastAsia"/>
          <w:color w:val="000000"/>
          <w:szCs w:val="21"/>
        </w:rPr>
        <w:t>规格书</w:t>
      </w:r>
      <w:r>
        <w:rPr>
          <w:rFonts w:hint="eastAsia"/>
          <w:color w:val="000000"/>
          <w:szCs w:val="21"/>
        </w:rPr>
        <w:t>/</w:t>
      </w:r>
      <w:r>
        <w:rPr>
          <w:rFonts w:hint="eastAsia"/>
          <w:color w:val="000000"/>
          <w:szCs w:val="21"/>
        </w:rPr>
        <w:t>数据表；</w:t>
      </w:r>
    </w:p>
    <w:p w:rsidR="005C4C4D" w:rsidRDefault="00BE5D16">
      <w:pPr>
        <w:spacing w:line="360" w:lineRule="exact"/>
        <w:ind w:firstLineChars="200" w:firstLine="420"/>
        <w:rPr>
          <w:color w:val="000000"/>
          <w:szCs w:val="21"/>
        </w:rPr>
      </w:pPr>
      <w:r>
        <w:rPr>
          <w:rFonts w:hint="eastAsia"/>
          <w:color w:val="000000"/>
          <w:szCs w:val="21"/>
        </w:rPr>
        <w:t xml:space="preserve">(4) </w:t>
      </w:r>
      <w:r>
        <w:rPr>
          <w:rFonts w:hint="eastAsia"/>
          <w:color w:val="000000"/>
          <w:szCs w:val="21"/>
        </w:rPr>
        <w:t>买方技术规定；</w:t>
      </w:r>
      <w:r>
        <w:rPr>
          <w:rFonts w:hint="eastAsia"/>
          <w:color w:val="000000"/>
          <w:szCs w:val="21"/>
        </w:rPr>
        <w:t xml:space="preserve"> </w:t>
      </w:r>
    </w:p>
    <w:p w:rsidR="005C4C4D" w:rsidRDefault="00BE5D16">
      <w:pPr>
        <w:spacing w:line="360" w:lineRule="exact"/>
        <w:ind w:firstLineChars="200" w:firstLine="420"/>
        <w:rPr>
          <w:color w:val="000000"/>
          <w:szCs w:val="21"/>
        </w:rPr>
      </w:pPr>
      <w:r>
        <w:rPr>
          <w:rFonts w:hint="eastAsia"/>
          <w:color w:val="000000"/>
          <w:szCs w:val="21"/>
        </w:rPr>
        <w:t xml:space="preserve">(5) </w:t>
      </w:r>
      <w:r>
        <w:rPr>
          <w:rFonts w:hint="eastAsia"/>
          <w:color w:val="000000"/>
          <w:szCs w:val="21"/>
        </w:rPr>
        <w:t>业主说明和程序文件</w:t>
      </w:r>
    </w:p>
    <w:p w:rsidR="005C4C4D" w:rsidRDefault="00BE5D16">
      <w:pPr>
        <w:spacing w:line="360" w:lineRule="exact"/>
        <w:ind w:firstLineChars="200" w:firstLine="420"/>
        <w:rPr>
          <w:color w:val="000000"/>
          <w:szCs w:val="21"/>
        </w:rPr>
      </w:pPr>
      <w:r>
        <w:rPr>
          <w:rFonts w:hint="eastAsia"/>
          <w:color w:val="000000"/>
          <w:szCs w:val="21"/>
        </w:rPr>
        <w:t xml:space="preserve">(6) </w:t>
      </w:r>
      <w:r>
        <w:rPr>
          <w:rFonts w:hint="eastAsia"/>
          <w:color w:val="000000"/>
          <w:szCs w:val="21"/>
        </w:rPr>
        <w:t>国家及行业标准</w:t>
      </w:r>
      <w:r>
        <w:rPr>
          <w:rFonts w:hint="eastAsia"/>
          <w:color w:val="000000"/>
          <w:szCs w:val="21"/>
        </w:rPr>
        <w:t xml:space="preserve"> </w:t>
      </w:r>
    </w:p>
    <w:p w:rsidR="005C4C4D" w:rsidRDefault="00BE5D16">
      <w:pPr>
        <w:spacing w:line="360" w:lineRule="exact"/>
        <w:ind w:firstLineChars="200" w:firstLine="420"/>
        <w:rPr>
          <w:color w:val="000000"/>
          <w:szCs w:val="21"/>
        </w:rPr>
      </w:pPr>
      <w:r>
        <w:rPr>
          <w:rFonts w:hint="eastAsia"/>
          <w:color w:val="000000"/>
          <w:szCs w:val="21"/>
        </w:rPr>
        <w:t xml:space="preserve">(7) </w:t>
      </w:r>
      <w:r>
        <w:rPr>
          <w:rFonts w:hint="eastAsia"/>
          <w:color w:val="000000"/>
          <w:szCs w:val="21"/>
        </w:rPr>
        <w:t>其它标准</w:t>
      </w:r>
    </w:p>
    <w:p w:rsidR="005C4C4D" w:rsidRDefault="00BE5D16" w:rsidP="00D5309E">
      <w:pPr>
        <w:pStyle w:val="Heading2"/>
        <w:numPr>
          <w:ilvl w:val="1"/>
          <w:numId w:val="1"/>
        </w:numPr>
        <w:tabs>
          <w:tab w:val="left" w:pos="864"/>
        </w:tabs>
      </w:pPr>
      <w:bookmarkStart w:id="43" w:name="_Toc131262650"/>
      <w:bookmarkStart w:id="44" w:name="_Toc138862989"/>
      <w:bookmarkStart w:id="45" w:name="_Toc138951720"/>
      <w:bookmarkStart w:id="46" w:name="_Toc298665879"/>
      <w:bookmarkStart w:id="47" w:name="_Toc298679716"/>
      <w:bookmarkStart w:id="48" w:name="_Toc298943804"/>
      <w:bookmarkStart w:id="49" w:name="_Toc534482037"/>
      <w:bookmarkStart w:id="50" w:name="_Toc306201225"/>
      <w:bookmarkStart w:id="51" w:name="_Toc306202829"/>
      <w:bookmarkStart w:id="52" w:name="_Toc324951643"/>
      <w:bookmarkStart w:id="53" w:name="_Toc452992361"/>
      <w:bookmarkStart w:id="54" w:name="_Toc493789786"/>
      <w:bookmarkEnd w:id="36"/>
      <w:bookmarkEnd w:id="37"/>
      <w:bookmarkEnd w:id="38"/>
      <w:bookmarkEnd w:id="39"/>
      <w:bookmarkEnd w:id="40"/>
      <w:bookmarkEnd w:id="41"/>
      <w:r>
        <w:rPr>
          <w:rFonts w:hint="eastAsia"/>
        </w:rPr>
        <w:t>环境</w:t>
      </w:r>
      <w:bookmarkEnd w:id="43"/>
      <w:bookmarkEnd w:id="44"/>
      <w:bookmarkEnd w:id="45"/>
      <w:bookmarkEnd w:id="46"/>
      <w:bookmarkEnd w:id="47"/>
      <w:bookmarkEnd w:id="48"/>
      <w:bookmarkEnd w:id="49"/>
      <w:bookmarkEnd w:id="50"/>
      <w:bookmarkEnd w:id="51"/>
      <w:bookmarkEnd w:id="52"/>
      <w:r>
        <w:rPr>
          <w:rFonts w:hint="eastAsia"/>
        </w:rPr>
        <w:t>条件</w:t>
      </w:r>
      <w:bookmarkEnd w:id="53"/>
      <w:bookmarkEnd w:id="54"/>
    </w:p>
    <w:p w:rsidR="005C4C4D" w:rsidRDefault="00BE5D16">
      <w:pPr>
        <w:spacing w:line="360" w:lineRule="exact"/>
        <w:ind w:firstLineChars="200" w:firstLine="420"/>
        <w:rPr>
          <w:color w:val="000000"/>
          <w:szCs w:val="21"/>
        </w:rPr>
      </w:pPr>
      <w:r>
        <w:rPr>
          <w:rFonts w:hint="eastAsia"/>
          <w:color w:val="000000"/>
          <w:szCs w:val="21"/>
        </w:rPr>
        <w:t>厂址位于浙江省舟山市绿色石化基地内，濒临东海，卖方提供的产品应适应湿热带、盐雾腐蚀气候。</w:t>
      </w:r>
    </w:p>
    <w:tbl>
      <w:tblPr>
        <w:tblpPr w:leftFromText="180" w:rightFromText="180" w:vertAnchor="text" w:horzAnchor="page" w:tblpX="1936" w:tblpY="158"/>
        <w:tblOverlap w:val="neve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257"/>
        <w:gridCol w:w="4295"/>
        <w:gridCol w:w="1257"/>
        <w:gridCol w:w="1719"/>
      </w:tblGrid>
      <w:tr w:rsidR="005C4C4D">
        <w:trPr>
          <w:trHeight w:val="330"/>
          <w:tblHeader/>
        </w:trPr>
        <w:tc>
          <w:tcPr>
            <w:tcW w:w="1257" w:type="dxa"/>
            <w:vAlign w:val="center"/>
          </w:tcPr>
          <w:p w:rsidR="005C4C4D" w:rsidRDefault="00BE5D16">
            <w:pPr>
              <w:rPr>
                <w:color w:val="000000"/>
                <w:szCs w:val="21"/>
              </w:rPr>
            </w:pPr>
            <w:r>
              <w:rPr>
                <w:rFonts w:hAnsi="宋体"/>
                <w:color w:val="000000"/>
                <w:szCs w:val="21"/>
              </w:rPr>
              <w:t>序号</w:t>
            </w:r>
          </w:p>
        </w:tc>
        <w:tc>
          <w:tcPr>
            <w:tcW w:w="4295" w:type="dxa"/>
            <w:vAlign w:val="center"/>
          </w:tcPr>
          <w:p w:rsidR="005C4C4D" w:rsidRDefault="00BE5D16">
            <w:pPr>
              <w:rPr>
                <w:color w:val="000000"/>
                <w:szCs w:val="21"/>
              </w:rPr>
            </w:pPr>
            <w:r>
              <w:rPr>
                <w:rFonts w:hAnsi="宋体"/>
                <w:color w:val="000000"/>
                <w:szCs w:val="21"/>
              </w:rPr>
              <w:t>气象要素</w:t>
            </w:r>
          </w:p>
        </w:tc>
        <w:tc>
          <w:tcPr>
            <w:tcW w:w="1257" w:type="dxa"/>
            <w:vAlign w:val="center"/>
          </w:tcPr>
          <w:p w:rsidR="005C4C4D" w:rsidRDefault="00BE5D16">
            <w:pPr>
              <w:rPr>
                <w:color w:val="000000"/>
                <w:szCs w:val="21"/>
              </w:rPr>
            </w:pPr>
            <w:r>
              <w:rPr>
                <w:rFonts w:hAnsi="宋体"/>
                <w:color w:val="000000"/>
                <w:szCs w:val="21"/>
              </w:rPr>
              <w:t>单位</w:t>
            </w:r>
          </w:p>
        </w:tc>
        <w:tc>
          <w:tcPr>
            <w:tcW w:w="1719" w:type="dxa"/>
            <w:vAlign w:val="center"/>
          </w:tcPr>
          <w:p w:rsidR="005C4C4D" w:rsidRDefault="00BE5D16">
            <w:pPr>
              <w:rPr>
                <w:color w:val="000000"/>
                <w:szCs w:val="21"/>
              </w:rPr>
            </w:pPr>
            <w:r>
              <w:rPr>
                <w:rFonts w:hAnsi="宋体"/>
                <w:color w:val="000000"/>
                <w:szCs w:val="21"/>
              </w:rPr>
              <w:t>数量</w:t>
            </w:r>
          </w:p>
        </w:tc>
      </w:tr>
      <w:tr w:rsidR="005C4C4D">
        <w:trPr>
          <w:trHeight w:val="330"/>
        </w:trPr>
        <w:tc>
          <w:tcPr>
            <w:tcW w:w="1257" w:type="dxa"/>
            <w:vAlign w:val="center"/>
          </w:tcPr>
          <w:p w:rsidR="005C4C4D" w:rsidRDefault="00BE5D16">
            <w:pPr>
              <w:rPr>
                <w:color w:val="000000"/>
                <w:szCs w:val="21"/>
              </w:rPr>
            </w:pPr>
            <w:r>
              <w:rPr>
                <w:color w:val="000000"/>
                <w:szCs w:val="21"/>
              </w:rPr>
              <w:t>1</w:t>
            </w:r>
          </w:p>
        </w:tc>
        <w:tc>
          <w:tcPr>
            <w:tcW w:w="4295" w:type="dxa"/>
            <w:vAlign w:val="center"/>
          </w:tcPr>
          <w:p w:rsidR="005C4C4D" w:rsidRDefault="00BE5D16">
            <w:pPr>
              <w:rPr>
                <w:color w:val="000000"/>
                <w:szCs w:val="21"/>
              </w:rPr>
            </w:pPr>
            <w:r>
              <w:rPr>
                <w:rFonts w:hAnsi="宋体"/>
                <w:color w:val="000000"/>
                <w:szCs w:val="21"/>
              </w:rPr>
              <w:t>气温</w:t>
            </w:r>
          </w:p>
        </w:tc>
        <w:tc>
          <w:tcPr>
            <w:tcW w:w="1257" w:type="dxa"/>
            <w:vAlign w:val="center"/>
          </w:tcPr>
          <w:p w:rsidR="005C4C4D" w:rsidRDefault="005C4C4D">
            <w:pPr>
              <w:rPr>
                <w:color w:val="000000"/>
                <w:szCs w:val="21"/>
              </w:rPr>
            </w:pPr>
          </w:p>
        </w:tc>
        <w:tc>
          <w:tcPr>
            <w:tcW w:w="1719" w:type="dxa"/>
            <w:vAlign w:val="center"/>
          </w:tcPr>
          <w:p w:rsidR="005C4C4D" w:rsidRDefault="005C4C4D">
            <w:pPr>
              <w:rPr>
                <w:color w:val="000000"/>
                <w:szCs w:val="21"/>
              </w:rPr>
            </w:pPr>
          </w:p>
        </w:tc>
      </w:tr>
      <w:tr w:rsidR="005C4C4D">
        <w:trPr>
          <w:trHeight w:val="330"/>
        </w:trPr>
        <w:tc>
          <w:tcPr>
            <w:tcW w:w="1257" w:type="dxa"/>
            <w:vAlign w:val="center"/>
          </w:tcPr>
          <w:p w:rsidR="005C4C4D" w:rsidRDefault="00BE5D16">
            <w:pPr>
              <w:rPr>
                <w:color w:val="000000"/>
                <w:szCs w:val="21"/>
              </w:rPr>
            </w:pPr>
            <w:r>
              <w:rPr>
                <w:color w:val="000000"/>
                <w:szCs w:val="21"/>
              </w:rPr>
              <w:t>1.1</w:t>
            </w:r>
          </w:p>
        </w:tc>
        <w:tc>
          <w:tcPr>
            <w:tcW w:w="4295" w:type="dxa"/>
            <w:vAlign w:val="center"/>
          </w:tcPr>
          <w:p w:rsidR="005C4C4D" w:rsidRDefault="00BE5D16">
            <w:pPr>
              <w:rPr>
                <w:color w:val="000000"/>
                <w:szCs w:val="21"/>
              </w:rPr>
            </w:pPr>
            <w:r>
              <w:rPr>
                <w:rFonts w:hAnsi="宋体"/>
                <w:color w:val="000000"/>
                <w:szCs w:val="21"/>
              </w:rPr>
              <w:t>极端最高温度</w:t>
            </w:r>
          </w:p>
        </w:tc>
        <w:tc>
          <w:tcPr>
            <w:tcW w:w="1257" w:type="dxa"/>
            <w:vAlign w:val="center"/>
          </w:tcPr>
          <w:p w:rsidR="005C4C4D" w:rsidRDefault="00BE5D16">
            <w:pPr>
              <w:rPr>
                <w:color w:val="000000"/>
                <w:szCs w:val="21"/>
              </w:rPr>
            </w:pPr>
            <w:r>
              <w:rPr>
                <w:rFonts w:hAnsi="宋体"/>
                <w:color w:val="000000"/>
                <w:szCs w:val="21"/>
              </w:rPr>
              <w:t>℃</w:t>
            </w:r>
          </w:p>
        </w:tc>
        <w:tc>
          <w:tcPr>
            <w:tcW w:w="1719" w:type="dxa"/>
            <w:vAlign w:val="center"/>
          </w:tcPr>
          <w:p w:rsidR="005C4C4D" w:rsidRDefault="00BE5D16">
            <w:pPr>
              <w:rPr>
                <w:color w:val="000000"/>
                <w:sz w:val="24"/>
              </w:rPr>
            </w:pPr>
            <w:r>
              <w:rPr>
                <w:rFonts w:hint="eastAsia"/>
                <w:color w:val="000000"/>
                <w:sz w:val="24"/>
              </w:rPr>
              <w:t>39.5</w:t>
            </w:r>
          </w:p>
        </w:tc>
      </w:tr>
      <w:tr w:rsidR="005C4C4D">
        <w:trPr>
          <w:trHeight w:val="330"/>
        </w:trPr>
        <w:tc>
          <w:tcPr>
            <w:tcW w:w="1257" w:type="dxa"/>
            <w:vAlign w:val="center"/>
          </w:tcPr>
          <w:p w:rsidR="005C4C4D" w:rsidRDefault="00BE5D16">
            <w:pPr>
              <w:rPr>
                <w:color w:val="000000"/>
                <w:szCs w:val="21"/>
              </w:rPr>
            </w:pPr>
            <w:r>
              <w:rPr>
                <w:color w:val="000000"/>
                <w:szCs w:val="21"/>
              </w:rPr>
              <w:t>1.2</w:t>
            </w:r>
          </w:p>
        </w:tc>
        <w:tc>
          <w:tcPr>
            <w:tcW w:w="4295" w:type="dxa"/>
            <w:vAlign w:val="center"/>
          </w:tcPr>
          <w:p w:rsidR="005C4C4D" w:rsidRDefault="00BE5D16">
            <w:pPr>
              <w:rPr>
                <w:color w:val="000000"/>
                <w:szCs w:val="21"/>
              </w:rPr>
            </w:pPr>
            <w:r>
              <w:rPr>
                <w:rFonts w:hAnsi="宋体"/>
                <w:color w:val="000000"/>
                <w:szCs w:val="21"/>
              </w:rPr>
              <w:t>极端最低温度</w:t>
            </w:r>
          </w:p>
        </w:tc>
        <w:tc>
          <w:tcPr>
            <w:tcW w:w="1257" w:type="dxa"/>
            <w:vAlign w:val="center"/>
          </w:tcPr>
          <w:p w:rsidR="005C4C4D" w:rsidRDefault="00BE5D16">
            <w:pPr>
              <w:rPr>
                <w:color w:val="000000"/>
                <w:szCs w:val="21"/>
              </w:rPr>
            </w:pPr>
            <w:r>
              <w:rPr>
                <w:rFonts w:hAnsi="宋体"/>
                <w:color w:val="000000"/>
                <w:szCs w:val="21"/>
              </w:rPr>
              <w:t>℃</w:t>
            </w:r>
          </w:p>
        </w:tc>
        <w:tc>
          <w:tcPr>
            <w:tcW w:w="1719" w:type="dxa"/>
            <w:vAlign w:val="center"/>
          </w:tcPr>
          <w:p w:rsidR="005C4C4D" w:rsidRDefault="00BE5D16">
            <w:pPr>
              <w:rPr>
                <w:color w:val="000000"/>
                <w:sz w:val="24"/>
              </w:rPr>
            </w:pPr>
            <w:r>
              <w:rPr>
                <w:rFonts w:hint="eastAsia"/>
                <w:color w:val="000000"/>
                <w:sz w:val="24"/>
              </w:rPr>
              <w:t>-6.7</w:t>
            </w:r>
          </w:p>
        </w:tc>
      </w:tr>
      <w:tr w:rsidR="005C4C4D">
        <w:trPr>
          <w:trHeight w:val="330"/>
        </w:trPr>
        <w:tc>
          <w:tcPr>
            <w:tcW w:w="1257" w:type="dxa"/>
            <w:vAlign w:val="center"/>
          </w:tcPr>
          <w:p w:rsidR="005C4C4D" w:rsidRDefault="00BE5D16">
            <w:pPr>
              <w:rPr>
                <w:color w:val="000000"/>
                <w:szCs w:val="21"/>
              </w:rPr>
            </w:pPr>
            <w:r>
              <w:rPr>
                <w:color w:val="000000"/>
                <w:szCs w:val="21"/>
              </w:rPr>
              <w:t>2</w:t>
            </w:r>
          </w:p>
        </w:tc>
        <w:tc>
          <w:tcPr>
            <w:tcW w:w="4295" w:type="dxa"/>
            <w:vAlign w:val="center"/>
          </w:tcPr>
          <w:p w:rsidR="005C4C4D" w:rsidRDefault="00BE5D16">
            <w:pPr>
              <w:rPr>
                <w:color w:val="000000"/>
                <w:szCs w:val="21"/>
              </w:rPr>
            </w:pPr>
            <w:r>
              <w:rPr>
                <w:rFonts w:hAnsi="宋体"/>
                <w:color w:val="000000"/>
                <w:szCs w:val="21"/>
              </w:rPr>
              <w:t>相对湿度</w:t>
            </w:r>
          </w:p>
        </w:tc>
        <w:tc>
          <w:tcPr>
            <w:tcW w:w="1257" w:type="dxa"/>
            <w:vAlign w:val="center"/>
          </w:tcPr>
          <w:p w:rsidR="005C4C4D" w:rsidRDefault="005C4C4D">
            <w:pPr>
              <w:rPr>
                <w:color w:val="000000"/>
                <w:szCs w:val="21"/>
              </w:rPr>
            </w:pPr>
          </w:p>
        </w:tc>
        <w:tc>
          <w:tcPr>
            <w:tcW w:w="1719" w:type="dxa"/>
            <w:vAlign w:val="center"/>
          </w:tcPr>
          <w:p w:rsidR="005C4C4D" w:rsidRDefault="005C4C4D">
            <w:pPr>
              <w:rPr>
                <w:color w:val="000000"/>
                <w:sz w:val="24"/>
              </w:rPr>
            </w:pPr>
          </w:p>
        </w:tc>
      </w:tr>
      <w:tr w:rsidR="005C4C4D">
        <w:trPr>
          <w:trHeight w:val="330"/>
        </w:trPr>
        <w:tc>
          <w:tcPr>
            <w:tcW w:w="1257" w:type="dxa"/>
            <w:vAlign w:val="center"/>
          </w:tcPr>
          <w:p w:rsidR="005C4C4D" w:rsidRDefault="00BE5D16">
            <w:pPr>
              <w:rPr>
                <w:color w:val="000000"/>
                <w:szCs w:val="21"/>
              </w:rPr>
            </w:pPr>
            <w:r>
              <w:rPr>
                <w:color w:val="000000"/>
                <w:szCs w:val="21"/>
              </w:rPr>
              <w:t>2.1</w:t>
            </w:r>
          </w:p>
        </w:tc>
        <w:tc>
          <w:tcPr>
            <w:tcW w:w="4295" w:type="dxa"/>
            <w:vAlign w:val="center"/>
          </w:tcPr>
          <w:p w:rsidR="005C4C4D" w:rsidRDefault="00BE5D16">
            <w:pPr>
              <w:rPr>
                <w:color w:val="000000"/>
                <w:szCs w:val="21"/>
              </w:rPr>
            </w:pPr>
            <w:r>
              <w:rPr>
                <w:rFonts w:hAnsi="宋体"/>
                <w:color w:val="000000"/>
                <w:szCs w:val="21"/>
              </w:rPr>
              <w:t>月平均最高相对湿度</w:t>
            </w:r>
          </w:p>
        </w:tc>
        <w:tc>
          <w:tcPr>
            <w:tcW w:w="1257" w:type="dxa"/>
            <w:vAlign w:val="center"/>
          </w:tcPr>
          <w:p w:rsidR="005C4C4D" w:rsidRDefault="00BE5D16">
            <w:pPr>
              <w:rPr>
                <w:color w:val="000000"/>
                <w:szCs w:val="21"/>
              </w:rPr>
            </w:pPr>
            <w:r>
              <w:rPr>
                <w:rFonts w:hAnsi="宋体"/>
                <w:color w:val="000000"/>
                <w:szCs w:val="21"/>
              </w:rPr>
              <w:t>％</w:t>
            </w:r>
          </w:p>
        </w:tc>
        <w:tc>
          <w:tcPr>
            <w:tcW w:w="1719" w:type="dxa"/>
            <w:vAlign w:val="center"/>
          </w:tcPr>
          <w:p w:rsidR="005C4C4D" w:rsidRDefault="00BE5D16">
            <w:pPr>
              <w:rPr>
                <w:color w:val="000000"/>
                <w:sz w:val="24"/>
              </w:rPr>
            </w:pPr>
            <w:r>
              <w:rPr>
                <w:rFonts w:hint="eastAsia"/>
                <w:color w:val="000000"/>
                <w:sz w:val="24"/>
              </w:rPr>
              <w:t>93</w:t>
            </w:r>
          </w:p>
        </w:tc>
      </w:tr>
      <w:tr w:rsidR="005C4C4D">
        <w:trPr>
          <w:trHeight w:val="330"/>
        </w:trPr>
        <w:tc>
          <w:tcPr>
            <w:tcW w:w="1257" w:type="dxa"/>
            <w:vAlign w:val="center"/>
          </w:tcPr>
          <w:p w:rsidR="005C4C4D" w:rsidRDefault="00BE5D16">
            <w:pPr>
              <w:rPr>
                <w:color w:val="000000"/>
                <w:szCs w:val="21"/>
              </w:rPr>
            </w:pPr>
            <w:r>
              <w:rPr>
                <w:color w:val="000000"/>
                <w:szCs w:val="21"/>
              </w:rPr>
              <w:t>2.2</w:t>
            </w:r>
          </w:p>
        </w:tc>
        <w:tc>
          <w:tcPr>
            <w:tcW w:w="4295" w:type="dxa"/>
            <w:vAlign w:val="center"/>
          </w:tcPr>
          <w:p w:rsidR="005C4C4D" w:rsidRDefault="00BE5D16">
            <w:pPr>
              <w:rPr>
                <w:color w:val="000000"/>
                <w:szCs w:val="21"/>
              </w:rPr>
            </w:pPr>
            <w:r>
              <w:rPr>
                <w:rFonts w:hAnsi="宋体"/>
                <w:color w:val="000000"/>
                <w:szCs w:val="21"/>
              </w:rPr>
              <w:t>月平均最低相对湿度</w:t>
            </w:r>
          </w:p>
        </w:tc>
        <w:tc>
          <w:tcPr>
            <w:tcW w:w="1257" w:type="dxa"/>
            <w:vAlign w:val="center"/>
          </w:tcPr>
          <w:p w:rsidR="005C4C4D" w:rsidRDefault="00BE5D16">
            <w:pPr>
              <w:rPr>
                <w:color w:val="000000"/>
                <w:szCs w:val="21"/>
              </w:rPr>
            </w:pPr>
            <w:r>
              <w:rPr>
                <w:rFonts w:hAnsi="宋体"/>
                <w:color w:val="000000"/>
                <w:szCs w:val="21"/>
              </w:rPr>
              <w:t>％</w:t>
            </w:r>
          </w:p>
        </w:tc>
        <w:tc>
          <w:tcPr>
            <w:tcW w:w="1719" w:type="dxa"/>
            <w:vAlign w:val="center"/>
          </w:tcPr>
          <w:p w:rsidR="005C4C4D" w:rsidRDefault="00BE5D16">
            <w:pPr>
              <w:rPr>
                <w:color w:val="000000"/>
                <w:sz w:val="24"/>
              </w:rPr>
            </w:pPr>
            <w:r>
              <w:rPr>
                <w:rFonts w:hint="eastAsia"/>
                <w:color w:val="000000"/>
                <w:sz w:val="24"/>
              </w:rPr>
              <w:t>55</w:t>
            </w:r>
          </w:p>
        </w:tc>
      </w:tr>
      <w:tr w:rsidR="005C4C4D">
        <w:trPr>
          <w:trHeight w:val="330"/>
        </w:trPr>
        <w:tc>
          <w:tcPr>
            <w:tcW w:w="1257" w:type="dxa"/>
            <w:vAlign w:val="center"/>
          </w:tcPr>
          <w:p w:rsidR="005C4C4D" w:rsidRDefault="00BE5D16">
            <w:pPr>
              <w:rPr>
                <w:color w:val="000000"/>
                <w:szCs w:val="21"/>
              </w:rPr>
            </w:pPr>
            <w:r>
              <w:rPr>
                <w:color w:val="000000"/>
                <w:szCs w:val="21"/>
              </w:rPr>
              <w:lastRenderedPageBreak/>
              <w:t>2.3</w:t>
            </w:r>
          </w:p>
        </w:tc>
        <w:tc>
          <w:tcPr>
            <w:tcW w:w="4295" w:type="dxa"/>
            <w:vAlign w:val="center"/>
          </w:tcPr>
          <w:p w:rsidR="005C4C4D" w:rsidRDefault="00BE5D16">
            <w:pPr>
              <w:rPr>
                <w:color w:val="000000"/>
                <w:szCs w:val="21"/>
              </w:rPr>
            </w:pPr>
            <w:r>
              <w:rPr>
                <w:rFonts w:hAnsi="宋体"/>
                <w:color w:val="000000"/>
                <w:szCs w:val="21"/>
              </w:rPr>
              <w:t>最高相对湿度</w:t>
            </w:r>
          </w:p>
        </w:tc>
        <w:tc>
          <w:tcPr>
            <w:tcW w:w="1257" w:type="dxa"/>
            <w:vAlign w:val="center"/>
          </w:tcPr>
          <w:p w:rsidR="005C4C4D" w:rsidRDefault="00BE5D16">
            <w:pPr>
              <w:rPr>
                <w:color w:val="000000"/>
                <w:szCs w:val="21"/>
              </w:rPr>
            </w:pPr>
            <w:r>
              <w:rPr>
                <w:rFonts w:hAnsi="宋体"/>
                <w:color w:val="000000"/>
                <w:szCs w:val="21"/>
              </w:rPr>
              <w:t>％</w:t>
            </w:r>
          </w:p>
        </w:tc>
        <w:tc>
          <w:tcPr>
            <w:tcW w:w="1719" w:type="dxa"/>
            <w:vAlign w:val="center"/>
          </w:tcPr>
          <w:p w:rsidR="005C4C4D" w:rsidRDefault="00BE5D16">
            <w:pPr>
              <w:rPr>
                <w:color w:val="000000"/>
                <w:sz w:val="24"/>
              </w:rPr>
            </w:pPr>
            <w:r>
              <w:rPr>
                <w:rFonts w:hint="eastAsia"/>
                <w:color w:val="000000"/>
                <w:sz w:val="24"/>
              </w:rPr>
              <w:t>100</w:t>
            </w:r>
          </w:p>
        </w:tc>
      </w:tr>
      <w:tr w:rsidR="005C4C4D">
        <w:trPr>
          <w:trHeight w:val="330"/>
        </w:trPr>
        <w:tc>
          <w:tcPr>
            <w:tcW w:w="1257" w:type="dxa"/>
            <w:vAlign w:val="center"/>
          </w:tcPr>
          <w:p w:rsidR="005C4C4D" w:rsidRDefault="00BE5D16">
            <w:pPr>
              <w:rPr>
                <w:color w:val="000000"/>
                <w:szCs w:val="21"/>
              </w:rPr>
            </w:pPr>
            <w:r>
              <w:rPr>
                <w:color w:val="000000"/>
                <w:szCs w:val="21"/>
              </w:rPr>
              <w:t>3</w:t>
            </w:r>
          </w:p>
        </w:tc>
        <w:tc>
          <w:tcPr>
            <w:tcW w:w="4295" w:type="dxa"/>
            <w:vAlign w:val="center"/>
          </w:tcPr>
          <w:p w:rsidR="005C4C4D" w:rsidRDefault="00BE5D16">
            <w:pPr>
              <w:rPr>
                <w:color w:val="000000"/>
                <w:szCs w:val="21"/>
              </w:rPr>
            </w:pPr>
            <w:r>
              <w:rPr>
                <w:rFonts w:hAnsi="宋体"/>
                <w:color w:val="000000"/>
                <w:szCs w:val="21"/>
              </w:rPr>
              <w:t>大气压</w:t>
            </w:r>
          </w:p>
        </w:tc>
        <w:tc>
          <w:tcPr>
            <w:tcW w:w="1257" w:type="dxa"/>
            <w:vAlign w:val="center"/>
          </w:tcPr>
          <w:p w:rsidR="005C4C4D" w:rsidRDefault="005C4C4D">
            <w:pPr>
              <w:rPr>
                <w:color w:val="000000"/>
                <w:szCs w:val="21"/>
              </w:rPr>
            </w:pPr>
          </w:p>
        </w:tc>
        <w:tc>
          <w:tcPr>
            <w:tcW w:w="1719" w:type="dxa"/>
            <w:vAlign w:val="center"/>
          </w:tcPr>
          <w:p w:rsidR="005C4C4D" w:rsidRDefault="005C4C4D">
            <w:pPr>
              <w:rPr>
                <w:color w:val="000000"/>
                <w:sz w:val="24"/>
              </w:rPr>
            </w:pPr>
          </w:p>
        </w:tc>
      </w:tr>
      <w:tr w:rsidR="005C4C4D">
        <w:trPr>
          <w:trHeight w:val="330"/>
        </w:trPr>
        <w:tc>
          <w:tcPr>
            <w:tcW w:w="1257" w:type="dxa"/>
            <w:vAlign w:val="center"/>
          </w:tcPr>
          <w:p w:rsidR="005C4C4D" w:rsidRDefault="00BE5D16">
            <w:pPr>
              <w:rPr>
                <w:color w:val="000000"/>
                <w:szCs w:val="21"/>
              </w:rPr>
            </w:pPr>
            <w:r>
              <w:rPr>
                <w:color w:val="000000"/>
                <w:szCs w:val="21"/>
              </w:rPr>
              <w:t>3.1</w:t>
            </w:r>
          </w:p>
        </w:tc>
        <w:tc>
          <w:tcPr>
            <w:tcW w:w="4295" w:type="dxa"/>
            <w:vAlign w:val="center"/>
          </w:tcPr>
          <w:p w:rsidR="005C4C4D" w:rsidRDefault="00BE5D16">
            <w:pPr>
              <w:rPr>
                <w:color w:val="000000"/>
                <w:szCs w:val="21"/>
              </w:rPr>
            </w:pPr>
            <w:r>
              <w:rPr>
                <w:rFonts w:hAnsi="宋体"/>
                <w:color w:val="000000"/>
                <w:szCs w:val="21"/>
              </w:rPr>
              <w:t>年平均</w:t>
            </w:r>
          </w:p>
        </w:tc>
        <w:tc>
          <w:tcPr>
            <w:tcW w:w="1257" w:type="dxa"/>
            <w:vAlign w:val="center"/>
          </w:tcPr>
          <w:p w:rsidR="005C4C4D" w:rsidRDefault="00BE5D16">
            <w:pPr>
              <w:rPr>
                <w:color w:val="000000"/>
                <w:szCs w:val="21"/>
              </w:rPr>
            </w:pPr>
            <w:r>
              <w:rPr>
                <w:color w:val="000000"/>
                <w:szCs w:val="21"/>
              </w:rPr>
              <w:t>kPa</w:t>
            </w:r>
          </w:p>
        </w:tc>
        <w:tc>
          <w:tcPr>
            <w:tcW w:w="1719" w:type="dxa"/>
            <w:vAlign w:val="center"/>
          </w:tcPr>
          <w:p w:rsidR="005C4C4D" w:rsidRDefault="00BE5D16">
            <w:pPr>
              <w:rPr>
                <w:color w:val="000000"/>
                <w:sz w:val="24"/>
              </w:rPr>
            </w:pPr>
            <w:r>
              <w:rPr>
                <w:rFonts w:hint="eastAsia"/>
                <w:color w:val="000000"/>
                <w:sz w:val="24"/>
              </w:rPr>
              <w:t>1011.2</w:t>
            </w:r>
          </w:p>
        </w:tc>
      </w:tr>
      <w:tr w:rsidR="005C4C4D">
        <w:trPr>
          <w:trHeight w:val="330"/>
        </w:trPr>
        <w:tc>
          <w:tcPr>
            <w:tcW w:w="1257" w:type="dxa"/>
            <w:vAlign w:val="center"/>
          </w:tcPr>
          <w:p w:rsidR="005C4C4D" w:rsidRDefault="00BE5D16">
            <w:pPr>
              <w:rPr>
                <w:color w:val="000000"/>
                <w:szCs w:val="21"/>
              </w:rPr>
            </w:pPr>
            <w:r>
              <w:rPr>
                <w:color w:val="000000"/>
                <w:szCs w:val="21"/>
              </w:rPr>
              <w:t>3.2</w:t>
            </w:r>
          </w:p>
        </w:tc>
        <w:tc>
          <w:tcPr>
            <w:tcW w:w="4295" w:type="dxa"/>
            <w:vAlign w:val="center"/>
          </w:tcPr>
          <w:p w:rsidR="005C4C4D" w:rsidRDefault="00BE5D16">
            <w:pPr>
              <w:rPr>
                <w:color w:val="000000"/>
                <w:szCs w:val="21"/>
              </w:rPr>
            </w:pPr>
            <w:r>
              <w:rPr>
                <w:rFonts w:hAnsi="宋体"/>
                <w:color w:val="000000"/>
                <w:szCs w:val="21"/>
              </w:rPr>
              <w:t>最高气压</w:t>
            </w:r>
          </w:p>
        </w:tc>
        <w:tc>
          <w:tcPr>
            <w:tcW w:w="1257" w:type="dxa"/>
            <w:vAlign w:val="center"/>
          </w:tcPr>
          <w:p w:rsidR="005C4C4D" w:rsidRDefault="00BE5D16">
            <w:pPr>
              <w:rPr>
                <w:color w:val="000000"/>
                <w:szCs w:val="21"/>
              </w:rPr>
            </w:pPr>
            <w:r>
              <w:rPr>
                <w:color w:val="000000"/>
                <w:szCs w:val="21"/>
              </w:rPr>
              <w:t>kPa</w:t>
            </w:r>
          </w:p>
        </w:tc>
        <w:tc>
          <w:tcPr>
            <w:tcW w:w="1719" w:type="dxa"/>
            <w:vAlign w:val="center"/>
          </w:tcPr>
          <w:p w:rsidR="005C4C4D" w:rsidRDefault="00BE5D16">
            <w:pPr>
              <w:rPr>
                <w:color w:val="000000"/>
                <w:sz w:val="24"/>
              </w:rPr>
            </w:pPr>
            <w:r>
              <w:rPr>
                <w:rFonts w:hint="eastAsia"/>
                <w:color w:val="000000"/>
                <w:sz w:val="24"/>
              </w:rPr>
              <w:t>1041.8</w:t>
            </w:r>
          </w:p>
        </w:tc>
      </w:tr>
      <w:tr w:rsidR="005C4C4D">
        <w:trPr>
          <w:trHeight w:val="330"/>
        </w:trPr>
        <w:tc>
          <w:tcPr>
            <w:tcW w:w="1257" w:type="dxa"/>
            <w:vAlign w:val="center"/>
          </w:tcPr>
          <w:p w:rsidR="005C4C4D" w:rsidRDefault="00BE5D16">
            <w:pPr>
              <w:rPr>
                <w:color w:val="000000"/>
                <w:szCs w:val="21"/>
              </w:rPr>
            </w:pPr>
            <w:r>
              <w:rPr>
                <w:color w:val="000000"/>
                <w:szCs w:val="21"/>
              </w:rPr>
              <w:t>3.3</w:t>
            </w:r>
          </w:p>
        </w:tc>
        <w:tc>
          <w:tcPr>
            <w:tcW w:w="4295" w:type="dxa"/>
            <w:vAlign w:val="center"/>
          </w:tcPr>
          <w:p w:rsidR="005C4C4D" w:rsidRDefault="00BE5D16">
            <w:pPr>
              <w:rPr>
                <w:color w:val="000000"/>
                <w:szCs w:val="21"/>
              </w:rPr>
            </w:pPr>
            <w:r>
              <w:rPr>
                <w:rFonts w:hAnsi="宋体"/>
                <w:color w:val="000000"/>
                <w:szCs w:val="21"/>
              </w:rPr>
              <w:t>最低气压</w:t>
            </w:r>
          </w:p>
        </w:tc>
        <w:tc>
          <w:tcPr>
            <w:tcW w:w="1257" w:type="dxa"/>
            <w:vAlign w:val="center"/>
          </w:tcPr>
          <w:p w:rsidR="005C4C4D" w:rsidRDefault="00BE5D16">
            <w:pPr>
              <w:rPr>
                <w:color w:val="000000"/>
                <w:szCs w:val="21"/>
              </w:rPr>
            </w:pPr>
            <w:r>
              <w:rPr>
                <w:color w:val="000000"/>
                <w:szCs w:val="21"/>
              </w:rPr>
              <w:t>kPa</w:t>
            </w:r>
          </w:p>
        </w:tc>
        <w:tc>
          <w:tcPr>
            <w:tcW w:w="1719" w:type="dxa"/>
            <w:vAlign w:val="center"/>
          </w:tcPr>
          <w:p w:rsidR="005C4C4D" w:rsidRDefault="00BE5D16">
            <w:pPr>
              <w:rPr>
                <w:color w:val="000000"/>
                <w:sz w:val="24"/>
              </w:rPr>
            </w:pPr>
            <w:r>
              <w:rPr>
                <w:rFonts w:hint="eastAsia"/>
                <w:color w:val="000000"/>
                <w:sz w:val="24"/>
              </w:rPr>
              <w:t>963.8</w:t>
            </w:r>
          </w:p>
        </w:tc>
      </w:tr>
      <w:tr w:rsidR="005C4C4D">
        <w:trPr>
          <w:trHeight w:val="330"/>
        </w:trPr>
        <w:tc>
          <w:tcPr>
            <w:tcW w:w="1257" w:type="dxa"/>
            <w:vAlign w:val="center"/>
          </w:tcPr>
          <w:p w:rsidR="005C4C4D" w:rsidRDefault="00BE5D16">
            <w:pPr>
              <w:rPr>
                <w:color w:val="000000"/>
                <w:szCs w:val="21"/>
              </w:rPr>
            </w:pPr>
            <w:r>
              <w:rPr>
                <w:color w:val="000000"/>
                <w:szCs w:val="21"/>
              </w:rPr>
              <w:t>4</w:t>
            </w:r>
          </w:p>
        </w:tc>
        <w:tc>
          <w:tcPr>
            <w:tcW w:w="4295" w:type="dxa"/>
            <w:vAlign w:val="center"/>
          </w:tcPr>
          <w:p w:rsidR="005C4C4D" w:rsidRDefault="00BE5D16">
            <w:pPr>
              <w:rPr>
                <w:color w:val="000000"/>
                <w:szCs w:val="21"/>
              </w:rPr>
            </w:pPr>
            <w:r>
              <w:rPr>
                <w:rFonts w:hAnsi="宋体"/>
                <w:color w:val="000000"/>
                <w:szCs w:val="21"/>
              </w:rPr>
              <w:t>降水量</w:t>
            </w:r>
          </w:p>
        </w:tc>
        <w:tc>
          <w:tcPr>
            <w:tcW w:w="1257" w:type="dxa"/>
            <w:vAlign w:val="center"/>
          </w:tcPr>
          <w:p w:rsidR="005C4C4D" w:rsidRDefault="005C4C4D">
            <w:pPr>
              <w:rPr>
                <w:color w:val="000000"/>
                <w:szCs w:val="21"/>
              </w:rPr>
            </w:pPr>
          </w:p>
        </w:tc>
        <w:tc>
          <w:tcPr>
            <w:tcW w:w="1719" w:type="dxa"/>
            <w:vAlign w:val="center"/>
          </w:tcPr>
          <w:p w:rsidR="005C4C4D" w:rsidRDefault="005C4C4D">
            <w:pPr>
              <w:rPr>
                <w:color w:val="000000"/>
                <w:sz w:val="24"/>
              </w:rPr>
            </w:pPr>
          </w:p>
        </w:tc>
      </w:tr>
      <w:tr w:rsidR="005C4C4D">
        <w:trPr>
          <w:trHeight w:val="330"/>
        </w:trPr>
        <w:tc>
          <w:tcPr>
            <w:tcW w:w="1257" w:type="dxa"/>
            <w:vAlign w:val="center"/>
          </w:tcPr>
          <w:p w:rsidR="005C4C4D" w:rsidRDefault="00BE5D16">
            <w:pPr>
              <w:rPr>
                <w:color w:val="000000"/>
                <w:szCs w:val="21"/>
              </w:rPr>
            </w:pPr>
            <w:r>
              <w:rPr>
                <w:color w:val="000000"/>
                <w:szCs w:val="21"/>
              </w:rPr>
              <w:t>4.1</w:t>
            </w:r>
          </w:p>
        </w:tc>
        <w:tc>
          <w:tcPr>
            <w:tcW w:w="4295" w:type="dxa"/>
            <w:vAlign w:val="center"/>
          </w:tcPr>
          <w:p w:rsidR="005C4C4D" w:rsidRDefault="00BE5D16">
            <w:pPr>
              <w:rPr>
                <w:color w:val="000000"/>
                <w:szCs w:val="21"/>
              </w:rPr>
            </w:pPr>
            <w:r>
              <w:rPr>
                <w:rFonts w:hAnsi="宋体"/>
                <w:color w:val="000000"/>
                <w:szCs w:val="21"/>
              </w:rPr>
              <w:t>年平均降水量</w:t>
            </w:r>
          </w:p>
        </w:tc>
        <w:tc>
          <w:tcPr>
            <w:tcW w:w="1257" w:type="dxa"/>
            <w:vAlign w:val="center"/>
          </w:tcPr>
          <w:p w:rsidR="005C4C4D" w:rsidRDefault="00BE5D16">
            <w:pPr>
              <w:rPr>
                <w:color w:val="000000"/>
                <w:szCs w:val="21"/>
              </w:rPr>
            </w:pPr>
            <w:r>
              <w:rPr>
                <w:color w:val="000000"/>
                <w:szCs w:val="21"/>
              </w:rPr>
              <w:t>mm</w:t>
            </w:r>
          </w:p>
        </w:tc>
        <w:tc>
          <w:tcPr>
            <w:tcW w:w="1719" w:type="dxa"/>
            <w:vAlign w:val="center"/>
          </w:tcPr>
          <w:p w:rsidR="005C4C4D" w:rsidRDefault="00BE5D16">
            <w:pPr>
              <w:rPr>
                <w:color w:val="000000"/>
                <w:sz w:val="24"/>
              </w:rPr>
            </w:pPr>
            <w:r>
              <w:rPr>
                <w:rFonts w:hint="eastAsia"/>
                <w:color w:val="000000"/>
                <w:sz w:val="24"/>
              </w:rPr>
              <w:t>1033.2</w:t>
            </w:r>
          </w:p>
        </w:tc>
      </w:tr>
      <w:tr w:rsidR="005C4C4D">
        <w:trPr>
          <w:trHeight w:val="330"/>
        </w:trPr>
        <w:tc>
          <w:tcPr>
            <w:tcW w:w="1257" w:type="dxa"/>
            <w:vAlign w:val="center"/>
          </w:tcPr>
          <w:p w:rsidR="005C4C4D" w:rsidRDefault="00BE5D16">
            <w:pPr>
              <w:rPr>
                <w:color w:val="000000"/>
                <w:szCs w:val="21"/>
              </w:rPr>
            </w:pPr>
            <w:r>
              <w:rPr>
                <w:color w:val="000000"/>
                <w:szCs w:val="21"/>
              </w:rPr>
              <w:t>5</w:t>
            </w:r>
          </w:p>
        </w:tc>
        <w:tc>
          <w:tcPr>
            <w:tcW w:w="4295" w:type="dxa"/>
            <w:vAlign w:val="center"/>
          </w:tcPr>
          <w:p w:rsidR="005C4C4D" w:rsidRDefault="00BE5D16">
            <w:pPr>
              <w:rPr>
                <w:color w:val="000000"/>
                <w:szCs w:val="21"/>
              </w:rPr>
            </w:pPr>
            <w:r>
              <w:rPr>
                <w:rFonts w:hAnsi="宋体"/>
                <w:color w:val="000000"/>
                <w:szCs w:val="21"/>
              </w:rPr>
              <w:t>年雷暴日</w:t>
            </w:r>
          </w:p>
        </w:tc>
        <w:tc>
          <w:tcPr>
            <w:tcW w:w="1257" w:type="dxa"/>
            <w:vAlign w:val="center"/>
          </w:tcPr>
          <w:p w:rsidR="005C4C4D" w:rsidRDefault="00BE5D16">
            <w:pPr>
              <w:rPr>
                <w:color w:val="000000"/>
                <w:szCs w:val="21"/>
              </w:rPr>
            </w:pPr>
            <w:r>
              <w:rPr>
                <w:color w:val="000000"/>
                <w:szCs w:val="21"/>
              </w:rPr>
              <w:t>d</w:t>
            </w:r>
          </w:p>
        </w:tc>
        <w:tc>
          <w:tcPr>
            <w:tcW w:w="1719" w:type="dxa"/>
            <w:vAlign w:val="center"/>
          </w:tcPr>
          <w:p w:rsidR="005C4C4D" w:rsidRDefault="00BE5D16">
            <w:pPr>
              <w:rPr>
                <w:color w:val="000000"/>
                <w:sz w:val="24"/>
              </w:rPr>
            </w:pPr>
            <w:r>
              <w:rPr>
                <w:rFonts w:hint="eastAsia"/>
                <w:color w:val="000000"/>
                <w:sz w:val="24"/>
              </w:rPr>
              <w:t>27.7</w:t>
            </w:r>
          </w:p>
        </w:tc>
      </w:tr>
    </w:tbl>
    <w:p w:rsidR="005C4C4D" w:rsidRDefault="00BE5D16" w:rsidP="00D5309E">
      <w:pPr>
        <w:pStyle w:val="Heading2"/>
        <w:numPr>
          <w:ilvl w:val="1"/>
          <w:numId w:val="1"/>
        </w:numPr>
        <w:tabs>
          <w:tab w:val="left" w:pos="864"/>
        </w:tabs>
      </w:pPr>
      <w:bookmarkStart w:id="55" w:name="_Toc493789787"/>
      <w:r>
        <w:rPr>
          <w:rFonts w:hint="eastAsia"/>
        </w:rPr>
        <w:t>卖方公司简介</w:t>
      </w:r>
      <w:bookmarkEnd w:id="55"/>
    </w:p>
    <w:p w:rsidR="005C4C4D" w:rsidRDefault="00B74BCE">
      <w:pPr>
        <w:spacing w:line="360" w:lineRule="exact"/>
        <w:ind w:firstLineChars="200" w:firstLine="420"/>
        <w:rPr>
          <w:color w:val="000000"/>
          <w:szCs w:val="21"/>
        </w:rPr>
      </w:pPr>
      <w:r>
        <w:rPr>
          <w:rFonts w:hint="eastAsia"/>
          <w:color w:val="000000"/>
          <w:szCs w:val="21"/>
        </w:rPr>
        <w:t>凯利安能科技有限公司代理的核磁共振分析仪器，原厂生产地址位于以色列，</w:t>
      </w:r>
      <w:r w:rsidR="00BE5D16">
        <w:rPr>
          <w:rFonts w:hint="eastAsia"/>
          <w:color w:val="000000"/>
          <w:szCs w:val="21"/>
        </w:rPr>
        <w:t>磁体研究技术始于</w:t>
      </w:r>
      <w:r w:rsidR="00BE5D16">
        <w:rPr>
          <w:rFonts w:hint="eastAsia"/>
          <w:color w:val="000000"/>
          <w:szCs w:val="21"/>
        </w:rPr>
        <w:t>1983</w:t>
      </w:r>
      <w:r w:rsidR="00BE5D16">
        <w:rPr>
          <w:rFonts w:hint="eastAsia"/>
          <w:color w:val="000000"/>
          <w:szCs w:val="21"/>
        </w:rPr>
        <w:t>年，是全球永磁领域磁共振技术能提供最高分辨率磁共振分析仪器的和服务的供应商</w:t>
      </w:r>
      <w:r>
        <w:rPr>
          <w:rFonts w:hint="eastAsia"/>
          <w:color w:val="000000"/>
          <w:szCs w:val="21"/>
        </w:rPr>
        <w:t>。</w:t>
      </w:r>
      <w:r w:rsidR="00BE5D16">
        <w:rPr>
          <w:rFonts w:hint="eastAsia"/>
          <w:color w:val="000000"/>
          <w:szCs w:val="21"/>
        </w:rPr>
        <w:t>作为</w:t>
      </w:r>
      <w:r>
        <w:rPr>
          <w:rFonts w:hint="eastAsia"/>
          <w:color w:val="000000"/>
          <w:szCs w:val="21"/>
        </w:rPr>
        <w:t>一家专业型技术服务公司，凯利安能科技一直在国内为炼油企业提供高质量的技术应用解决方案，其推广的核磁共振在线分析解决方案覆盖了第二代工业核磁、第三代工业核磁，</w:t>
      </w:r>
      <w:r w:rsidR="00843572">
        <w:rPr>
          <w:rFonts w:hint="eastAsia"/>
          <w:color w:val="000000"/>
          <w:szCs w:val="21"/>
        </w:rPr>
        <w:t>现</w:t>
      </w:r>
      <w:r>
        <w:rPr>
          <w:rFonts w:hint="eastAsia"/>
          <w:color w:val="000000"/>
          <w:szCs w:val="21"/>
        </w:rPr>
        <w:t>正在</w:t>
      </w:r>
      <w:r w:rsidR="00843572">
        <w:rPr>
          <w:rFonts w:hint="eastAsia"/>
          <w:color w:val="000000"/>
          <w:szCs w:val="21"/>
        </w:rPr>
        <w:t>与以色列技术团队合作，</w:t>
      </w:r>
      <w:r>
        <w:rPr>
          <w:rFonts w:hint="eastAsia"/>
          <w:color w:val="000000"/>
          <w:szCs w:val="21"/>
        </w:rPr>
        <w:t>致力于第</w:t>
      </w:r>
      <w:r>
        <w:rPr>
          <w:rFonts w:hint="eastAsia"/>
          <w:color w:val="000000"/>
          <w:szCs w:val="21"/>
        </w:rPr>
        <w:t>4</w:t>
      </w:r>
      <w:r>
        <w:rPr>
          <w:rFonts w:hint="eastAsia"/>
          <w:color w:val="000000"/>
          <w:szCs w:val="21"/>
        </w:rPr>
        <w:t>代工业核磁的开发和运用。目前</w:t>
      </w:r>
      <w:r w:rsidR="00843572">
        <w:rPr>
          <w:rFonts w:hint="eastAsia"/>
          <w:color w:val="000000"/>
          <w:szCs w:val="21"/>
        </w:rPr>
        <w:t>技术成熟</w:t>
      </w:r>
      <w:r>
        <w:rPr>
          <w:rFonts w:hint="eastAsia"/>
          <w:color w:val="000000"/>
          <w:szCs w:val="21"/>
        </w:rPr>
        <w:t>的第三代核磁磁，已经广泛应用于</w:t>
      </w:r>
      <w:r w:rsidR="00BE5D16">
        <w:rPr>
          <w:rFonts w:hint="eastAsia"/>
          <w:color w:val="000000"/>
          <w:szCs w:val="21"/>
        </w:rPr>
        <w:t>全球著名</w:t>
      </w:r>
      <w:r>
        <w:rPr>
          <w:rFonts w:hint="eastAsia"/>
          <w:color w:val="000000"/>
          <w:szCs w:val="21"/>
        </w:rPr>
        <w:t>炼化企业</w:t>
      </w:r>
      <w:r w:rsidR="00BE5D16">
        <w:rPr>
          <w:rFonts w:hint="eastAsia"/>
          <w:color w:val="000000"/>
          <w:szCs w:val="21"/>
        </w:rPr>
        <w:t>的分析检测和工业先进过程控制基础</w:t>
      </w:r>
      <w:r>
        <w:rPr>
          <w:rFonts w:hint="eastAsia"/>
          <w:color w:val="000000"/>
          <w:szCs w:val="21"/>
        </w:rPr>
        <w:t>物理化学性质</w:t>
      </w:r>
      <w:r w:rsidR="00BE5D16">
        <w:rPr>
          <w:rFonts w:hint="eastAsia"/>
          <w:color w:val="000000"/>
          <w:szCs w:val="21"/>
        </w:rPr>
        <w:t>信息采集，</w:t>
      </w:r>
      <w:r w:rsidR="00843572">
        <w:rPr>
          <w:rFonts w:hint="eastAsia"/>
          <w:color w:val="000000"/>
          <w:szCs w:val="21"/>
        </w:rPr>
        <w:t>凯利安能科技在国内</w:t>
      </w:r>
      <w:r w:rsidR="00BE5D16">
        <w:rPr>
          <w:rFonts w:hint="eastAsia"/>
          <w:color w:val="000000"/>
          <w:szCs w:val="21"/>
        </w:rPr>
        <w:t>一直致力于为用户提供尖端的专业技术和服务，帮助用户提高企业运营效率，为产业的发展做出贡献。。</w:t>
      </w:r>
    </w:p>
    <w:p w:rsidR="005C4C4D" w:rsidRDefault="00B74BCE">
      <w:pPr>
        <w:spacing w:line="360" w:lineRule="exact"/>
        <w:ind w:firstLineChars="200" w:firstLine="420"/>
        <w:rPr>
          <w:color w:val="000000"/>
          <w:szCs w:val="21"/>
        </w:rPr>
      </w:pPr>
      <w:r>
        <w:rPr>
          <w:rFonts w:hint="eastAsia"/>
          <w:color w:val="000000"/>
          <w:szCs w:val="21"/>
        </w:rPr>
        <w:t>基于钕铁硼磁体</w:t>
      </w:r>
      <w:r w:rsidR="00BE5D16">
        <w:rPr>
          <w:rFonts w:hint="eastAsia"/>
          <w:color w:val="000000"/>
          <w:szCs w:val="21"/>
        </w:rPr>
        <w:t>开发</w:t>
      </w:r>
      <w:r w:rsidR="00BE5D16">
        <w:rPr>
          <w:color w:val="000000"/>
          <w:szCs w:val="21"/>
        </w:rPr>
        <w:t>出</w:t>
      </w:r>
      <w:r>
        <w:rPr>
          <w:rFonts w:hint="eastAsia"/>
          <w:color w:val="000000"/>
          <w:szCs w:val="21"/>
        </w:rPr>
        <w:t>的工来</w:t>
      </w:r>
      <w:r w:rsidR="00BE5D16">
        <w:rPr>
          <w:rFonts w:hint="eastAsia"/>
          <w:color w:val="000000"/>
          <w:szCs w:val="21"/>
        </w:rPr>
        <w:t>磁共振技术，目前已经发展到第三代，产品覆盖三个领域：即磁共振成像、先进工艺基础信息采集和能源。第三代磁共振谱仪已经成功的应用于炼油过程生产工艺原油、石脑油、航煤、柴油和各种馏分油的</w:t>
      </w:r>
      <w:r w:rsidR="00843572">
        <w:rPr>
          <w:rFonts w:hint="eastAsia"/>
          <w:color w:val="000000"/>
          <w:szCs w:val="21"/>
        </w:rPr>
        <w:t>离线快速评价和</w:t>
      </w:r>
      <w:r w:rsidR="00BE5D16">
        <w:rPr>
          <w:rFonts w:hint="eastAsia"/>
          <w:color w:val="000000"/>
          <w:szCs w:val="21"/>
        </w:rPr>
        <w:t>实时在线检测，并成功的在化工领域实现对反应单体的实时</w:t>
      </w:r>
      <w:r w:rsidR="00843572">
        <w:rPr>
          <w:rFonts w:hint="eastAsia"/>
          <w:color w:val="000000"/>
          <w:szCs w:val="21"/>
        </w:rPr>
        <w:t>分析</w:t>
      </w:r>
      <w:r w:rsidR="00BE5D16">
        <w:rPr>
          <w:rFonts w:hint="eastAsia"/>
          <w:color w:val="000000"/>
          <w:szCs w:val="21"/>
        </w:rPr>
        <w:t>。</w:t>
      </w:r>
    </w:p>
    <w:p w:rsidR="005C4C4D" w:rsidRDefault="00BE5D16" w:rsidP="00D5309E">
      <w:pPr>
        <w:pStyle w:val="Heading1"/>
        <w:numPr>
          <w:ilvl w:val="0"/>
          <w:numId w:val="1"/>
        </w:numPr>
        <w:tabs>
          <w:tab w:val="left" w:pos="864"/>
        </w:tabs>
      </w:pPr>
      <w:bookmarkStart w:id="56" w:name="_Toc298665878"/>
      <w:bookmarkStart w:id="57" w:name="_Toc298679715"/>
      <w:bookmarkStart w:id="58" w:name="_Toc298943803"/>
      <w:bookmarkStart w:id="59" w:name="_Toc324951642"/>
      <w:bookmarkStart w:id="60" w:name="_Toc306202828"/>
      <w:bookmarkStart w:id="61" w:name="_Toc306201224"/>
      <w:bookmarkStart w:id="62" w:name="_Toc534482036"/>
      <w:bookmarkStart w:id="63" w:name="_Toc452992362"/>
      <w:bookmarkStart w:id="64" w:name="_Toc493789788"/>
      <w:r>
        <w:rPr>
          <w:rFonts w:hint="eastAsia"/>
        </w:rPr>
        <w:t>制造规范及标准</w:t>
      </w:r>
      <w:bookmarkEnd w:id="56"/>
      <w:bookmarkEnd w:id="57"/>
      <w:bookmarkEnd w:id="58"/>
      <w:bookmarkEnd w:id="59"/>
      <w:bookmarkEnd w:id="60"/>
      <w:bookmarkEnd w:id="61"/>
      <w:bookmarkEnd w:id="62"/>
      <w:bookmarkEnd w:id="63"/>
      <w:bookmarkEnd w:id="64"/>
    </w:p>
    <w:p w:rsidR="005C4C4D" w:rsidRDefault="00B74BCE">
      <w:pPr>
        <w:spacing w:line="360" w:lineRule="exact"/>
        <w:ind w:firstLineChars="200" w:firstLine="420"/>
        <w:rPr>
          <w:rFonts w:ascii="宋体" w:hAnsi="宋体"/>
          <w:szCs w:val="21"/>
        </w:rPr>
      </w:pPr>
      <w:r>
        <w:rPr>
          <w:rFonts w:hint="eastAsia"/>
          <w:color w:val="000000"/>
          <w:szCs w:val="21"/>
        </w:rPr>
        <w:t>基于</w:t>
      </w:r>
      <w:r>
        <w:rPr>
          <w:rFonts w:hint="eastAsia"/>
          <w:color w:val="000000"/>
          <w:szCs w:val="21"/>
        </w:rPr>
        <w:t>NMR</w:t>
      </w:r>
      <w:r>
        <w:rPr>
          <w:rFonts w:hint="eastAsia"/>
          <w:color w:val="000000"/>
          <w:szCs w:val="21"/>
        </w:rPr>
        <w:t>快速检测技术的原油</w:t>
      </w:r>
      <w:r w:rsidR="00143C65">
        <w:rPr>
          <w:rFonts w:hint="eastAsia"/>
          <w:color w:val="000000"/>
          <w:szCs w:val="21"/>
        </w:rPr>
        <w:t>离线快评系统</w:t>
      </w:r>
      <w:r w:rsidR="00BE5D16">
        <w:rPr>
          <w:rFonts w:ascii="宋体" w:hAnsi="宋体" w:hint="eastAsia"/>
          <w:szCs w:val="21"/>
        </w:rPr>
        <w:t xml:space="preserve">应满足或优于下面列出的规范、标准的最新版本。如果几种规范和标准适用于同一情况，则应遵循最为严格的规范。若规格书与相关的规范和标准有冲突，则应向买方提出异议，并征得买方书面认可后才能开展工作。 </w:t>
      </w:r>
    </w:p>
    <w:p w:rsidR="005C4C4D" w:rsidRDefault="00BE5D16">
      <w:pPr>
        <w:spacing w:line="360" w:lineRule="exact"/>
        <w:ind w:firstLineChars="200" w:firstLine="420"/>
        <w:rPr>
          <w:rFonts w:ascii="宋体" w:hAnsi="宋体"/>
          <w:szCs w:val="21"/>
        </w:rPr>
      </w:pPr>
      <w:r>
        <w:rPr>
          <w:rFonts w:ascii="宋体" w:hAnsi="宋体" w:hint="eastAsia"/>
          <w:szCs w:val="21"/>
        </w:rPr>
        <w:t>规范标准：</w:t>
      </w:r>
    </w:p>
    <w:p w:rsidR="005C4C4D" w:rsidRDefault="00BE5D16">
      <w:pPr>
        <w:spacing w:line="360" w:lineRule="exact"/>
        <w:ind w:firstLineChars="200" w:firstLine="420"/>
        <w:rPr>
          <w:rFonts w:ascii="宋体" w:hAnsi="宋体"/>
          <w:szCs w:val="21"/>
        </w:rPr>
      </w:pPr>
      <w:r>
        <w:rPr>
          <w:rFonts w:ascii="宋体" w:hAnsi="宋体"/>
          <w:szCs w:val="21"/>
        </w:rPr>
        <w:t xml:space="preserve">ANSI/ISA 12.27.01-2003 </w:t>
      </w:r>
      <w:r>
        <w:rPr>
          <w:rFonts w:ascii="宋体" w:hAnsi="宋体" w:hint="eastAsia"/>
          <w:szCs w:val="21"/>
        </w:rPr>
        <w:t xml:space="preserve">   </w:t>
      </w:r>
      <w:r>
        <w:rPr>
          <w:rFonts w:ascii="宋体" w:hAnsi="宋体"/>
          <w:szCs w:val="21"/>
        </w:rPr>
        <w:t>电气系统与易燃或可燃过程流体之间的过程密封的要求。</w:t>
      </w:r>
      <w:r>
        <w:rPr>
          <w:rFonts w:ascii="宋体" w:hAnsi="宋体"/>
          <w:szCs w:val="21"/>
        </w:rPr>
        <w:br/>
      </w:r>
      <w:proofErr w:type="gramStart"/>
      <w:r>
        <w:rPr>
          <w:rFonts w:ascii="宋体" w:hAnsi="宋体"/>
          <w:szCs w:val="21"/>
        </w:rPr>
        <w:t xml:space="preserve"> </w:t>
      </w:r>
      <w:r>
        <w:rPr>
          <w:rFonts w:ascii="宋体" w:hAnsi="宋体" w:hint="eastAsia"/>
          <w:szCs w:val="21"/>
        </w:rPr>
        <w:t xml:space="preserve"> EEMUA</w:t>
      </w:r>
      <w:proofErr w:type="gramEnd"/>
      <w:r>
        <w:rPr>
          <w:rFonts w:ascii="宋体" w:hAnsi="宋体" w:hint="eastAsia"/>
          <w:szCs w:val="21"/>
        </w:rPr>
        <w:t xml:space="preserve"> No. 138 </w:t>
      </w:r>
      <w:r>
        <w:rPr>
          <w:rFonts w:ascii="宋体" w:hAnsi="宋体"/>
          <w:szCs w:val="21"/>
        </w:rPr>
        <w:t xml:space="preserve"> </w:t>
      </w:r>
      <w:r>
        <w:rPr>
          <w:rFonts w:ascii="宋体" w:hAnsi="宋体" w:hint="eastAsia"/>
          <w:szCs w:val="21"/>
        </w:rPr>
        <w:t xml:space="preserve">           在线分析仪系统的设计和安装</w:t>
      </w:r>
      <w:r>
        <w:rPr>
          <w:rFonts w:ascii="宋体" w:hAnsi="宋体"/>
          <w:szCs w:val="21"/>
        </w:rPr>
        <w:t>。</w:t>
      </w:r>
      <w:r>
        <w:rPr>
          <w:rFonts w:ascii="宋体" w:hAnsi="宋体"/>
          <w:szCs w:val="21"/>
        </w:rPr>
        <w:br/>
      </w:r>
      <w:r>
        <w:rPr>
          <w:rFonts w:ascii="宋体" w:hAnsi="宋体"/>
          <w:szCs w:val="21"/>
        </w:rPr>
        <w:t xml:space="preserve"> </w:t>
      </w:r>
      <w:r>
        <w:rPr>
          <w:rFonts w:ascii="宋体" w:hAnsi="宋体" w:hint="eastAsia"/>
          <w:szCs w:val="21"/>
        </w:rPr>
        <w:t xml:space="preserve"> IEC 60079</w:t>
      </w:r>
      <w:r>
        <w:rPr>
          <w:rFonts w:ascii="宋体" w:hAnsi="宋体"/>
          <w:szCs w:val="21"/>
        </w:rPr>
        <w:t xml:space="preserve"> </w:t>
      </w:r>
      <w:r>
        <w:rPr>
          <w:rFonts w:ascii="宋体" w:hAnsi="宋体" w:hint="eastAsia"/>
          <w:szCs w:val="21"/>
        </w:rPr>
        <w:t xml:space="preserve">                爆炸性气体环境用电气设备</w:t>
      </w:r>
      <w:r>
        <w:rPr>
          <w:rFonts w:ascii="宋体" w:hAnsi="宋体"/>
          <w:szCs w:val="21"/>
        </w:rPr>
        <w:t xml:space="preserve">。 </w:t>
      </w:r>
    </w:p>
    <w:p w:rsidR="005C4C4D" w:rsidRDefault="00BE5D16">
      <w:pPr>
        <w:spacing w:line="360" w:lineRule="exact"/>
        <w:ind w:firstLineChars="200" w:firstLine="420"/>
        <w:rPr>
          <w:rFonts w:ascii="宋体" w:hAnsi="宋体"/>
          <w:szCs w:val="21"/>
        </w:rPr>
      </w:pPr>
      <w:r>
        <w:rPr>
          <w:rFonts w:ascii="宋体" w:hAnsi="宋体"/>
          <w:szCs w:val="21"/>
        </w:rPr>
        <w:t xml:space="preserve">GB/T 15464 </w:t>
      </w:r>
      <w:r>
        <w:rPr>
          <w:rFonts w:ascii="宋体" w:hAnsi="宋体" w:hint="eastAsia"/>
          <w:szCs w:val="21"/>
        </w:rPr>
        <w:t xml:space="preserve">               仪器仪表包装通用技术条件</w:t>
      </w:r>
    </w:p>
    <w:p w:rsidR="005C4C4D" w:rsidRDefault="00BE5D16">
      <w:pPr>
        <w:spacing w:line="360" w:lineRule="exact"/>
        <w:ind w:firstLineChars="200" w:firstLine="420"/>
        <w:rPr>
          <w:rFonts w:ascii="宋体" w:hAnsi="宋体"/>
          <w:szCs w:val="21"/>
        </w:rPr>
      </w:pPr>
      <w:r>
        <w:rPr>
          <w:rFonts w:ascii="宋体" w:hAnsi="宋体"/>
          <w:szCs w:val="21"/>
        </w:rPr>
        <w:t xml:space="preserve">GB/T 17614.1 </w:t>
      </w:r>
      <w:r>
        <w:rPr>
          <w:rFonts w:ascii="宋体" w:hAnsi="宋体" w:hint="eastAsia"/>
          <w:szCs w:val="21"/>
        </w:rPr>
        <w:t xml:space="preserve">             工业过程控制系统用XX仪表第</w:t>
      </w:r>
      <w:r>
        <w:rPr>
          <w:rFonts w:ascii="宋体" w:hAnsi="宋体"/>
          <w:szCs w:val="21"/>
        </w:rPr>
        <w:t xml:space="preserve">1 </w:t>
      </w:r>
      <w:r>
        <w:rPr>
          <w:rFonts w:ascii="宋体" w:hAnsi="宋体" w:hint="eastAsia"/>
          <w:szCs w:val="21"/>
        </w:rPr>
        <w:t>部分：性能评定方法</w:t>
      </w:r>
    </w:p>
    <w:p w:rsidR="005C4C4D" w:rsidRDefault="00BE5D16">
      <w:pPr>
        <w:spacing w:line="360" w:lineRule="exact"/>
        <w:ind w:firstLineChars="200" w:firstLine="420"/>
        <w:rPr>
          <w:rFonts w:ascii="宋体" w:hAnsi="宋体"/>
          <w:szCs w:val="21"/>
        </w:rPr>
      </w:pPr>
      <w:r>
        <w:rPr>
          <w:rFonts w:ascii="宋体" w:hAnsi="宋体"/>
          <w:szCs w:val="21"/>
        </w:rPr>
        <w:t>GB 4208</w:t>
      </w:r>
      <w:r>
        <w:rPr>
          <w:rFonts w:ascii="宋体" w:hAnsi="宋体" w:hint="eastAsia"/>
          <w:szCs w:val="21"/>
        </w:rPr>
        <w:t xml:space="preserve">                   外壳防护等级</w:t>
      </w:r>
      <w:r>
        <w:rPr>
          <w:rFonts w:ascii="宋体" w:hAnsi="宋体"/>
          <w:szCs w:val="21"/>
        </w:rPr>
        <w:t xml:space="preserve"> ( IP </w:t>
      </w:r>
      <w:r>
        <w:rPr>
          <w:rFonts w:ascii="宋体" w:hAnsi="宋体" w:hint="eastAsia"/>
          <w:szCs w:val="21"/>
        </w:rPr>
        <w:t>代码</w:t>
      </w:r>
      <w:r>
        <w:rPr>
          <w:rFonts w:ascii="宋体" w:hAnsi="宋体"/>
          <w:szCs w:val="21"/>
        </w:rPr>
        <w:t xml:space="preserve"> )</w:t>
      </w:r>
    </w:p>
    <w:p w:rsidR="005C4C4D" w:rsidRDefault="00BE5D16">
      <w:pPr>
        <w:spacing w:line="360" w:lineRule="exact"/>
        <w:ind w:firstLineChars="200" w:firstLine="420"/>
        <w:rPr>
          <w:rFonts w:ascii="宋体" w:hAnsi="宋体"/>
          <w:szCs w:val="21"/>
        </w:rPr>
      </w:pPr>
      <w:r>
        <w:rPr>
          <w:rFonts w:ascii="宋体" w:hAnsi="宋体" w:hint="eastAsia"/>
          <w:szCs w:val="21"/>
        </w:rPr>
        <w:t>IEC 60529                 外壳提供的防护程度</w:t>
      </w:r>
    </w:p>
    <w:p w:rsidR="005C4C4D" w:rsidRDefault="00BE5D16">
      <w:pPr>
        <w:spacing w:line="360" w:lineRule="exact"/>
        <w:ind w:firstLineChars="200" w:firstLine="420"/>
        <w:rPr>
          <w:rFonts w:ascii="宋体" w:hAnsi="宋体"/>
          <w:szCs w:val="21"/>
        </w:rPr>
      </w:pPr>
      <w:r>
        <w:rPr>
          <w:rFonts w:ascii="宋体" w:hAnsi="宋体" w:hint="eastAsia"/>
          <w:szCs w:val="21"/>
        </w:rPr>
        <w:t>NACE MR0103               腐蚀性石油炼制环境中抗硫化物应力开裂材料的选择</w:t>
      </w:r>
    </w:p>
    <w:p w:rsidR="005C4C4D" w:rsidRDefault="00BE5D16">
      <w:pPr>
        <w:spacing w:line="360" w:lineRule="exact"/>
        <w:ind w:firstLineChars="200" w:firstLine="420"/>
        <w:rPr>
          <w:rFonts w:ascii="宋体" w:hAnsi="宋体"/>
          <w:szCs w:val="21"/>
        </w:rPr>
      </w:pPr>
      <w:r>
        <w:rPr>
          <w:rFonts w:ascii="宋体" w:hAnsi="宋体"/>
          <w:szCs w:val="21"/>
        </w:rPr>
        <w:t xml:space="preserve">JB/T 9329 </w:t>
      </w:r>
      <w:r>
        <w:rPr>
          <w:rFonts w:ascii="宋体" w:hAnsi="宋体" w:hint="eastAsia"/>
          <w:szCs w:val="21"/>
        </w:rPr>
        <w:t xml:space="preserve">                仪器仪表运输、运输贮存基本环境条件及试验方法</w:t>
      </w:r>
    </w:p>
    <w:p w:rsidR="005C4C4D" w:rsidRDefault="00BE5D16">
      <w:pPr>
        <w:spacing w:line="360" w:lineRule="exact"/>
        <w:ind w:firstLineChars="200" w:firstLine="420"/>
        <w:rPr>
          <w:rFonts w:ascii="宋体" w:hAnsi="宋体"/>
          <w:szCs w:val="21"/>
        </w:rPr>
      </w:pPr>
      <w:r>
        <w:rPr>
          <w:rFonts w:ascii="宋体" w:hAnsi="宋体" w:hint="eastAsia"/>
          <w:szCs w:val="21"/>
        </w:rPr>
        <w:lastRenderedPageBreak/>
        <w:t>ISA S75.04                爆炸和危险环境下的法兰控制阀的连接尺寸</w:t>
      </w:r>
    </w:p>
    <w:p w:rsidR="005C4C4D" w:rsidRDefault="00BE5D16">
      <w:pPr>
        <w:spacing w:line="360" w:lineRule="exact"/>
        <w:ind w:firstLineChars="200" w:firstLine="420"/>
        <w:rPr>
          <w:rFonts w:ascii="宋体" w:hAnsi="宋体"/>
          <w:szCs w:val="21"/>
        </w:rPr>
      </w:pPr>
      <w:r>
        <w:rPr>
          <w:rFonts w:ascii="宋体" w:hAnsi="宋体" w:hint="eastAsia"/>
          <w:szCs w:val="21"/>
        </w:rPr>
        <w:t>ISO9001                   质量管理体系-要求</w:t>
      </w:r>
    </w:p>
    <w:p w:rsidR="005C4C4D" w:rsidRDefault="00BE5D16" w:rsidP="00D5309E">
      <w:pPr>
        <w:pStyle w:val="Heading1"/>
        <w:numPr>
          <w:ilvl w:val="0"/>
          <w:numId w:val="1"/>
        </w:numPr>
        <w:tabs>
          <w:tab w:val="left" w:pos="864"/>
        </w:tabs>
      </w:pPr>
      <w:bookmarkStart w:id="65" w:name="_Toc131262651"/>
      <w:bookmarkStart w:id="66" w:name="_Toc138862990"/>
      <w:bookmarkStart w:id="67" w:name="_Toc140543668"/>
      <w:bookmarkStart w:id="68" w:name="_Toc140544035"/>
      <w:bookmarkStart w:id="69" w:name="_Toc140544223"/>
      <w:bookmarkStart w:id="70" w:name="_Toc140597017"/>
      <w:bookmarkStart w:id="71" w:name="_Toc298665889"/>
      <w:bookmarkStart w:id="72" w:name="_Toc298679726"/>
      <w:bookmarkStart w:id="73" w:name="_Toc298943814"/>
      <w:bookmarkStart w:id="74" w:name="_Toc534482047"/>
      <w:bookmarkStart w:id="75" w:name="_Toc306201235"/>
      <w:bookmarkStart w:id="76" w:name="_Toc306202839"/>
      <w:bookmarkStart w:id="77" w:name="_Toc324951653"/>
      <w:bookmarkStart w:id="78" w:name="_Toc452992363"/>
      <w:bookmarkStart w:id="79" w:name="_Toc493789789"/>
      <w:r>
        <w:rPr>
          <w:rFonts w:hint="eastAsia"/>
        </w:rPr>
        <w:t>卖方责任与</w:t>
      </w:r>
      <w:bookmarkEnd w:id="65"/>
      <w:r>
        <w:rPr>
          <w:rFonts w:hint="eastAsia"/>
        </w:rPr>
        <w:t>供货范围</w:t>
      </w:r>
      <w:bookmarkStart w:id="80" w:name="_Toc140544224"/>
      <w:bookmarkStart w:id="81" w:name="_Toc140543669"/>
      <w:bookmarkStart w:id="82" w:name="_Toc140544036"/>
      <w:bookmarkStart w:id="83" w:name="_Toc140597018"/>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5C4C4D" w:rsidRDefault="00BE5D16" w:rsidP="00D5309E">
      <w:pPr>
        <w:pStyle w:val="Heading2"/>
        <w:numPr>
          <w:ilvl w:val="1"/>
          <w:numId w:val="1"/>
        </w:numPr>
        <w:tabs>
          <w:tab w:val="left" w:pos="864"/>
        </w:tabs>
      </w:pPr>
      <w:bookmarkStart w:id="84" w:name="_Toc493789790"/>
      <w:bookmarkStart w:id="85" w:name="_Toc306201237"/>
      <w:bookmarkStart w:id="86" w:name="_Toc306202841"/>
      <w:bookmarkStart w:id="87" w:name="_Toc324951655"/>
      <w:bookmarkStart w:id="88" w:name="_Toc452992364"/>
      <w:bookmarkStart w:id="89" w:name="_Toc298943816"/>
      <w:bookmarkStart w:id="90" w:name="_Toc534482049"/>
      <w:r>
        <w:rPr>
          <w:rFonts w:hint="eastAsia"/>
        </w:rPr>
        <w:t>卖方责任</w:t>
      </w:r>
      <w:bookmarkEnd w:id="84"/>
    </w:p>
    <w:p w:rsidR="005C4C4D" w:rsidRDefault="00BE5D16">
      <w:pPr>
        <w:spacing w:line="360" w:lineRule="exact"/>
        <w:ind w:firstLineChars="200" w:firstLine="420"/>
        <w:rPr>
          <w:color w:val="000000"/>
          <w:szCs w:val="21"/>
        </w:rPr>
      </w:pPr>
      <w:r>
        <w:rPr>
          <w:rFonts w:hint="eastAsia"/>
          <w:color w:val="000000"/>
          <w:szCs w:val="21"/>
        </w:rPr>
        <w:t>卖方对</w:t>
      </w:r>
      <w:r w:rsidR="00B74BCE">
        <w:rPr>
          <w:rFonts w:hint="eastAsia"/>
          <w:color w:val="000000"/>
          <w:szCs w:val="21"/>
        </w:rPr>
        <w:t>基于</w:t>
      </w:r>
      <w:r w:rsidR="00B74BCE">
        <w:rPr>
          <w:rFonts w:hint="eastAsia"/>
          <w:color w:val="000000"/>
          <w:szCs w:val="21"/>
        </w:rPr>
        <w:t>NMR</w:t>
      </w:r>
      <w:r w:rsidR="00B74BCE">
        <w:rPr>
          <w:rFonts w:hint="eastAsia"/>
          <w:color w:val="000000"/>
          <w:szCs w:val="21"/>
        </w:rPr>
        <w:t>快速检测技术的原油</w:t>
      </w:r>
      <w:r w:rsidR="00143C65">
        <w:rPr>
          <w:rFonts w:hint="eastAsia"/>
          <w:color w:val="000000"/>
          <w:szCs w:val="21"/>
        </w:rPr>
        <w:t>离线快评系统</w:t>
      </w:r>
      <w:r>
        <w:rPr>
          <w:rFonts w:hint="eastAsia"/>
          <w:color w:val="000000"/>
          <w:szCs w:val="21"/>
        </w:rPr>
        <w:t>，所提供的硬件、软件、技术服务、工程服务、技术培训、系统集成，设备的包装运输、开箱检验、现场安装指导、现场调试、系统验收，直到整套系统准确平稳运行等负有完全责任。卖方应保证所提供的分析仪原装进口产品，并提供原产地证明文件。</w:t>
      </w:r>
    </w:p>
    <w:p w:rsidR="005C4C4D" w:rsidRDefault="00BE5D16" w:rsidP="00D5309E">
      <w:pPr>
        <w:pStyle w:val="Heading2"/>
        <w:numPr>
          <w:ilvl w:val="1"/>
          <w:numId w:val="1"/>
        </w:numPr>
        <w:tabs>
          <w:tab w:val="left" w:pos="864"/>
        </w:tabs>
      </w:pPr>
      <w:bookmarkStart w:id="91" w:name="_Toc493789791"/>
      <w:r>
        <w:rPr>
          <w:rFonts w:hint="eastAsia"/>
        </w:rPr>
        <w:t>供货范围</w:t>
      </w:r>
      <w:bookmarkEnd w:id="85"/>
      <w:bookmarkEnd w:id="86"/>
      <w:bookmarkEnd w:id="87"/>
      <w:bookmarkEnd w:id="88"/>
      <w:bookmarkEnd w:id="89"/>
      <w:bookmarkEnd w:id="90"/>
      <w:bookmarkEnd w:id="91"/>
    </w:p>
    <w:p w:rsidR="005C4C4D" w:rsidRDefault="00BE5D16">
      <w:pPr>
        <w:spacing w:line="360" w:lineRule="exact"/>
        <w:ind w:firstLineChars="200" w:firstLine="420"/>
        <w:rPr>
          <w:color w:val="000000"/>
          <w:szCs w:val="21"/>
        </w:rPr>
      </w:pPr>
      <w:bookmarkStart w:id="92" w:name="_Toc452992365"/>
      <w:bookmarkEnd w:id="80"/>
      <w:bookmarkEnd w:id="81"/>
      <w:bookmarkEnd w:id="82"/>
      <w:bookmarkEnd w:id="83"/>
      <w:r>
        <w:rPr>
          <w:rFonts w:hint="eastAsia"/>
          <w:color w:val="000000"/>
          <w:szCs w:val="21"/>
        </w:rPr>
        <w:t xml:space="preserve">  </w:t>
      </w:r>
      <w:r>
        <w:rPr>
          <w:rFonts w:hint="eastAsia"/>
          <w:color w:val="000000"/>
          <w:szCs w:val="21"/>
        </w:rPr>
        <w:t>卖方的供货范围包括：磁共振分析仪器、</w:t>
      </w:r>
      <w:r w:rsidR="00B74BCE">
        <w:rPr>
          <w:rFonts w:hint="eastAsia"/>
          <w:color w:val="000000"/>
          <w:szCs w:val="21"/>
        </w:rPr>
        <w:t>配套主机</w:t>
      </w:r>
      <w:r>
        <w:rPr>
          <w:rFonts w:hint="eastAsia"/>
          <w:color w:val="000000"/>
          <w:szCs w:val="21"/>
        </w:rPr>
        <w:t>、</w:t>
      </w:r>
      <w:r w:rsidR="00B74BCE">
        <w:rPr>
          <w:rFonts w:hint="eastAsia"/>
          <w:color w:val="000000"/>
          <w:szCs w:val="21"/>
        </w:rPr>
        <w:t>配套附件</w:t>
      </w:r>
      <w:r>
        <w:rPr>
          <w:rFonts w:hint="eastAsia"/>
          <w:color w:val="000000"/>
          <w:szCs w:val="21"/>
        </w:rPr>
        <w:t>的集成，系统工作软件、分析软件</w:t>
      </w:r>
      <w:ins w:id="93" w:author="KH" w:date="2017-09-22T11:34:00Z">
        <w:r w:rsidR="00496D45">
          <w:rPr>
            <w:rFonts w:hint="eastAsia"/>
            <w:color w:val="000000"/>
            <w:szCs w:val="21"/>
          </w:rPr>
          <w:t>、原油数据库、原油评价综合管理软件（包括原油详评数据生成、切割模拟、原油混合配方优化功能）、</w:t>
        </w:r>
      </w:ins>
      <w:r>
        <w:rPr>
          <w:rFonts w:hint="eastAsia"/>
          <w:color w:val="000000"/>
          <w:szCs w:val="21"/>
        </w:rPr>
        <w:t>以及整个系统集成所需的设备及配件、备件等。</w:t>
      </w:r>
    </w:p>
    <w:p w:rsidR="005C4C4D" w:rsidRDefault="00BE5D16">
      <w:pPr>
        <w:spacing w:line="360" w:lineRule="exact"/>
        <w:ind w:firstLineChars="200" w:firstLine="420"/>
        <w:rPr>
          <w:color w:val="000000"/>
          <w:szCs w:val="21"/>
        </w:rPr>
      </w:pPr>
      <w:r>
        <w:rPr>
          <w:rFonts w:hint="eastAsia"/>
          <w:color w:val="000000"/>
          <w:szCs w:val="21"/>
        </w:rPr>
        <w:t>卖方的服务范围包括：卖方所提供的所有系统硬件、软件的技术服务、工程服务、技术培训、系统集成、包装运输、开箱检验、现场安装指导、应用组态、模型库建立、现场调试和开车、系统交付验收。</w:t>
      </w:r>
    </w:p>
    <w:p w:rsidR="005C4C4D" w:rsidRDefault="00BE5D16">
      <w:pPr>
        <w:spacing w:line="360" w:lineRule="exact"/>
        <w:ind w:firstLineChars="200" w:firstLine="420"/>
        <w:rPr>
          <w:color w:val="000000"/>
          <w:szCs w:val="21"/>
        </w:rPr>
      </w:pPr>
      <w:r>
        <w:rPr>
          <w:rFonts w:hint="eastAsia"/>
          <w:color w:val="000000"/>
          <w:szCs w:val="21"/>
        </w:rPr>
        <w:t xml:space="preserve">  </w:t>
      </w:r>
      <w:r>
        <w:rPr>
          <w:rFonts w:hint="eastAsia"/>
          <w:color w:val="000000"/>
          <w:szCs w:val="21"/>
        </w:rPr>
        <w:t>卖方应主动配合设计院对在线分析流程的优化工作，提供包括管道、阀门、流量计、控制阀、泵等调合系统的设备选型建议。</w:t>
      </w:r>
    </w:p>
    <w:p w:rsidR="005C4C4D" w:rsidRDefault="00BE5D16">
      <w:pPr>
        <w:spacing w:line="360" w:lineRule="exact"/>
        <w:ind w:firstLineChars="200" w:firstLine="420"/>
        <w:rPr>
          <w:color w:val="000000"/>
          <w:szCs w:val="21"/>
        </w:rPr>
      </w:pPr>
      <w:r>
        <w:rPr>
          <w:rFonts w:hint="eastAsia"/>
          <w:color w:val="000000"/>
          <w:szCs w:val="21"/>
        </w:rPr>
        <w:t>供货清单见附件</w:t>
      </w:r>
      <w:r>
        <w:rPr>
          <w:rFonts w:hint="eastAsia"/>
          <w:color w:val="000000"/>
          <w:szCs w:val="21"/>
        </w:rPr>
        <w:t>1</w:t>
      </w:r>
      <w:r>
        <w:rPr>
          <w:rFonts w:hint="eastAsia"/>
          <w:color w:val="000000"/>
          <w:szCs w:val="21"/>
        </w:rPr>
        <w:t>。</w:t>
      </w:r>
    </w:p>
    <w:p w:rsidR="005C4C4D" w:rsidRDefault="00BE5D16" w:rsidP="00D5309E">
      <w:pPr>
        <w:pStyle w:val="Heading2"/>
        <w:numPr>
          <w:ilvl w:val="1"/>
          <w:numId w:val="1"/>
        </w:numPr>
        <w:tabs>
          <w:tab w:val="left" w:pos="864"/>
        </w:tabs>
      </w:pPr>
      <w:bookmarkStart w:id="94" w:name="_Toc452992366"/>
      <w:bookmarkStart w:id="95" w:name="_Toc493789792"/>
      <w:bookmarkEnd w:id="92"/>
      <w:r>
        <w:rPr>
          <w:rFonts w:hint="eastAsia"/>
        </w:rPr>
        <w:t>备品备件</w:t>
      </w:r>
      <w:bookmarkEnd w:id="94"/>
      <w:bookmarkEnd w:id="95"/>
    </w:p>
    <w:p w:rsidR="005C4C4D" w:rsidRDefault="00BE5D16" w:rsidP="00D5309E">
      <w:pPr>
        <w:pStyle w:val="Heading3"/>
        <w:numPr>
          <w:ilvl w:val="2"/>
          <w:numId w:val="1"/>
        </w:numPr>
        <w:tabs>
          <w:tab w:val="left" w:pos="864"/>
        </w:tabs>
      </w:pPr>
      <w:bookmarkStart w:id="96" w:name="_Toc452992367"/>
      <w:bookmarkStart w:id="97" w:name="_Toc493789793"/>
      <w:r>
        <w:rPr>
          <w:rFonts w:hint="eastAsia"/>
        </w:rPr>
        <w:t>开工备件</w:t>
      </w:r>
      <w:bookmarkEnd w:id="96"/>
      <w:r w:rsidR="00C85455">
        <w:rPr>
          <w:rFonts w:hint="eastAsia"/>
        </w:rPr>
        <w:t>（含在总报价内）</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7"/>
        <w:gridCol w:w="3573"/>
        <w:gridCol w:w="921"/>
        <w:gridCol w:w="1076"/>
        <w:gridCol w:w="2662"/>
      </w:tblGrid>
      <w:tr w:rsidR="005C4C4D">
        <w:trPr>
          <w:trHeight w:val="462"/>
        </w:trPr>
        <w:tc>
          <w:tcPr>
            <w:tcW w:w="997" w:type="dxa"/>
            <w:vAlign w:val="center"/>
          </w:tcPr>
          <w:p w:rsidR="005C4C4D" w:rsidRDefault="00BE5D16">
            <w:pPr>
              <w:spacing w:line="360" w:lineRule="auto"/>
              <w:jc w:val="center"/>
              <w:rPr>
                <w:rFonts w:ascii="黑体" w:eastAsia="黑体" w:hAnsi="黑体" w:cs="宋体"/>
                <w:color w:val="000000"/>
                <w:sz w:val="24"/>
              </w:rPr>
            </w:pPr>
            <w:r>
              <w:rPr>
                <w:rFonts w:ascii="黑体" w:eastAsia="黑体" w:hAnsi="黑体" w:cs="宋体" w:hint="eastAsia"/>
                <w:color w:val="000000"/>
                <w:sz w:val="24"/>
              </w:rPr>
              <w:t>0201</w:t>
            </w:r>
          </w:p>
        </w:tc>
        <w:tc>
          <w:tcPr>
            <w:tcW w:w="3573" w:type="dxa"/>
            <w:vAlign w:val="center"/>
          </w:tcPr>
          <w:p w:rsidR="005C4C4D" w:rsidRDefault="00C85455">
            <w:pPr>
              <w:spacing w:line="420" w:lineRule="exact"/>
              <w:rPr>
                <w:rFonts w:ascii="黑体" w:eastAsia="黑体" w:hAnsi="黑体"/>
                <w:color w:val="000000"/>
                <w:sz w:val="24"/>
              </w:rPr>
            </w:pPr>
            <w:r>
              <w:rPr>
                <w:rFonts w:ascii="黑体" w:eastAsia="黑体" w:hAnsi="黑体" w:hint="eastAsia"/>
                <w:color w:val="000000"/>
                <w:sz w:val="24"/>
              </w:rPr>
              <w:t>核磁管针</w:t>
            </w:r>
          </w:p>
        </w:tc>
        <w:tc>
          <w:tcPr>
            <w:tcW w:w="921" w:type="dxa"/>
            <w:vAlign w:val="center"/>
          </w:tcPr>
          <w:p w:rsidR="005C4C4D" w:rsidRDefault="00BE5D16">
            <w:pPr>
              <w:spacing w:line="360" w:lineRule="auto"/>
              <w:jc w:val="center"/>
              <w:rPr>
                <w:rFonts w:ascii="黑体" w:eastAsia="黑体" w:hAnsi="黑体" w:cs="宋体"/>
                <w:color w:val="000000"/>
                <w:sz w:val="24"/>
              </w:rPr>
            </w:pPr>
            <w:r>
              <w:rPr>
                <w:rFonts w:ascii="黑体" w:eastAsia="黑体" w:hAnsi="黑体" w:cs="宋体" w:hint="eastAsia"/>
                <w:color w:val="000000"/>
                <w:sz w:val="24"/>
              </w:rPr>
              <w:t>个</w:t>
            </w:r>
          </w:p>
        </w:tc>
        <w:tc>
          <w:tcPr>
            <w:tcW w:w="1076" w:type="dxa"/>
            <w:vAlign w:val="center"/>
          </w:tcPr>
          <w:p w:rsidR="005C4C4D" w:rsidRDefault="00BE5D16">
            <w:pPr>
              <w:spacing w:line="360" w:lineRule="auto"/>
              <w:jc w:val="center"/>
              <w:rPr>
                <w:rFonts w:ascii="黑体" w:eastAsia="黑体" w:hAnsi="黑体" w:cs="宋体"/>
                <w:color w:val="000000"/>
                <w:sz w:val="24"/>
              </w:rPr>
            </w:pPr>
            <w:r>
              <w:rPr>
                <w:rFonts w:ascii="黑体" w:eastAsia="黑体" w:hAnsi="黑体" w:cs="宋体" w:hint="eastAsia"/>
                <w:color w:val="000000"/>
                <w:sz w:val="24"/>
              </w:rPr>
              <w:t>1</w:t>
            </w:r>
          </w:p>
        </w:tc>
        <w:tc>
          <w:tcPr>
            <w:tcW w:w="2662" w:type="dxa"/>
            <w:vAlign w:val="center"/>
          </w:tcPr>
          <w:p w:rsidR="005C4C4D" w:rsidRDefault="005C4C4D">
            <w:pPr>
              <w:spacing w:line="420" w:lineRule="exact"/>
              <w:rPr>
                <w:rFonts w:ascii="黑体" w:eastAsia="黑体" w:hAnsi="黑体"/>
                <w:color w:val="000000"/>
                <w:sz w:val="24"/>
              </w:rPr>
            </w:pPr>
          </w:p>
        </w:tc>
      </w:tr>
      <w:tr w:rsidR="005C4C4D">
        <w:trPr>
          <w:trHeight w:val="90"/>
        </w:trPr>
        <w:tc>
          <w:tcPr>
            <w:tcW w:w="997" w:type="dxa"/>
            <w:vAlign w:val="center"/>
          </w:tcPr>
          <w:p w:rsidR="005C4C4D" w:rsidRDefault="00BE5D16">
            <w:pPr>
              <w:spacing w:line="360" w:lineRule="auto"/>
              <w:jc w:val="center"/>
              <w:rPr>
                <w:rFonts w:ascii="黑体" w:eastAsia="黑体" w:hAnsi="黑体" w:cs="宋体"/>
                <w:color w:val="000000"/>
                <w:sz w:val="24"/>
              </w:rPr>
            </w:pPr>
            <w:r>
              <w:rPr>
                <w:rFonts w:ascii="黑体" w:eastAsia="黑体" w:hAnsi="黑体" w:cs="宋体" w:hint="eastAsia"/>
                <w:color w:val="000000"/>
                <w:sz w:val="24"/>
              </w:rPr>
              <w:t>0202</w:t>
            </w:r>
          </w:p>
        </w:tc>
        <w:tc>
          <w:tcPr>
            <w:tcW w:w="3573" w:type="dxa"/>
            <w:vAlign w:val="center"/>
          </w:tcPr>
          <w:p w:rsidR="005C4C4D" w:rsidRDefault="00BE5D16">
            <w:pPr>
              <w:spacing w:line="420" w:lineRule="exact"/>
              <w:rPr>
                <w:rFonts w:ascii="黑体" w:eastAsia="黑体" w:hAnsi="黑体"/>
                <w:color w:val="000000"/>
                <w:sz w:val="24"/>
              </w:rPr>
            </w:pPr>
            <w:r>
              <w:rPr>
                <w:rFonts w:ascii="黑体" w:eastAsia="黑体" w:hAnsi="黑体" w:hint="eastAsia"/>
                <w:color w:val="000000"/>
                <w:sz w:val="24"/>
              </w:rPr>
              <w:t>核磁管</w:t>
            </w:r>
          </w:p>
        </w:tc>
        <w:tc>
          <w:tcPr>
            <w:tcW w:w="921" w:type="dxa"/>
            <w:vAlign w:val="center"/>
          </w:tcPr>
          <w:p w:rsidR="005C4C4D" w:rsidRDefault="00BE5D16">
            <w:pPr>
              <w:spacing w:line="360" w:lineRule="auto"/>
              <w:jc w:val="center"/>
              <w:rPr>
                <w:rFonts w:ascii="黑体" w:eastAsia="黑体" w:hAnsi="黑体" w:cs="宋体"/>
                <w:color w:val="000000"/>
                <w:sz w:val="24"/>
              </w:rPr>
            </w:pPr>
            <w:r>
              <w:rPr>
                <w:rFonts w:ascii="黑体" w:eastAsia="黑体" w:hAnsi="黑体" w:cs="宋体" w:hint="eastAsia"/>
                <w:color w:val="000000"/>
                <w:sz w:val="24"/>
              </w:rPr>
              <w:t>个</w:t>
            </w:r>
          </w:p>
        </w:tc>
        <w:tc>
          <w:tcPr>
            <w:tcW w:w="1076" w:type="dxa"/>
            <w:vAlign w:val="center"/>
          </w:tcPr>
          <w:p w:rsidR="005C4C4D" w:rsidRDefault="00BE5D16">
            <w:pPr>
              <w:spacing w:line="360" w:lineRule="auto"/>
              <w:jc w:val="center"/>
              <w:rPr>
                <w:rFonts w:ascii="黑体" w:eastAsia="黑体" w:hAnsi="黑体" w:cs="宋体"/>
                <w:color w:val="000000"/>
                <w:sz w:val="24"/>
              </w:rPr>
            </w:pPr>
            <w:r>
              <w:rPr>
                <w:rFonts w:ascii="黑体" w:eastAsia="黑体" w:hAnsi="黑体" w:cs="宋体" w:hint="eastAsia"/>
                <w:color w:val="000000"/>
                <w:sz w:val="24"/>
              </w:rPr>
              <w:t>1</w:t>
            </w:r>
          </w:p>
        </w:tc>
        <w:tc>
          <w:tcPr>
            <w:tcW w:w="2662" w:type="dxa"/>
            <w:vAlign w:val="center"/>
          </w:tcPr>
          <w:p w:rsidR="005C4C4D" w:rsidRDefault="005C4C4D">
            <w:pPr>
              <w:spacing w:line="420" w:lineRule="exact"/>
              <w:rPr>
                <w:rFonts w:ascii="黑体" w:eastAsia="黑体" w:hAnsi="黑体"/>
                <w:color w:val="000000"/>
                <w:sz w:val="24"/>
              </w:rPr>
            </w:pPr>
          </w:p>
        </w:tc>
      </w:tr>
      <w:tr w:rsidR="005C4C4D">
        <w:trPr>
          <w:trHeight w:val="462"/>
        </w:trPr>
        <w:tc>
          <w:tcPr>
            <w:tcW w:w="997" w:type="dxa"/>
            <w:vAlign w:val="center"/>
          </w:tcPr>
          <w:p w:rsidR="005C4C4D" w:rsidRDefault="00BE5D16">
            <w:pPr>
              <w:spacing w:line="360" w:lineRule="auto"/>
              <w:jc w:val="center"/>
              <w:rPr>
                <w:rFonts w:ascii="黑体" w:eastAsia="黑体" w:hAnsi="黑体" w:cs="宋体"/>
                <w:color w:val="000000"/>
                <w:sz w:val="24"/>
              </w:rPr>
            </w:pPr>
            <w:r>
              <w:rPr>
                <w:rFonts w:ascii="黑体" w:eastAsia="黑体" w:hAnsi="黑体" w:cs="宋体" w:hint="eastAsia"/>
                <w:color w:val="000000"/>
                <w:sz w:val="24"/>
              </w:rPr>
              <w:t>0203</w:t>
            </w:r>
          </w:p>
        </w:tc>
        <w:tc>
          <w:tcPr>
            <w:tcW w:w="3573" w:type="dxa"/>
            <w:vAlign w:val="center"/>
          </w:tcPr>
          <w:p w:rsidR="005C4C4D" w:rsidRDefault="00B74BCE">
            <w:pPr>
              <w:spacing w:line="420" w:lineRule="exact"/>
              <w:rPr>
                <w:rFonts w:ascii="黑体" w:eastAsia="黑体" w:hAnsi="黑体"/>
                <w:color w:val="000000"/>
                <w:sz w:val="24"/>
              </w:rPr>
            </w:pPr>
            <w:r>
              <w:rPr>
                <w:rFonts w:ascii="黑体" w:eastAsia="黑体" w:hAnsi="黑体" w:hint="eastAsia"/>
                <w:color w:val="000000"/>
                <w:sz w:val="24"/>
              </w:rPr>
              <w:t>密封软垫</w:t>
            </w:r>
          </w:p>
        </w:tc>
        <w:tc>
          <w:tcPr>
            <w:tcW w:w="921" w:type="dxa"/>
            <w:vAlign w:val="center"/>
          </w:tcPr>
          <w:p w:rsidR="005C4C4D" w:rsidRDefault="00BE5D16">
            <w:pPr>
              <w:spacing w:line="360" w:lineRule="auto"/>
              <w:jc w:val="center"/>
              <w:rPr>
                <w:rFonts w:ascii="黑体" w:eastAsia="黑体" w:hAnsi="黑体" w:cs="宋体"/>
                <w:color w:val="000000"/>
                <w:sz w:val="24"/>
              </w:rPr>
            </w:pPr>
            <w:r>
              <w:rPr>
                <w:rFonts w:ascii="黑体" w:eastAsia="黑体" w:hAnsi="黑体" w:cs="宋体" w:hint="eastAsia"/>
                <w:color w:val="000000"/>
                <w:sz w:val="24"/>
              </w:rPr>
              <w:t>个</w:t>
            </w:r>
          </w:p>
        </w:tc>
        <w:tc>
          <w:tcPr>
            <w:tcW w:w="1076" w:type="dxa"/>
            <w:vAlign w:val="center"/>
          </w:tcPr>
          <w:p w:rsidR="005C4C4D" w:rsidRDefault="00843572">
            <w:pPr>
              <w:spacing w:line="360" w:lineRule="auto"/>
              <w:jc w:val="center"/>
              <w:rPr>
                <w:rFonts w:ascii="黑体" w:eastAsia="黑体" w:hAnsi="黑体" w:cs="宋体"/>
                <w:color w:val="000000"/>
                <w:sz w:val="24"/>
              </w:rPr>
            </w:pPr>
            <w:r>
              <w:rPr>
                <w:rFonts w:ascii="黑体" w:eastAsia="黑体" w:hAnsi="黑体" w:cs="宋体" w:hint="eastAsia"/>
                <w:color w:val="000000"/>
                <w:sz w:val="24"/>
              </w:rPr>
              <w:t>1</w:t>
            </w:r>
          </w:p>
        </w:tc>
        <w:tc>
          <w:tcPr>
            <w:tcW w:w="2662" w:type="dxa"/>
            <w:vAlign w:val="center"/>
          </w:tcPr>
          <w:p w:rsidR="005C4C4D" w:rsidRDefault="005C4C4D">
            <w:pPr>
              <w:spacing w:line="420" w:lineRule="exact"/>
              <w:rPr>
                <w:rFonts w:ascii="黑体" w:eastAsia="黑体" w:hAnsi="黑体"/>
                <w:color w:val="000000"/>
                <w:sz w:val="24"/>
              </w:rPr>
            </w:pPr>
          </w:p>
        </w:tc>
      </w:tr>
      <w:tr w:rsidR="005C4C4D">
        <w:trPr>
          <w:trHeight w:val="462"/>
        </w:trPr>
        <w:tc>
          <w:tcPr>
            <w:tcW w:w="997" w:type="dxa"/>
            <w:vAlign w:val="center"/>
          </w:tcPr>
          <w:p w:rsidR="005C4C4D" w:rsidRDefault="00BE5D16" w:rsidP="00B74BCE">
            <w:pPr>
              <w:spacing w:line="360" w:lineRule="auto"/>
              <w:jc w:val="center"/>
              <w:rPr>
                <w:rFonts w:ascii="黑体" w:eastAsia="黑体" w:hAnsi="黑体" w:cs="宋体"/>
                <w:color w:val="000000"/>
                <w:sz w:val="24"/>
              </w:rPr>
            </w:pPr>
            <w:r>
              <w:rPr>
                <w:rFonts w:ascii="黑体" w:eastAsia="黑体" w:hAnsi="黑体" w:cs="宋体" w:hint="eastAsia"/>
                <w:color w:val="000000"/>
                <w:sz w:val="24"/>
              </w:rPr>
              <w:t>020</w:t>
            </w:r>
            <w:r w:rsidR="00B74BCE">
              <w:rPr>
                <w:rFonts w:ascii="黑体" w:eastAsia="黑体" w:hAnsi="黑体" w:cs="宋体" w:hint="eastAsia"/>
                <w:color w:val="000000"/>
                <w:sz w:val="24"/>
              </w:rPr>
              <w:t>4</w:t>
            </w:r>
          </w:p>
        </w:tc>
        <w:tc>
          <w:tcPr>
            <w:tcW w:w="3573" w:type="dxa"/>
            <w:vAlign w:val="center"/>
          </w:tcPr>
          <w:p w:rsidR="005C4C4D" w:rsidRDefault="00BE5D16">
            <w:pPr>
              <w:spacing w:line="420" w:lineRule="exact"/>
              <w:rPr>
                <w:rFonts w:ascii="黑体" w:eastAsia="黑体" w:hAnsi="黑体"/>
                <w:color w:val="000000"/>
                <w:sz w:val="24"/>
              </w:rPr>
            </w:pPr>
            <w:r>
              <w:rPr>
                <w:rFonts w:ascii="黑体" w:eastAsia="黑体" w:hAnsi="黑体" w:hint="eastAsia"/>
                <w:color w:val="000000"/>
                <w:sz w:val="24"/>
              </w:rPr>
              <w:t>小工具包</w:t>
            </w:r>
          </w:p>
        </w:tc>
        <w:tc>
          <w:tcPr>
            <w:tcW w:w="921" w:type="dxa"/>
            <w:vAlign w:val="center"/>
          </w:tcPr>
          <w:p w:rsidR="005C4C4D" w:rsidRDefault="00BE5D16">
            <w:pPr>
              <w:spacing w:line="360" w:lineRule="auto"/>
              <w:jc w:val="center"/>
              <w:rPr>
                <w:rFonts w:ascii="黑体" w:eastAsia="黑体" w:hAnsi="黑体" w:cs="宋体"/>
                <w:color w:val="000000"/>
                <w:sz w:val="24"/>
              </w:rPr>
            </w:pPr>
            <w:r>
              <w:rPr>
                <w:rFonts w:ascii="黑体" w:eastAsia="黑体" w:hAnsi="黑体" w:cs="宋体" w:hint="eastAsia"/>
                <w:color w:val="000000"/>
                <w:sz w:val="24"/>
              </w:rPr>
              <w:t>个</w:t>
            </w:r>
          </w:p>
        </w:tc>
        <w:tc>
          <w:tcPr>
            <w:tcW w:w="1076" w:type="dxa"/>
            <w:vAlign w:val="center"/>
          </w:tcPr>
          <w:p w:rsidR="005C4C4D" w:rsidRDefault="00BE5D16">
            <w:pPr>
              <w:spacing w:line="360" w:lineRule="auto"/>
              <w:jc w:val="center"/>
              <w:rPr>
                <w:rFonts w:ascii="黑体" w:eastAsia="黑体" w:hAnsi="黑体" w:cs="宋体"/>
                <w:color w:val="000000"/>
                <w:sz w:val="24"/>
              </w:rPr>
            </w:pPr>
            <w:r>
              <w:rPr>
                <w:rFonts w:ascii="黑体" w:eastAsia="黑体" w:hAnsi="黑体" w:cs="宋体" w:hint="eastAsia"/>
                <w:color w:val="000000"/>
                <w:sz w:val="24"/>
              </w:rPr>
              <w:t>1</w:t>
            </w:r>
          </w:p>
        </w:tc>
        <w:tc>
          <w:tcPr>
            <w:tcW w:w="2662" w:type="dxa"/>
            <w:vAlign w:val="center"/>
          </w:tcPr>
          <w:p w:rsidR="005C4C4D" w:rsidRDefault="005C4C4D">
            <w:pPr>
              <w:spacing w:line="420" w:lineRule="exact"/>
              <w:rPr>
                <w:rFonts w:ascii="黑体" w:eastAsia="黑体" w:hAnsi="黑体"/>
                <w:color w:val="000000"/>
                <w:sz w:val="24"/>
              </w:rPr>
            </w:pPr>
          </w:p>
        </w:tc>
      </w:tr>
    </w:tbl>
    <w:p w:rsidR="005C4C4D" w:rsidRDefault="005C4C4D"/>
    <w:p w:rsidR="005C4C4D" w:rsidRDefault="00BE5D16" w:rsidP="00D5309E">
      <w:pPr>
        <w:pStyle w:val="Heading3"/>
        <w:numPr>
          <w:ilvl w:val="2"/>
          <w:numId w:val="1"/>
        </w:numPr>
        <w:tabs>
          <w:tab w:val="left" w:pos="864"/>
        </w:tabs>
      </w:pPr>
      <w:bookmarkStart w:id="98" w:name="_Toc452992368"/>
      <w:bookmarkStart w:id="99" w:name="_Toc493789794"/>
      <w:r>
        <w:rPr>
          <w:rFonts w:hint="eastAsia"/>
        </w:rPr>
        <w:t>四年备件</w:t>
      </w:r>
      <w:bookmarkEnd w:id="98"/>
      <w:r>
        <w:rPr>
          <w:rFonts w:hint="eastAsia"/>
        </w:rPr>
        <w:t>（含在总报价内）</w:t>
      </w:r>
      <w:bookmarkEnd w:id="99"/>
    </w:p>
    <w:tbl>
      <w:tblPr>
        <w:tblW w:w="9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7"/>
        <w:gridCol w:w="3573"/>
        <w:gridCol w:w="921"/>
        <w:gridCol w:w="1076"/>
        <w:gridCol w:w="2662"/>
      </w:tblGrid>
      <w:tr w:rsidR="005C4C4D" w:rsidTr="004904E3">
        <w:trPr>
          <w:trHeight w:val="462"/>
        </w:trPr>
        <w:tc>
          <w:tcPr>
            <w:tcW w:w="997" w:type="dxa"/>
            <w:vAlign w:val="center"/>
          </w:tcPr>
          <w:p w:rsidR="005C4C4D" w:rsidRDefault="00BE5D16">
            <w:pPr>
              <w:spacing w:line="360" w:lineRule="auto"/>
              <w:jc w:val="center"/>
              <w:rPr>
                <w:rFonts w:ascii="黑体" w:eastAsia="黑体" w:hAnsi="黑体" w:cs="宋体"/>
                <w:sz w:val="24"/>
              </w:rPr>
            </w:pPr>
            <w:r>
              <w:rPr>
                <w:rFonts w:ascii="黑体" w:eastAsia="黑体" w:hAnsi="黑体" w:cs="宋体" w:hint="eastAsia"/>
                <w:sz w:val="24"/>
              </w:rPr>
              <w:t>0301</w:t>
            </w:r>
          </w:p>
        </w:tc>
        <w:tc>
          <w:tcPr>
            <w:tcW w:w="3573" w:type="dxa"/>
            <w:vAlign w:val="center"/>
          </w:tcPr>
          <w:p w:rsidR="005C4C4D" w:rsidRDefault="00B74BCE">
            <w:pPr>
              <w:spacing w:line="420" w:lineRule="exact"/>
              <w:rPr>
                <w:rFonts w:ascii="黑体" w:eastAsia="黑体" w:hAnsi="黑体"/>
                <w:sz w:val="24"/>
              </w:rPr>
            </w:pPr>
            <w:r>
              <w:rPr>
                <w:rFonts w:ascii="黑体" w:eastAsia="黑体" w:hAnsi="黑体" w:hint="eastAsia"/>
                <w:sz w:val="24"/>
              </w:rPr>
              <w:t>匀场和加热面板</w:t>
            </w:r>
          </w:p>
        </w:tc>
        <w:tc>
          <w:tcPr>
            <w:tcW w:w="921" w:type="dxa"/>
            <w:vAlign w:val="center"/>
          </w:tcPr>
          <w:p w:rsidR="005C4C4D" w:rsidRDefault="00BE5D16">
            <w:pPr>
              <w:spacing w:line="360" w:lineRule="auto"/>
              <w:jc w:val="center"/>
              <w:rPr>
                <w:rFonts w:ascii="黑体" w:eastAsia="黑体" w:hAnsi="黑体" w:cs="宋体"/>
                <w:sz w:val="24"/>
              </w:rPr>
            </w:pPr>
            <w:r>
              <w:rPr>
                <w:rFonts w:ascii="黑体" w:eastAsia="黑体" w:hAnsi="黑体" w:cs="宋体" w:hint="eastAsia"/>
                <w:sz w:val="24"/>
              </w:rPr>
              <w:t>个</w:t>
            </w:r>
          </w:p>
        </w:tc>
        <w:tc>
          <w:tcPr>
            <w:tcW w:w="1076" w:type="dxa"/>
            <w:vAlign w:val="center"/>
          </w:tcPr>
          <w:p w:rsidR="005C4C4D" w:rsidRDefault="00B74BCE">
            <w:pPr>
              <w:spacing w:line="360" w:lineRule="auto"/>
              <w:jc w:val="center"/>
              <w:rPr>
                <w:rFonts w:ascii="黑体" w:eastAsia="黑体" w:hAnsi="黑体" w:cs="宋体"/>
                <w:sz w:val="24"/>
              </w:rPr>
            </w:pPr>
            <w:r>
              <w:rPr>
                <w:rFonts w:ascii="黑体" w:eastAsia="黑体" w:hAnsi="黑体" w:cs="宋体" w:hint="eastAsia"/>
                <w:sz w:val="24"/>
              </w:rPr>
              <w:t>1</w:t>
            </w:r>
          </w:p>
        </w:tc>
        <w:tc>
          <w:tcPr>
            <w:tcW w:w="2662" w:type="dxa"/>
            <w:vAlign w:val="center"/>
          </w:tcPr>
          <w:p w:rsidR="005C4C4D" w:rsidRDefault="005C4C4D">
            <w:pPr>
              <w:spacing w:line="420" w:lineRule="exact"/>
              <w:rPr>
                <w:rFonts w:ascii="黑体" w:eastAsia="黑体" w:hAnsi="黑体"/>
                <w:color w:val="FF0000"/>
                <w:sz w:val="24"/>
              </w:rPr>
            </w:pPr>
          </w:p>
        </w:tc>
      </w:tr>
      <w:tr w:rsidR="00B74BCE" w:rsidTr="004904E3">
        <w:trPr>
          <w:trHeight w:val="462"/>
        </w:trPr>
        <w:tc>
          <w:tcPr>
            <w:tcW w:w="997" w:type="dxa"/>
            <w:vAlign w:val="center"/>
          </w:tcPr>
          <w:p w:rsidR="00B74BCE" w:rsidRDefault="00B74BCE">
            <w:pPr>
              <w:spacing w:line="360" w:lineRule="auto"/>
              <w:jc w:val="center"/>
              <w:rPr>
                <w:rFonts w:ascii="黑体" w:eastAsia="黑体" w:hAnsi="黑体" w:cs="宋体"/>
                <w:sz w:val="24"/>
              </w:rPr>
            </w:pPr>
            <w:r>
              <w:rPr>
                <w:rFonts w:ascii="黑体" w:eastAsia="黑体" w:hAnsi="黑体" w:cs="宋体" w:hint="eastAsia"/>
                <w:sz w:val="24"/>
              </w:rPr>
              <w:t>0302</w:t>
            </w:r>
          </w:p>
        </w:tc>
        <w:tc>
          <w:tcPr>
            <w:tcW w:w="3573" w:type="dxa"/>
            <w:vAlign w:val="center"/>
          </w:tcPr>
          <w:p w:rsidR="00B74BCE" w:rsidRDefault="00B74BCE">
            <w:pPr>
              <w:spacing w:line="420" w:lineRule="exact"/>
              <w:rPr>
                <w:rFonts w:ascii="黑体" w:eastAsia="黑体" w:hAnsi="黑体"/>
                <w:sz w:val="24"/>
              </w:rPr>
            </w:pPr>
            <w:r>
              <w:rPr>
                <w:rFonts w:ascii="黑体" w:eastAsia="黑体" w:hAnsi="黑体" w:hint="eastAsia"/>
                <w:sz w:val="24"/>
              </w:rPr>
              <w:t>变温探头</w:t>
            </w:r>
          </w:p>
        </w:tc>
        <w:tc>
          <w:tcPr>
            <w:tcW w:w="921" w:type="dxa"/>
            <w:vAlign w:val="center"/>
          </w:tcPr>
          <w:p w:rsidR="00B74BCE" w:rsidRDefault="00B74BCE">
            <w:pPr>
              <w:spacing w:line="360" w:lineRule="auto"/>
              <w:jc w:val="center"/>
              <w:rPr>
                <w:rFonts w:ascii="黑体" w:eastAsia="黑体" w:hAnsi="黑体" w:cs="宋体"/>
                <w:sz w:val="24"/>
              </w:rPr>
            </w:pPr>
            <w:r>
              <w:rPr>
                <w:rFonts w:ascii="黑体" w:eastAsia="黑体" w:hAnsi="黑体" w:cs="宋体" w:hint="eastAsia"/>
                <w:sz w:val="24"/>
              </w:rPr>
              <w:t>个</w:t>
            </w:r>
          </w:p>
        </w:tc>
        <w:tc>
          <w:tcPr>
            <w:tcW w:w="1076" w:type="dxa"/>
            <w:vAlign w:val="center"/>
          </w:tcPr>
          <w:p w:rsidR="00B74BCE" w:rsidRDefault="00B74BCE">
            <w:pPr>
              <w:spacing w:line="360" w:lineRule="auto"/>
              <w:jc w:val="center"/>
              <w:rPr>
                <w:rFonts w:ascii="黑体" w:eastAsia="黑体" w:hAnsi="黑体" w:cs="宋体"/>
                <w:sz w:val="24"/>
              </w:rPr>
            </w:pPr>
            <w:r>
              <w:rPr>
                <w:rFonts w:ascii="黑体" w:eastAsia="黑体" w:hAnsi="黑体" w:cs="宋体" w:hint="eastAsia"/>
                <w:sz w:val="24"/>
              </w:rPr>
              <w:t>1</w:t>
            </w:r>
          </w:p>
        </w:tc>
        <w:tc>
          <w:tcPr>
            <w:tcW w:w="2662" w:type="dxa"/>
            <w:vAlign w:val="center"/>
          </w:tcPr>
          <w:p w:rsidR="00B74BCE" w:rsidRDefault="00B74BCE">
            <w:pPr>
              <w:spacing w:line="420" w:lineRule="exact"/>
              <w:rPr>
                <w:rFonts w:ascii="黑体" w:eastAsia="黑体" w:hAnsi="黑体"/>
                <w:color w:val="FF0000"/>
                <w:sz w:val="24"/>
              </w:rPr>
            </w:pPr>
          </w:p>
        </w:tc>
      </w:tr>
      <w:tr w:rsidR="005C4C4D" w:rsidTr="004904E3">
        <w:trPr>
          <w:trHeight w:val="462"/>
        </w:trPr>
        <w:tc>
          <w:tcPr>
            <w:tcW w:w="997" w:type="dxa"/>
            <w:vAlign w:val="center"/>
          </w:tcPr>
          <w:p w:rsidR="005C4C4D" w:rsidRDefault="00BE5D16" w:rsidP="004904E3">
            <w:pPr>
              <w:spacing w:line="360" w:lineRule="auto"/>
              <w:jc w:val="center"/>
              <w:rPr>
                <w:rFonts w:ascii="黑体" w:eastAsia="黑体" w:hAnsi="黑体" w:cs="宋体"/>
                <w:sz w:val="24"/>
              </w:rPr>
            </w:pPr>
            <w:r>
              <w:rPr>
                <w:rFonts w:ascii="黑体" w:eastAsia="黑体" w:hAnsi="黑体" w:cs="宋体" w:hint="eastAsia"/>
                <w:sz w:val="24"/>
              </w:rPr>
              <w:lastRenderedPageBreak/>
              <w:t>030</w:t>
            </w:r>
            <w:r w:rsidR="004904E3">
              <w:rPr>
                <w:rFonts w:ascii="黑体" w:eastAsia="黑体" w:hAnsi="黑体" w:cs="宋体" w:hint="eastAsia"/>
                <w:sz w:val="24"/>
              </w:rPr>
              <w:t>3</w:t>
            </w:r>
          </w:p>
        </w:tc>
        <w:tc>
          <w:tcPr>
            <w:tcW w:w="3573" w:type="dxa"/>
            <w:vAlign w:val="center"/>
          </w:tcPr>
          <w:p w:rsidR="005C4C4D" w:rsidRDefault="00BE5D16">
            <w:pPr>
              <w:spacing w:line="420" w:lineRule="exact"/>
              <w:rPr>
                <w:rFonts w:ascii="黑体" w:eastAsia="黑体" w:hAnsi="黑体"/>
                <w:sz w:val="24"/>
              </w:rPr>
            </w:pPr>
            <w:r>
              <w:rPr>
                <w:rFonts w:ascii="黑体" w:eastAsia="黑体" w:hAnsi="黑体" w:hint="eastAsia"/>
                <w:sz w:val="24"/>
              </w:rPr>
              <w:t>NMR谱仪</w:t>
            </w:r>
          </w:p>
        </w:tc>
        <w:tc>
          <w:tcPr>
            <w:tcW w:w="921" w:type="dxa"/>
            <w:vAlign w:val="center"/>
          </w:tcPr>
          <w:p w:rsidR="005C4C4D" w:rsidRDefault="00BE5D16">
            <w:pPr>
              <w:spacing w:line="360" w:lineRule="auto"/>
              <w:jc w:val="center"/>
              <w:rPr>
                <w:rFonts w:ascii="黑体" w:eastAsia="黑体" w:hAnsi="黑体" w:cs="宋体"/>
                <w:sz w:val="24"/>
              </w:rPr>
            </w:pPr>
            <w:r>
              <w:rPr>
                <w:rFonts w:ascii="黑体" w:eastAsia="黑体" w:hAnsi="黑体" w:cs="宋体" w:hint="eastAsia"/>
                <w:sz w:val="24"/>
              </w:rPr>
              <w:t>个</w:t>
            </w:r>
          </w:p>
        </w:tc>
        <w:tc>
          <w:tcPr>
            <w:tcW w:w="1076" w:type="dxa"/>
            <w:vAlign w:val="center"/>
          </w:tcPr>
          <w:p w:rsidR="005C4C4D" w:rsidRDefault="00BE5D16">
            <w:pPr>
              <w:spacing w:line="360" w:lineRule="auto"/>
              <w:jc w:val="center"/>
              <w:rPr>
                <w:rFonts w:ascii="黑体" w:eastAsia="黑体" w:hAnsi="黑体" w:cs="宋体"/>
                <w:sz w:val="24"/>
              </w:rPr>
            </w:pPr>
            <w:r>
              <w:rPr>
                <w:rFonts w:ascii="黑体" w:eastAsia="黑体" w:hAnsi="黑体" w:cs="宋体" w:hint="eastAsia"/>
                <w:sz w:val="24"/>
              </w:rPr>
              <w:t>1</w:t>
            </w:r>
          </w:p>
        </w:tc>
        <w:tc>
          <w:tcPr>
            <w:tcW w:w="2662" w:type="dxa"/>
            <w:vAlign w:val="center"/>
          </w:tcPr>
          <w:p w:rsidR="005C4C4D" w:rsidRDefault="005C4C4D">
            <w:pPr>
              <w:spacing w:line="420" w:lineRule="exact"/>
              <w:rPr>
                <w:rFonts w:ascii="黑体" w:eastAsia="黑体" w:hAnsi="黑体"/>
                <w:color w:val="FF0000"/>
                <w:sz w:val="24"/>
              </w:rPr>
            </w:pPr>
          </w:p>
        </w:tc>
      </w:tr>
      <w:tr w:rsidR="005C4C4D" w:rsidTr="004904E3">
        <w:trPr>
          <w:trHeight w:val="462"/>
        </w:trPr>
        <w:tc>
          <w:tcPr>
            <w:tcW w:w="997" w:type="dxa"/>
            <w:vAlign w:val="center"/>
          </w:tcPr>
          <w:p w:rsidR="005C4C4D" w:rsidRDefault="00BE5D16" w:rsidP="004904E3">
            <w:pPr>
              <w:spacing w:line="360" w:lineRule="auto"/>
              <w:jc w:val="center"/>
              <w:rPr>
                <w:rFonts w:ascii="黑体" w:eastAsia="黑体" w:hAnsi="黑体" w:cs="宋体"/>
                <w:sz w:val="24"/>
              </w:rPr>
            </w:pPr>
            <w:r>
              <w:rPr>
                <w:rFonts w:ascii="黑体" w:eastAsia="黑体" w:hAnsi="黑体" w:cs="宋体" w:hint="eastAsia"/>
                <w:sz w:val="24"/>
              </w:rPr>
              <w:t>030</w:t>
            </w:r>
            <w:r w:rsidR="004904E3">
              <w:rPr>
                <w:rFonts w:ascii="黑体" w:eastAsia="黑体" w:hAnsi="黑体" w:cs="宋体" w:hint="eastAsia"/>
                <w:sz w:val="24"/>
              </w:rPr>
              <w:t>4</w:t>
            </w:r>
          </w:p>
        </w:tc>
        <w:tc>
          <w:tcPr>
            <w:tcW w:w="3573" w:type="dxa"/>
            <w:vAlign w:val="center"/>
          </w:tcPr>
          <w:p w:rsidR="005C4C4D" w:rsidRDefault="00BE5D16">
            <w:pPr>
              <w:spacing w:line="420" w:lineRule="exact"/>
              <w:rPr>
                <w:rFonts w:ascii="黑体" w:eastAsia="黑体" w:hAnsi="黑体"/>
                <w:sz w:val="24"/>
              </w:rPr>
            </w:pPr>
            <w:r>
              <w:rPr>
                <w:rFonts w:ascii="黑体" w:eastAsia="黑体" w:hAnsi="黑体" w:hint="eastAsia"/>
                <w:sz w:val="24"/>
              </w:rPr>
              <w:t>NMR电源</w:t>
            </w:r>
          </w:p>
        </w:tc>
        <w:tc>
          <w:tcPr>
            <w:tcW w:w="921" w:type="dxa"/>
            <w:vAlign w:val="center"/>
          </w:tcPr>
          <w:p w:rsidR="005C4C4D" w:rsidRDefault="00BE5D16">
            <w:pPr>
              <w:spacing w:line="360" w:lineRule="auto"/>
              <w:jc w:val="center"/>
              <w:rPr>
                <w:rFonts w:ascii="黑体" w:eastAsia="黑体" w:hAnsi="黑体" w:cs="宋体"/>
                <w:sz w:val="24"/>
              </w:rPr>
            </w:pPr>
            <w:r>
              <w:rPr>
                <w:rFonts w:ascii="黑体" w:eastAsia="黑体" w:hAnsi="黑体" w:cs="宋体" w:hint="eastAsia"/>
                <w:sz w:val="24"/>
              </w:rPr>
              <w:t>个</w:t>
            </w:r>
          </w:p>
        </w:tc>
        <w:tc>
          <w:tcPr>
            <w:tcW w:w="1076" w:type="dxa"/>
            <w:vAlign w:val="center"/>
          </w:tcPr>
          <w:p w:rsidR="005C4C4D" w:rsidRDefault="00BE5D16">
            <w:pPr>
              <w:spacing w:line="360" w:lineRule="auto"/>
              <w:jc w:val="center"/>
              <w:rPr>
                <w:rFonts w:ascii="黑体" w:eastAsia="黑体" w:hAnsi="黑体" w:cs="宋体"/>
                <w:sz w:val="24"/>
              </w:rPr>
            </w:pPr>
            <w:r>
              <w:rPr>
                <w:rFonts w:ascii="黑体" w:eastAsia="黑体" w:hAnsi="黑体" w:cs="宋体" w:hint="eastAsia"/>
                <w:sz w:val="24"/>
              </w:rPr>
              <w:t>1</w:t>
            </w:r>
          </w:p>
        </w:tc>
        <w:tc>
          <w:tcPr>
            <w:tcW w:w="2662" w:type="dxa"/>
            <w:vAlign w:val="center"/>
          </w:tcPr>
          <w:p w:rsidR="005C4C4D" w:rsidRDefault="005C4C4D">
            <w:pPr>
              <w:spacing w:line="420" w:lineRule="exact"/>
              <w:rPr>
                <w:rFonts w:ascii="黑体" w:eastAsia="黑体" w:hAnsi="黑体"/>
                <w:color w:val="FF0000"/>
                <w:sz w:val="24"/>
              </w:rPr>
            </w:pPr>
          </w:p>
        </w:tc>
      </w:tr>
    </w:tbl>
    <w:p w:rsidR="005C4C4D" w:rsidRDefault="005C4C4D"/>
    <w:p w:rsidR="005C4C4D" w:rsidRDefault="00BE5D16" w:rsidP="00D5309E">
      <w:pPr>
        <w:pStyle w:val="Heading3"/>
        <w:numPr>
          <w:ilvl w:val="2"/>
          <w:numId w:val="1"/>
        </w:numPr>
        <w:tabs>
          <w:tab w:val="left" w:pos="864"/>
        </w:tabs>
      </w:pPr>
      <w:bookmarkStart w:id="100" w:name="_Toc452992369"/>
      <w:bookmarkStart w:id="101" w:name="_Toc493789795"/>
      <w:r>
        <w:rPr>
          <w:rFonts w:hint="eastAsia"/>
        </w:rPr>
        <w:t>卖方备件代储</w:t>
      </w:r>
      <w:bookmarkEnd w:id="100"/>
      <w:bookmarkEnd w:id="101"/>
    </w:p>
    <w:p w:rsidR="005C4C4D" w:rsidRDefault="00BE5D16">
      <w:pPr>
        <w:spacing w:line="360" w:lineRule="exact"/>
        <w:ind w:firstLineChars="200" w:firstLine="480"/>
        <w:rPr>
          <w:rFonts w:ascii="宋体" w:hAnsi="宋体"/>
          <w:color w:val="FF0000"/>
          <w:sz w:val="24"/>
        </w:rPr>
      </w:pPr>
      <w:r>
        <w:rPr>
          <w:rFonts w:ascii="宋体" w:hAnsi="宋体" w:hint="eastAsia"/>
          <w:sz w:val="24"/>
        </w:rPr>
        <w:t>无</w:t>
      </w:r>
    </w:p>
    <w:p w:rsidR="005C4C4D" w:rsidRDefault="00BE5D16" w:rsidP="00D5309E">
      <w:pPr>
        <w:pStyle w:val="Heading3"/>
        <w:numPr>
          <w:ilvl w:val="2"/>
          <w:numId w:val="1"/>
        </w:numPr>
        <w:tabs>
          <w:tab w:val="left" w:pos="864"/>
        </w:tabs>
      </w:pPr>
      <w:bookmarkStart w:id="102" w:name="_Toc452992370"/>
      <w:bookmarkStart w:id="103" w:name="_Toc493789796"/>
      <w:r>
        <w:rPr>
          <w:rFonts w:hint="eastAsia"/>
        </w:rPr>
        <w:t>十年备件支持</w:t>
      </w:r>
      <w:bookmarkEnd w:id="102"/>
      <w:bookmarkEnd w:id="103"/>
    </w:p>
    <w:p w:rsidR="005C4C4D" w:rsidRDefault="00BE5D16">
      <w:pPr>
        <w:pStyle w:val="15"/>
        <w:spacing w:line="360" w:lineRule="exact"/>
        <w:ind w:firstLine="420"/>
        <w:rPr>
          <w:sz w:val="21"/>
          <w:szCs w:val="21"/>
        </w:rPr>
      </w:pPr>
      <w:r>
        <w:rPr>
          <w:rFonts w:hint="eastAsia"/>
          <w:sz w:val="21"/>
          <w:szCs w:val="21"/>
        </w:rPr>
        <w:t>从保质期结束后，保证1</w:t>
      </w:r>
      <w:r w:rsidR="00C85455">
        <w:rPr>
          <w:sz w:val="21"/>
          <w:szCs w:val="21"/>
        </w:rPr>
        <w:t>0</w:t>
      </w:r>
      <w:r>
        <w:rPr>
          <w:rFonts w:hint="eastAsia"/>
          <w:sz w:val="21"/>
          <w:szCs w:val="21"/>
        </w:rPr>
        <w:t>年内可提供相同或功能、性能完全兼容的相应产品备件，并提供相应的安装、维护指导。</w:t>
      </w:r>
    </w:p>
    <w:p w:rsidR="005C4C4D" w:rsidRDefault="00BE5D16" w:rsidP="00D5309E">
      <w:pPr>
        <w:pStyle w:val="Heading2"/>
        <w:numPr>
          <w:ilvl w:val="1"/>
          <w:numId w:val="1"/>
        </w:numPr>
        <w:tabs>
          <w:tab w:val="left" w:pos="864"/>
        </w:tabs>
      </w:pPr>
      <w:bookmarkStart w:id="104" w:name="_Toc452992371"/>
      <w:bookmarkStart w:id="105" w:name="_Toc493789797"/>
      <w:r>
        <w:rPr>
          <w:rFonts w:hint="eastAsia"/>
        </w:rPr>
        <w:t>专用工具</w:t>
      </w:r>
      <w:bookmarkEnd w:id="104"/>
      <w:bookmarkEnd w:id="105"/>
    </w:p>
    <w:p w:rsidR="005C4C4D" w:rsidRDefault="00BE5D16">
      <w:pPr>
        <w:spacing w:line="360" w:lineRule="exact"/>
        <w:ind w:firstLineChars="200" w:firstLine="420"/>
        <w:rPr>
          <w:rFonts w:ascii="宋体" w:hAnsi="宋体"/>
          <w:szCs w:val="21"/>
        </w:rPr>
      </w:pPr>
      <w:r>
        <w:rPr>
          <w:rFonts w:ascii="宋体" w:hAnsi="宋体" w:hint="eastAsia"/>
          <w:szCs w:val="21"/>
        </w:rPr>
        <w:t>卖方提供用于安装、维护用的特殊工具清单，工具单独报价。具体见附件2</w:t>
      </w:r>
    </w:p>
    <w:p w:rsidR="005C4C4D" w:rsidRDefault="00BE5D16" w:rsidP="00D5309E">
      <w:pPr>
        <w:pStyle w:val="Heading1"/>
        <w:numPr>
          <w:ilvl w:val="0"/>
          <w:numId w:val="1"/>
        </w:numPr>
        <w:tabs>
          <w:tab w:val="left" w:pos="864"/>
        </w:tabs>
      </w:pPr>
      <w:bookmarkStart w:id="106" w:name="_Toc298679729"/>
      <w:bookmarkStart w:id="107" w:name="_Toc298943818"/>
      <w:bookmarkStart w:id="108" w:name="_Toc534482051"/>
      <w:bookmarkStart w:id="109" w:name="_Toc306201239"/>
      <w:bookmarkStart w:id="110" w:name="_Toc306202843"/>
      <w:bookmarkStart w:id="111" w:name="_Toc324951657"/>
      <w:bookmarkStart w:id="112" w:name="_Toc452992372"/>
      <w:bookmarkStart w:id="113" w:name="_Toc493789798"/>
      <w:r>
        <w:rPr>
          <w:rFonts w:hint="eastAsia"/>
        </w:rPr>
        <w:t>技术要求</w:t>
      </w:r>
      <w:bookmarkEnd w:id="106"/>
      <w:bookmarkEnd w:id="107"/>
      <w:bookmarkEnd w:id="108"/>
      <w:bookmarkEnd w:id="109"/>
      <w:bookmarkEnd w:id="110"/>
      <w:bookmarkEnd w:id="111"/>
      <w:bookmarkEnd w:id="112"/>
      <w:bookmarkEnd w:id="113"/>
    </w:p>
    <w:p w:rsidR="005C4C4D" w:rsidRDefault="00BE5D16" w:rsidP="00D5309E">
      <w:pPr>
        <w:pStyle w:val="Heading2"/>
        <w:numPr>
          <w:ilvl w:val="1"/>
          <w:numId w:val="1"/>
        </w:numPr>
        <w:tabs>
          <w:tab w:val="left" w:pos="864"/>
        </w:tabs>
      </w:pPr>
      <w:bookmarkStart w:id="114" w:name="_Toc493789799"/>
      <w:bookmarkStart w:id="115" w:name="_Toc452992374"/>
      <w:bookmarkStart w:id="116" w:name="_Toc298679731"/>
      <w:r>
        <w:rPr>
          <w:rFonts w:hint="eastAsia"/>
        </w:rPr>
        <w:t>总体要求</w:t>
      </w:r>
      <w:bookmarkEnd w:id="114"/>
    </w:p>
    <w:p w:rsidR="005C4C4D" w:rsidRDefault="00BE5D16" w:rsidP="00B74BCE">
      <w:pPr>
        <w:pStyle w:val="15"/>
        <w:spacing w:line="360" w:lineRule="exact"/>
        <w:ind w:left="4" w:firstLineChars="196" w:firstLine="412"/>
        <w:rPr>
          <w:sz w:val="21"/>
          <w:szCs w:val="21"/>
        </w:rPr>
      </w:pPr>
      <w:r>
        <w:rPr>
          <w:rFonts w:hint="eastAsia"/>
          <w:sz w:val="21"/>
          <w:szCs w:val="21"/>
        </w:rPr>
        <w:t>供货方提供的</w:t>
      </w:r>
      <w:r w:rsidR="00B74BCE" w:rsidRPr="00B74BCE">
        <w:rPr>
          <w:rFonts w:hint="eastAsia"/>
          <w:sz w:val="21"/>
          <w:szCs w:val="21"/>
        </w:rPr>
        <w:t>基于NMR快速检测技术的原油</w:t>
      </w:r>
      <w:r w:rsidR="00143C65">
        <w:rPr>
          <w:rFonts w:hint="eastAsia"/>
          <w:sz w:val="21"/>
          <w:szCs w:val="21"/>
        </w:rPr>
        <w:t>离线快评系统</w:t>
      </w:r>
      <w:r>
        <w:rPr>
          <w:rFonts w:hint="eastAsia"/>
          <w:sz w:val="21"/>
          <w:szCs w:val="21"/>
        </w:rPr>
        <w:t>，采用先进、成熟的测量技术，产品性能可靠、售后服务和技术支持良好。必须满足本项目各种不同工况、不同环境条件下精确、可靠、安全的应用需求。</w:t>
      </w:r>
    </w:p>
    <w:p w:rsidR="005C4C4D" w:rsidRDefault="00BE5D16" w:rsidP="00B74BCE">
      <w:pPr>
        <w:pStyle w:val="15"/>
        <w:spacing w:line="360" w:lineRule="exact"/>
        <w:ind w:left="4" w:firstLineChars="196" w:firstLine="412"/>
        <w:rPr>
          <w:ins w:id="117" w:author="KH" w:date="2017-09-22T11:41:00Z"/>
          <w:sz w:val="21"/>
          <w:szCs w:val="21"/>
        </w:rPr>
      </w:pPr>
      <w:r>
        <w:rPr>
          <w:rFonts w:hint="eastAsia"/>
          <w:sz w:val="21"/>
          <w:szCs w:val="21"/>
        </w:rPr>
        <w:t>供货方所供</w:t>
      </w:r>
      <w:r w:rsidR="00B74BCE" w:rsidRPr="00B74BCE">
        <w:rPr>
          <w:rFonts w:hint="eastAsia"/>
          <w:sz w:val="21"/>
          <w:szCs w:val="21"/>
        </w:rPr>
        <w:t>基于NMR快速检测技术的原油</w:t>
      </w:r>
      <w:r w:rsidR="00143C65">
        <w:rPr>
          <w:rFonts w:hint="eastAsia"/>
          <w:sz w:val="21"/>
          <w:szCs w:val="21"/>
        </w:rPr>
        <w:t>离线快评系统</w:t>
      </w:r>
      <w:r>
        <w:rPr>
          <w:rFonts w:hint="eastAsia"/>
          <w:sz w:val="21"/>
          <w:szCs w:val="21"/>
        </w:rPr>
        <w:t>应为其目前处于生产状态的定型且经过实际应用验证的产品。经过验证的新型技术产品应优先采用。所有投标产品应可通过系列、型号、规格代码进行查询。所有投标产品应能够提供产品合格证书。</w:t>
      </w:r>
    </w:p>
    <w:p w:rsidR="00496D45" w:rsidRDefault="00496D45" w:rsidP="00B74BCE">
      <w:pPr>
        <w:pStyle w:val="15"/>
        <w:spacing w:line="360" w:lineRule="exact"/>
        <w:ind w:left="4" w:firstLineChars="196" w:firstLine="412"/>
        <w:rPr>
          <w:ins w:id="118" w:author="KH" w:date="2017-09-22T11:46:00Z"/>
          <w:sz w:val="21"/>
          <w:szCs w:val="21"/>
        </w:rPr>
      </w:pPr>
      <w:ins w:id="119" w:author="KH" w:date="2017-09-22T11:41:00Z">
        <w:r>
          <w:rPr>
            <w:rFonts w:hint="eastAsia"/>
            <w:sz w:val="21"/>
            <w:szCs w:val="21"/>
          </w:rPr>
          <w:t>供货方所供原油数据库应为</w:t>
        </w:r>
      </w:ins>
      <w:ins w:id="120" w:author="KH" w:date="2017-09-22T11:54:00Z">
        <w:r w:rsidR="00780DC1">
          <w:rPr>
            <w:rFonts w:hint="eastAsia"/>
            <w:sz w:val="21"/>
            <w:szCs w:val="21"/>
          </w:rPr>
          <w:t>涵盖全球主要原油产区、</w:t>
        </w:r>
      </w:ins>
      <w:ins w:id="121" w:author="KH" w:date="2017-09-22T11:42:00Z">
        <w:r>
          <w:rPr>
            <w:rFonts w:hint="eastAsia"/>
            <w:sz w:val="21"/>
            <w:szCs w:val="21"/>
          </w:rPr>
          <w:t>数据完整、</w:t>
        </w:r>
      </w:ins>
      <w:ins w:id="122" w:author="KH" w:date="2017-09-22T11:54:00Z">
        <w:r w:rsidR="00780DC1">
          <w:rPr>
            <w:rFonts w:hint="eastAsia"/>
            <w:sz w:val="21"/>
            <w:szCs w:val="21"/>
          </w:rPr>
          <w:t>年份新、</w:t>
        </w:r>
      </w:ins>
      <w:ins w:id="123" w:author="KH" w:date="2017-09-22T11:43:00Z">
        <w:r>
          <w:rPr>
            <w:rFonts w:hint="eastAsia"/>
            <w:sz w:val="21"/>
            <w:szCs w:val="21"/>
          </w:rPr>
          <w:t>含有C3至C13单体烃数据</w:t>
        </w:r>
      </w:ins>
      <w:ins w:id="124" w:author="KH" w:date="2017-09-22T11:41:00Z">
        <w:r w:rsidR="00DF0A85">
          <w:rPr>
            <w:rFonts w:hint="eastAsia"/>
            <w:sz w:val="21"/>
            <w:szCs w:val="21"/>
          </w:rPr>
          <w:t>的产品</w:t>
        </w:r>
      </w:ins>
      <w:ins w:id="125" w:author="KH" w:date="2017-09-22T11:46:00Z">
        <w:r w:rsidR="00DF0A85">
          <w:rPr>
            <w:rFonts w:hint="eastAsia"/>
            <w:sz w:val="21"/>
            <w:szCs w:val="21"/>
          </w:rPr>
          <w:t>，在功能上完全满足招标技术规定中的要求</w:t>
        </w:r>
      </w:ins>
      <w:ins w:id="126" w:author="KH" w:date="2017-09-22T11:41:00Z">
        <w:r>
          <w:rPr>
            <w:rFonts w:hint="eastAsia"/>
            <w:sz w:val="21"/>
            <w:szCs w:val="21"/>
          </w:rPr>
          <w:t>。</w:t>
        </w:r>
      </w:ins>
    </w:p>
    <w:p w:rsidR="00DF0A85" w:rsidRDefault="00DF0A85" w:rsidP="00B74BCE">
      <w:pPr>
        <w:pStyle w:val="15"/>
        <w:spacing w:line="360" w:lineRule="exact"/>
        <w:ind w:left="4" w:firstLineChars="196" w:firstLine="412"/>
        <w:rPr>
          <w:sz w:val="21"/>
          <w:szCs w:val="21"/>
        </w:rPr>
      </w:pPr>
      <w:ins w:id="127" w:author="KH" w:date="2017-09-22T11:46:00Z">
        <w:r>
          <w:rPr>
            <w:rFonts w:hint="eastAsia"/>
            <w:sz w:val="21"/>
            <w:szCs w:val="21"/>
          </w:rPr>
          <w:t>供货方所供原油评价综合管理软件应</w:t>
        </w:r>
      </w:ins>
      <w:ins w:id="128" w:author="KH" w:date="2017-09-22T11:47:00Z">
        <w:r>
          <w:rPr>
            <w:rFonts w:hint="eastAsia"/>
            <w:sz w:val="21"/>
            <w:szCs w:val="21"/>
          </w:rPr>
          <w:t>包含根据原油快评数据生成详评数据功能、原油切割模拟功能、原油</w:t>
        </w:r>
      </w:ins>
      <w:ins w:id="129" w:author="KH" w:date="2017-09-22T13:03:00Z">
        <w:r w:rsidR="0056230F">
          <w:rPr>
            <w:rFonts w:hint="eastAsia"/>
            <w:sz w:val="21"/>
            <w:szCs w:val="21"/>
          </w:rPr>
          <w:t>配方</w:t>
        </w:r>
      </w:ins>
      <w:ins w:id="130" w:author="KH" w:date="2017-09-22T11:47:00Z">
        <w:r>
          <w:rPr>
            <w:rFonts w:hint="eastAsia"/>
            <w:sz w:val="21"/>
            <w:szCs w:val="21"/>
          </w:rPr>
          <w:t>优化</w:t>
        </w:r>
      </w:ins>
      <w:ins w:id="131" w:author="KH" w:date="2017-09-22T11:48:00Z">
        <w:r>
          <w:rPr>
            <w:rFonts w:hint="eastAsia"/>
            <w:sz w:val="21"/>
            <w:szCs w:val="21"/>
          </w:rPr>
          <w:t>功能</w:t>
        </w:r>
      </w:ins>
      <w:ins w:id="132" w:author="KH" w:date="2017-09-22T11:50:00Z">
        <w:r>
          <w:rPr>
            <w:rFonts w:hint="eastAsia"/>
            <w:sz w:val="21"/>
            <w:szCs w:val="21"/>
          </w:rPr>
          <w:t>，并完全满足招标技术规定中的要求。</w:t>
        </w:r>
      </w:ins>
    </w:p>
    <w:p w:rsidR="005C4C4D" w:rsidRDefault="00BE5D16">
      <w:pPr>
        <w:pStyle w:val="15"/>
        <w:spacing w:line="360" w:lineRule="exact"/>
        <w:ind w:firstLine="420"/>
        <w:rPr>
          <w:sz w:val="21"/>
          <w:szCs w:val="21"/>
        </w:rPr>
      </w:pPr>
      <w:r>
        <w:rPr>
          <w:rFonts w:hint="eastAsia"/>
          <w:sz w:val="21"/>
          <w:szCs w:val="21"/>
        </w:rPr>
        <w:t>供货方提供的产品和配置，必须是完整的，无缺项，在功能上完全满足招标技术规定中的要求。如果投标产品设备使用的软、硬件的功能应用存在许可证（License）方面的限制，投标方应明确此类限制的方式和范围，并承诺在业主项目的实施过程中，例如：预开车、开车、投产、运行、维护中，保证不会因许可限制导致功能应用的缺失。</w:t>
      </w:r>
    </w:p>
    <w:p w:rsidR="005C4C4D" w:rsidRDefault="00BE5D16" w:rsidP="00B74BCE">
      <w:pPr>
        <w:pStyle w:val="15"/>
        <w:spacing w:line="360" w:lineRule="exact"/>
        <w:ind w:left="4" w:firstLineChars="196" w:firstLine="412"/>
        <w:rPr>
          <w:sz w:val="21"/>
          <w:szCs w:val="21"/>
        </w:rPr>
      </w:pPr>
      <w:r>
        <w:rPr>
          <w:rFonts w:hint="eastAsia"/>
          <w:sz w:val="21"/>
          <w:szCs w:val="21"/>
        </w:rPr>
        <w:t>供货方对所提供</w:t>
      </w:r>
      <w:r w:rsidR="00B74BCE" w:rsidRPr="00B74BCE">
        <w:rPr>
          <w:rFonts w:hint="eastAsia"/>
          <w:sz w:val="21"/>
          <w:szCs w:val="21"/>
        </w:rPr>
        <w:t>基于NMR快速检测技术的原油</w:t>
      </w:r>
      <w:r w:rsidR="00143C65">
        <w:rPr>
          <w:rFonts w:hint="eastAsia"/>
          <w:sz w:val="21"/>
          <w:szCs w:val="21"/>
        </w:rPr>
        <w:t>离线快评系统</w:t>
      </w:r>
      <w:r>
        <w:rPr>
          <w:rFonts w:hint="eastAsia"/>
          <w:sz w:val="21"/>
          <w:szCs w:val="21"/>
        </w:rPr>
        <w:t>的质量、供货、技术规格、文件图纸资料、技术服务、工程服务、包装运输、开箱检验、安装指导、现场测试、设备运行等各个环节负有完全责任。</w:t>
      </w:r>
    </w:p>
    <w:p w:rsidR="005C4C4D" w:rsidRDefault="00BE5D16" w:rsidP="00B74BCE">
      <w:pPr>
        <w:pStyle w:val="15"/>
        <w:spacing w:line="360" w:lineRule="exact"/>
        <w:ind w:left="4" w:firstLineChars="196" w:firstLine="412"/>
        <w:rPr>
          <w:sz w:val="21"/>
          <w:szCs w:val="21"/>
        </w:rPr>
      </w:pPr>
      <w:r>
        <w:rPr>
          <w:rFonts w:hint="eastAsia"/>
          <w:sz w:val="21"/>
          <w:szCs w:val="21"/>
        </w:rPr>
        <w:t>如果工程条件发生较大变化或由于其他原因导致对</w:t>
      </w:r>
      <w:r w:rsidR="00B74BCE" w:rsidRPr="00B74BCE">
        <w:rPr>
          <w:rFonts w:hint="eastAsia"/>
          <w:sz w:val="21"/>
          <w:szCs w:val="21"/>
        </w:rPr>
        <w:t>基于NMR快速检测技术的原油</w:t>
      </w:r>
      <w:r w:rsidR="00143C65">
        <w:rPr>
          <w:rFonts w:hint="eastAsia"/>
          <w:sz w:val="21"/>
          <w:szCs w:val="21"/>
        </w:rPr>
        <w:t>离线</w:t>
      </w:r>
      <w:r w:rsidR="00143C65">
        <w:rPr>
          <w:rFonts w:hint="eastAsia"/>
          <w:sz w:val="21"/>
          <w:szCs w:val="21"/>
        </w:rPr>
        <w:lastRenderedPageBreak/>
        <w:t>快评系统</w:t>
      </w:r>
      <w:r>
        <w:rPr>
          <w:rFonts w:hint="eastAsia"/>
          <w:sz w:val="21"/>
          <w:szCs w:val="21"/>
        </w:rPr>
        <w:t>需求改变时，供货方应及时无条件予以变更或更换。</w:t>
      </w:r>
    </w:p>
    <w:p w:rsidR="005C4C4D" w:rsidRDefault="00BE5D16" w:rsidP="00B74BCE">
      <w:pPr>
        <w:pStyle w:val="15"/>
        <w:spacing w:line="360" w:lineRule="exact"/>
        <w:ind w:left="4" w:firstLineChars="196" w:firstLine="412"/>
        <w:rPr>
          <w:sz w:val="21"/>
          <w:szCs w:val="21"/>
        </w:rPr>
      </w:pPr>
      <w:r>
        <w:rPr>
          <w:rFonts w:hint="eastAsia"/>
          <w:sz w:val="21"/>
          <w:szCs w:val="21"/>
        </w:rPr>
        <w:t>供货方最终报价技术文件中的条款、技术规格、数据等出现前后不一致或矛盾之处，原则上以对买方有利的条款，技术规格及数据为准。</w:t>
      </w:r>
    </w:p>
    <w:p w:rsidR="005C4C4D" w:rsidRDefault="00BE5D16" w:rsidP="00D5309E">
      <w:pPr>
        <w:pStyle w:val="Heading2"/>
        <w:numPr>
          <w:ilvl w:val="1"/>
          <w:numId w:val="1"/>
        </w:numPr>
        <w:tabs>
          <w:tab w:val="left" w:pos="864"/>
        </w:tabs>
      </w:pPr>
      <w:bookmarkStart w:id="133" w:name="_Toc298943820"/>
      <w:bookmarkStart w:id="134" w:name="_Toc534482053"/>
      <w:bookmarkStart w:id="135" w:name="_Toc306201241"/>
      <w:bookmarkStart w:id="136" w:name="_Toc306202845"/>
      <w:bookmarkStart w:id="137" w:name="_Toc324951659"/>
      <w:bookmarkEnd w:id="115"/>
      <w:bookmarkEnd w:id="116"/>
      <w:r>
        <w:rPr>
          <w:rFonts w:hint="eastAsia"/>
        </w:rPr>
        <w:t xml:space="preserve">  </w:t>
      </w:r>
      <w:bookmarkStart w:id="138" w:name="_Toc493789800"/>
      <w:bookmarkEnd w:id="133"/>
      <w:bookmarkEnd w:id="134"/>
      <w:bookmarkEnd w:id="135"/>
      <w:bookmarkEnd w:id="136"/>
      <w:bookmarkEnd w:id="137"/>
      <w:r>
        <w:rPr>
          <w:rFonts w:hint="eastAsia"/>
        </w:rPr>
        <w:t>基本技术要求</w:t>
      </w:r>
      <w:bookmarkEnd w:id="138"/>
    </w:p>
    <w:p w:rsidR="005C4C4D" w:rsidRDefault="00BE5D16" w:rsidP="00B74BCE">
      <w:pPr>
        <w:pStyle w:val="15"/>
        <w:spacing w:line="360" w:lineRule="exact"/>
        <w:ind w:left="4" w:firstLineChars="196" w:firstLine="412"/>
        <w:rPr>
          <w:sz w:val="21"/>
          <w:szCs w:val="21"/>
        </w:rPr>
      </w:pPr>
      <w:bookmarkStart w:id="139" w:name="_Toc298679733"/>
      <w:r>
        <w:rPr>
          <w:rFonts w:hint="eastAsia"/>
          <w:sz w:val="21"/>
          <w:szCs w:val="21"/>
        </w:rPr>
        <w:t>应满足马目原油罐区</w:t>
      </w:r>
      <w:r w:rsidR="00B74BCE" w:rsidRPr="00B74BCE">
        <w:rPr>
          <w:rFonts w:hint="eastAsia"/>
          <w:sz w:val="21"/>
          <w:szCs w:val="21"/>
        </w:rPr>
        <w:t>基于NMR快速检测技术的原油</w:t>
      </w:r>
      <w:r w:rsidR="00143C65">
        <w:rPr>
          <w:rFonts w:hint="eastAsia"/>
          <w:sz w:val="21"/>
          <w:szCs w:val="21"/>
        </w:rPr>
        <w:t>离线快评系统</w:t>
      </w:r>
      <w:r>
        <w:rPr>
          <w:rFonts w:hint="eastAsia"/>
          <w:sz w:val="21"/>
          <w:szCs w:val="21"/>
        </w:rPr>
        <w:t>技术规格书及其补充说明中的要求，具体见附件5。</w:t>
      </w:r>
    </w:p>
    <w:p w:rsidR="005C4C4D" w:rsidRDefault="00BE5D16" w:rsidP="00D5309E">
      <w:pPr>
        <w:pStyle w:val="Heading2"/>
        <w:numPr>
          <w:ilvl w:val="1"/>
          <w:numId w:val="1"/>
        </w:numPr>
        <w:tabs>
          <w:tab w:val="left" w:pos="864"/>
        </w:tabs>
      </w:pPr>
      <w:bookmarkStart w:id="140" w:name="_Toc306201256"/>
      <w:bookmarkStart w:id="141" w:name="_Toc306202860"/>
      <w:bookmarkStart w:id="142" w:name="_Toc324951674"/>
      <w:bookmarkStart w:id="143" w:name="_Toc534482068"/>
      <w:bookmarkStart w:id="144" w:name="_Toc452992378"/>
      <w:bookmarkStart w:id="145" w:name="_Toc493789801"/>
      <w:r>
        <w:rPr>
          <w:rFonts w:hint="eastAsia"/>
        </w:rPr>
        <w:t>标识</w:t>
      </w:r>
      <w:bookmarkEnd w:id="140"/>
      <w:bookmarkEnd w:id="141"/>
      <w:bookmarkEnd w:id="142"/>
      <w:bookmarkEnd w:id="143"/>
      <w:bookmarkEnd w:id="144"/>
      <w:bookmarkEnd w:id="145"/>
    </w:p>
    <w:p w:rsidR="005C4C4D" w:rsidRDefault="00BE5D16">
      <w:pPr>
        <w:pStyle w:val="15"/>
        <w:spacing w:line="360" w:lineRule="exact"/>
        <w:ind w:firstLine="420"/>
        <w:rPr>
          <w:sz w:val="21"/>
          <w:szCs w:val="21"/>
        </w:rPr>
      </w:pPr>
      <w:bookmarkStart w:id="146" w:name="_Toc452992379"/>
      <w:r>
        <w:rPr>
          <w:rFonts w:hint="eastAsia"/>
          <w:sz w:val="21"/>
          <w:szCs w:val="21"/>
        </w:rPr>
        <w:t xml:space="preserve">除非另有规定，仪表壳体或本体上应附有永久性的防腐不锈钢铭牌，铭牌文字语言应为中文或英文，内容应包括但不限于以下内容项： </w:t>
      </w:r>
    </w:p>
    <w:p w:rsidR="005C4C4D" w:rsidRDefault="00BE5D16">
      <w:pPr>
        <w:pStyle w:val="15"/>
        <w:spacing w:line="360" w:lineRule="exact"/>
        <w:ind w:firstLine="420"/>
        <w:rPr>
          <w:sz w:val="21"/>
          <w:szCs w:val="21"/>
        </w:rPr>
      </w:pPr>
      <w:r>
        <w:rPr>
          <w:sz w:val="21"/>
          <w:szCs w:val="21"/>
        </w:rPr>
        <w:t xml:space="preserve"> </w:t>
      </w:r>
      <w:r>
        <w:rPr>
          <w:rFonts w:hint="eastAsia"/>
          <w:sz w:val="21"/>
          <w:szCs w:val="21"/>
        </w:rPr>
        <w:t xml:space="preserve">制造商名称 Manufacturer's name </w:t>
      </w:r>
    </w:p>
    <w:p w:rsidR="005C4C4D" w:rsidRDefault="00BE5D16">
      <w:pPr>
        <w:pStyle w:val="15"/>
        <w:spacing w:line="360" w:lineRule="exact"/>
        <w:ind w:firstLine="420"/>
        <w:rPr>
          <w:sz w:val="21"/>
          <w:szCs w:val="21"/>
        </w:rPr>
      </w:pPr>
      <w:r>
        <w:rPr>
          <w:sz w:val="21"/>
          <w:szCs w:val="21"/>
        </w:rPr>
        <w:t xml:space="preserve"> </w:t>
      </w:r>
      <w:r>
        <w:rPr>
          <w:rFonts w:hint="eastAsia"/>
          <w:sz w:val="21"/>
          <w:szCs w:val="21"/>
        </w:rPr>
        <w:t xml:space="preserve">型号代码 Model number </w:t>
      </w:r>
    </w:p>
    <w:p w:rsidR="005C4C4D" w:rsidRDefault="00BE5D16">
      <w:pPr>
        <w:pStyle w:val="15"/>
        <w:spacing w:line="360" w:lineRule="exact"/>
        <w:ind w:firstLine="420"/>
        <w:rPr>
          <w:sz w:val="21"/>
          <w:szCs w:val="21"/>
        </w:rPr>
      </w:pPr>
      <w:r>
        <w:rPr>
          <w:sz w:val="21"/>
          <w:szCs w:val="21"/>
        </w:rPr>
        <w:t xml:space="preserve"> </w:t>
      </w:r>
      <w:r>
        <w:rPr>
          <w:rFonts w:hint="eastAsia"/>
          <w:sz w:val="21"/>
          <w:szCs w:val="21"/>
        </w:rPr>
        <w:t xml:space="preserve">防爆认证 Hazardous area certification </w:t>
      </w:r>
    </w:p>
    <w:p w:rsidR="005C4C4D" w:rsidRDefault="00BE5D16">
      <w:pPr>
        <w:pStyle w:val="15"/>
        <w:spacing w:line="360" w:lineRule="exact"/>
        <w:ind w:firstLine="420"/>
        <w:rPr>
          <w:sz w:val="21"/>
          <w:szCs w:val="21"/>
        </w:rPr>
      </w:pPr>
      <w:r>
        <w:rPr>
          <w:rFonts w:hint="eastAsia"/>
          <w:sz w:val="21"/>
          <w:szCs w:val="21"/>
        </w:rPr>
        <w:t xml:space="preserve">   防护等级 Protection level</w:t>
      </w:r>
    </w:p>
    <w:p w:rsidR="005C4C4D" w:rsidRDefault="00BE5D16">
      <w:pPr>
        <w:pStyle w:val="15"/>
        <w:spacing w:line="360" w:lineRule="exact"/>
        <w:ind w:firstLine="420"/>
        <w:rPr>
          <w:sz w:val="21"/>
          <w:szCs w:val="21"/>
        </w:rPr>
      </w:pPr>
      <w:r>
        <w:rPr>
          <w:sz w:val="21"/>
          <w:szCs w:val="21"/>
        </w:rPr>
        <w:t xml:space="preserve"> </w:t>
      </w:r>
      <w:r>
        <w:rPr>
          <w:rFonts w:hint="eastAsia"/>
          <w:sz w:val="21"/>
          <w:szCs w:val="21"/>
        </w:rPr>
        <w:t>制造年限 Year of Manufacture</w:t>
      </w:r>
    </w:p>
    <w:p w:rsidR="005C4C4D" w:rsidRDefault="00BE5D16">
      <w:pPr>
        <w:pStyle w:val="15"/>
        <w:spacing w:line="360" w:lineRule="exact"/>
        <w:ind w:firstLine="420"/>
        <w:rPr>
          <w:sz w:val="21"/>
          <w:szCs w:val="21"/>
        </w:rPr>
      </w:pPr>
      <w:r>
        <w:rPr>
          <w:sz w:val="21"/>
          <w:szCs w:val="21"/>
        </w:rPr>
        <w:t xml:space="preserve"> </w:t>
      </w:r>
      <w:r>
        <w:rPr>
          <w:rFonts w:hint="eastAsia"/>
          <w:sz w:val="21"/>
          <w:szCs w:val="21"/>
        </w:rPr>
        <w:t xml:space="preserve">认证机构 Certifying authority </w:t>
      </w:r>
    </w:p>
    <w:p w:rsidR="005C4C4D" w:rsidRDefault="00BE5D16">
      <w:pPr>
        <w:pStyle w:val="15"/>
        <w:spacing w:line="360" w:lineRule="exact"/>
        <w:ind w:firstLine="420"/>
        <w:rPr>
          <w:sz w:val="21"/>
          <w:szCs w:val="21"/>
        </w:rPr>
      </w:pPr>
      <w:r>
        <w:rPr>
          <w:sz w:val="21"/>
          <w:szCs w:val="21"/>
        </w:rPr>
        <w:t xml:space="preserve"> </w:t>
      </w:r>
      <w:r>
        <w:rPr>
          <w:rFonts w:hint="eastAsia"/>
          <w:sz w:val="21"/>
          <w:szCs w:val="21"/>
        </w:rPr>
        <w:t xml:space="preserve">序列号 Serial number </w:t>
      </w:r>
    </w:p>
    <w:p w:rsidR="005C4C4D" w:rsidRDefault="00BE5D16">
      <w:pPr>
        <w:pStyle w:val="15"/>
        <w:spacing w:line="360" w:lineRule="exact"/>
        <w:ind w:firstLine="420"/>
        <w:rPr>
          <w:sz w:val="21"/>
          <w:szCs w:val="21"/>
        </w:rPr>
      </w:pPr>
      <w:r>
        <w:rPr>
          <w:rFonts w:hint="eastAsia"/>
          <w:sz w:val="21"/>
          <w:szCs w:val="21"/>
        </w:rPr>
        <w:t xml:space="preserve">   位号 tag number</w:t>
      </w:r>
    </w:p>
    <w:p w:rsidR="005C4C4D" w:rsidRDefault="00BE5D16" w:rsidP="00D5309E">
      <w:pPr>
        <w:pStyle w:val="Heading2"/>
        <w:numPr>
          <w:ilvl w:val="1"/>
          <w:numId w:val="1"/>
        </w:numPr>
        <w:tabs>
          <w:tab w:val="left" w:pos="864"/>
        </w:tabs>
      </w:pPr>
      <w:bookmarkStart w:id="147" w:name="_Toc493789802"/>
      <w:r>
        <w:rPr>
          <w:rFonts w:hint="eastAsia"/>
        </w:rPr>
        <w:t>其他</w:t>
      </w:r>
      <w:bookmarkEnd w:id="146"/>
      <w:bookmarkEnd w:id="147"/>
    </w:p>
    <w:p w:rsidR="005C4C4D" w:rsidRDefault="00BE5D16" w:rsidP="00D5309E">
      <w:pPr>
        <w:pStyle w:val="Heading3"/>
        <w:numPr>
          <w:ilvl w:val="2"/>
          <w:numId w:val="1"/>
        </w:numPr>
        <w:tabs>
          <w:tab w:val="left" w:pos="864"/>
        </w:tabs>
      </w:pPr>
      <w:bookmarkStart w:id="148" w:name="_Toc493789803"/>
      <w:bookmarkStart w:id="149" w:name="_Toc452992380"/>
      <w:r>
        <w:rPr>
          <w:rFonts w:hint="eastAsia"/>
        </w:rPr>
        <w:t>工艺条件</w:t>
      </w:r>
      <w:bookmarkEnd w:id="148"/>
    </w:p>
    <w:p w:rsidR="005C4C4D" w:rsidRDefault="00F15A6D">
      <w:pPr>
        <w:pStyle w:val="ParNormal"/>
        <w:rPr>
          <w:snapToGrid w:val="0"/>
        </w:rPr>
      </w:pPr>
      <w:bookmarkStart w:id="150" w:name="_Toc469498440"/>
      <w:r>
        <w:rPr>
          <w:rFonts w:hint="eastAsia"/>
          <w:snapToGrid w:val="0"/>
        </w:rPr>
        <w:t>无</w:t>
      </w:r>
    </w:p>
    <w:p w:rsidR="005C4C4D" w:rsidRDefault="00BE5D16" w:rsidP="00D5309E">
      <w:pPr>
        <w:pStyle w:val="Heading3"/>
        <w:numPr>
          <w:ilvl w:val="2"/>
          <w:numId w:val="1"/>
        </w:numPr>
        <w:tabs>
          <w:tab w:val="left" w:pos="864"/>
        </w:tabs>
      </w:pPr>
      <w:bookmarkStart w:id="151" w:name="_Toc493789804"/>
      <w:bookmarkEnd w:id="150"/>
      <w:r>
        <w:rPr>
          <w:rFonts w:hint="eastAsia"/>
        </w:rPr>
        <w:t>公用工程要求</w:t>
      </w:r>
      <w:bookmarkEnd w:id="151"/>
    </w:p>
    <w:p w:rsidR="005C4C4D" w:rsidRPr="00B74BCE" w:rsidRDefault="00BE5D16">
      <w:pPr>
        <w:tabs>
          <w:tab w:val="right" w:leader="dot" w:pos="8640"/>
        </w:tabs>
        <w:spacing w:line="300" w:lineRule="auto"/>
        <w:ind w:firstLineChars="200" w:firstLine="468"/>
        <w:rPr>
          <w:rFonts w:ascii="宋体" w:hAnsi="宋体" w:cs="Arial"/>
          <w:spacing w:val="-3"/>
          <w:sz w:val="24"/>
        </w:rPr>
      </w:pPr>
      <w:r>
        <w:rPr>
          <w:rFonts w:ascii="宋体" w:hAnsi="宋体" w:cs="Arial"/>
          <w:spacing w:val="-3"/>
          <w:sz w:val="24"/>
        </w:rPr>
        <w:t>UPS</w:t>
      </w:r>
      <w:r>
        <w:rPr>
          <w:rFonts w:ascii="宋体" w:hAnsi="宋体" w:cs="Arial" w:hint="eastAsia"/>
          <w:spacing w:val="-3"/>
          <w:sz w:val="24"/>
        </w:rPr>
        <w:t>电源</w:t>
      </w:r>
      <w:r>
        <w:rPr>
          <w:rFonts w:ascii="宋体" w:hAnsi="宋体" w:cs="Arial" w:hint="eastAsia"/>
          <w:spacing w:val="-3"/>
          <w:sz w:val="24"/>
          <w:lang w:val="fr-FR"/>
        </w:rPr>
        <w:tab/>
      </w:r>
      <w:r>
        <w:rPr>
          <w:rFonts w:ascii="宋体" w:hAnsi="宋体" w:cs="Arial" w:hint="eastAsia"/>
          <w:spacing w:val="-3"/>
          <w:sz w:val="24"/>
        </w:rPr>
        <w:t>22</w:t>
      </w:r>
      <w:r>
        <w:rPr>
          <w:rFonts w:ascii="宋体" w:hAnsi="宋体" w:cs="Arial" w:hint="eastAsia"/>
          <w:spacing w:val="-3"/>
          <w:sz w:val="24"/>
          <w:lang w:val="fr-FR"/>
        </w:rPr>
        <w:t>0VAC</w:t>
      </w:r>
      <w:r w:rsidR="00B74BCE">
        <w:rPr>
          <w:rFonts w:ascii="宋体" w:hAnsi="宋体" w:cs="Arial" w:hint="eastAsia"/>
          <w:spacing w:val="-3"/>
          <w:sz w:val="24"/>
          <w:lang w:val="fr-FR"/>
        </w:rPr>
        <w:t>，</w:t>
      </w:r>
      <w:r w:rsidR="00847163">
        <w:rPr>
          <w:rFonts w:ascii="宋体" w:hAnsi="宋体" w:cs="Arial" w:hint="eastAsia"/>
          <w:spacing w:val="-3"/>
          <w:sz w:val="24"/>
          <w:lang w:val="fr-FR"/>
        </w:rPr>
        <w:t>1</w:t>
      </w:r>
      <w:r w:rsidR="00B74BCE">
        <w:rPr>
          <w:rFonts w:ascii="宋体" w:hAnsi="宋体" w:cs="Arial"/>
          <w:spacing w:val="-3"/>
          <w:sz w:val="24"/>
        </w:rPr>
        <w:t>5A</w:t>
      </w:r>
    </w:p>
    <w:p w:rsidR="005C4C4D" w:rsidRDefault="00BE5D16">
      <w:pPr>
        <w:tabs>
          <w:tab w:val="right" w:leader="dot" w:pos="8640"/>
        </w:tabs>
        <w:spacing w:line="300" w:lineRule="auto"/>
        <w:ind w:firstLineChars="200" w:firstLine="468"/>
        <w:rPr>
          <w:rFonts w:ascii="宋体" w:hAnsi="宋体" w:cs="Arial"/>
          <w:spacing w:val="-3"/>
          <w:sz w:val="24"/>
        </w:rPr>
      </w:pPr>
      <w:r>
        <w:rPr>
          <w:rFonts w:ascii="宋体" w:hAnsi="宋体" w:cs="Arial" w:hint="eastAsia"/>
          <w:spacing w:val="-3"/>
          <w:sz w:val="24"/>
        </w:rPr>
        <w:t>电话线</w:t>
      </w:r>
      <w:r>
        <w:rPr>
          <w:rFonts w:ascii="宋体" w:hAnsi="宋体" w:cs="Arial" w:hint="eastAsia"/>
          <w:spacing w:val="-3"/>
          <w:sz w:val="24"/>
        </w:rPr>
        <w:tab/>
        <w:t>专用,直接拨号,模拟信号/ADSL备用</w:t>
      </w:r>
    </w:p>
    <w:p w:rsidR="00B74BCE" w:rsidRDefault="00B74BCE">
      <w:pPr>
        <w:tabs>
          <w:tab w:val="right" w:leader="dot" w:pos="8640"/>
        </w:tabs>
        <w:spacing w:line="300" w:lineRule="auto"/>
        <w:ind w:firstLineChars="200" w:firstLine="468"/>
        <w:rPr>
          <w:rFonts w:ascii="宋体" w:hAnsi="宋体" w:cs="Arial"/>
          <w:spacing w:val="-3"/>
          <w:sz w:val="24"/>
        </w:rPr>
      </w:pPr>
      <w:r>
        <w:rPr>
          <w:rFonts w:ascii="宋体" w:hAnsi="宋体" w:cs="Arial" w:hint="eastAsia"/>
          <w:spacing w:val="-3"/>
          <w:sz w:val="24"/>
        </w:rPr>
        <w:t>NMR分析仪器所在房间需要配置空调</w:t>
      </w:r>
    </w:p>
    <w:p w:rsidR="005C4C4D" w:rsidRDefault="00BE5D16" w:rsidP="00D5309E">
      <w:pPr>
        <w:pStyle w:val="Heading1"/>
        <w:numPr>
          <w:ilvl w:val="0"/>
          <w:numId w:val="1"/>
        </w:numPr>
        <w:tabs>
          <w:tab w:val="left" w:pos="864"/>
        </w:tabs>
      </w:pPr>
      <w:bookmarkStart w:id="152" w:name="_Toc493789805"/>
      <w:r>
        <w:rPr>
          <w:rFonts w:hint="eastAsia"/>
        </w:rPr>
        <w:t>主要零部件材质清单</w:t>
      </w:r>
      <w:bookmarkEnd w:id="149"/>
      <w:bookmarkEnd w:id="152"/>
    </w:p>
    <w:p w:rsidR="005C4C4D" w:rsidRDefault="00BE5D16">
      <w:r>
        <w:rPr>
          <w:rFonts w:hint="eastAsia"/>
        </w:rPr>
        <w:t>见</w:t>
      </w:r>
      <w:r>
        <w:t>供货清单</w:t>
      </w:r>
    </w:p>
    <w:p w:rsidR="005C4C4D" w:rsidRPr="00D5309E" w:rsidRDefault="00BE5D16" w:rsidP="00D5309E">
      <w:pPr>
        <w:pStyle w:val="Heading1"/>
        <w:numPr>
          <w:ilvl w:val="0"/>
          <w:numId w:val="1"/>
        </w:numPr>
        <w:tabs>
          <w:tab w:val="left" w:pos="864"/>
        </w:tabs>
      </w:pPr>
      <w:bookmarkStart w:id="153" w:name="_Toc493789806"/>
      <w:r>
        <w:rPr>
          <w:rFonts w:hint="eastAsia"/>
        </w:rPr>
        <w:lastRenderedPageBreak/>
        <w:t>偏离</w:t>
      </w:r>
      <w:r w:rsidRPr="00D5309E">
        <w:rPr>
          <w:rFonts w:hint="eastAsia"/>
        </w:rPr>
        <w:t>\</w:t>
      </w:r>
      <w:r>
        <w:rPr>
          <w:rFonts w:hint="eastAsia"/>
        </w:rPr>
        <w:t>替代</w:t>
      </w:r>
      <w:r w:rsidRPr="00D5309E">
        <w:rPr>
          <w:rFonts w:hint="eastAsia"/>
        </w:rPr>
        <w:t>\</w:t>
      </w:r>
      <w:r>
        <w:rPr>
          <w:rFonts w:hint="eastAsia"/>
        </w:rPr>
        <w:t>澄清</w:t>
      </w:r>
      <w:bookmarkEnd w:id="153"/>
    </w:p>
    <w:p w:rsidR="005C4C4D" w:rsidRDefault="00BE5D16">
      <w:pPr>
        <w:pStyle w:val="15"/>
        <w:spacing w:line="360" w:lineRule="exact"/>
        <w:ind w:firstLine="420"/>
        <w:rPr>
          <w:sz w:val="21"/>
          <w:szCs w:val="21"/>
        </w:rPr>
      </w:pPr>
      <w:bookmarkStart w:id="154" w:name="_Toc306201270"/>
      <w:bookmarkStart w:id="155" w:name="_Toc306202874"/>
      <w:bookmarkStart w:id="156" w:name="_Toc324951688"/>
      <w:bookmarkStart w:id="157" w:name="_Toc452992384"/>
      <w:bookmarkStart w:id="158" w:name="_Toc131262659"/>
      <w:bookmarkStart w:id="159" w:name="_Toc138862996"/>
      <w:bookmarkStart w:id="160" w:name="_Toc140543723"/>
      <w:bookmarkStart w:id="161" w:name="_Toc140544278"/>
      <w:bookmarkStart w:id="162" w:name="_Toc140597051"/>
      <w:bookmarkStart w:id="163" w:name="_Toc298665923"/>
      <w:bookmarkStart w:id="164" w:name="_Toc298679759"/>
      <w:bookmarkStart w:id="165" w:name="_Toc298943841"/>
      <w:bookmarkStart w:id="166" w:name="_Toc140544090"/>
      <w:bookmarkStart w:id="167" w:name="_Toc534482082"/>
      <w:r>
        <w:rPr>
          <w:rFonts w:hint="eastAsia"/>
          <w:sz w:val="21"/>
          <w:szCs w:val="21"/>
        </w:rPr>
        <w:t xml:space="preserve"> 卖方应在全部阅读和理解的基础上，逐条款响应招标文件（询价书、仪表规格书/数据表、工程规定及其他附件）中的技术要求形成偏离表，对于各偏差项，需要业主批准同意后方可继续执行。</w:t>
      </w:r>
    </w:p>
    <w:p w:rsidR="005C4C4D" w:rsidRDefault="00BE5D16">
      <w:pPr>
        <w:pStyle w:val="15"/>
        <w:spacing w:line="360" w:lineRule="exact"/>
        <w:ind w:firstLine="420"/>
        <w:rPr>
          <w:sz w:val="21"/>
          <w:szCs w:val="21"/>
        </w:rPr>
      </w:pPr>
      <w:r>
        <w:rPr>
          <w:rFonts w:hint="eastAsia"/>
          <w:sz w:val="21"/>
          <w:szCs w:val="21"/>
        </w:rPr>
        <w:t>合同签订后，无论任何原因任何时间，当卖方所供产品与合同要求出现不一致时，卖方有责任对所供产品进行无偿的改正或更换。因此产生的任何偏离项的唯一责任方为卖方。</w:t>
      </w:r>
    </w:p>
    <w:p w:rsidR="005C4C4D" w:rsidRDefault="00BE5D16">
      <w:pPr>
        <w:pStyle w:val="15"/>
        <w:spacing w:line="360" w:lineRule="exact"/>
        <w:ind w:firstLine="420"/>
        <w:rPr>
          <w:sz w:val="21"/>
          <w:szCs w:val="21"/>
        </w:rPr>
      </w:pPr>
      <w:r>
        <w:rPr>
          <w:rFonts w:hint="eastAsia"/>
          <w:sz w:val="21"/>
          <w:szCs w:val="21"/>
        </w:rPr>
        <w:t>具体见附件3</w:t>
      </w:r>
    </w:p>
    <w:p w:rsidR="005C4C4D" w:rsidRDefault="00BE5D16" w:rsidP="00D5309E">
      <w:pPr>
        <w:pStyle w:val="Heading1"/>
        <w:numPr>
          <w:ilvl w:val="0"/>
          <w:numId w:val="1"/>
        </w:numPr>
        <w:tabs>
          <w:tab w:val="left" w:pos="864"/>
        </w:tabs>
      </w:pPr>
      <w:bookmarkStart w:id="168" w:name="_Toc493789807"/>
      <w:r>
        <w:rPr>
          <w:rFonts w:hint="eastAsia"/>
        </w:rPr>
        <w:t>检验、测试、验收</w:t>
      </w:r>
      <w:bookmarkStart w:id="169" w:name="_Toc140597052"/>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5C4C4D" w:rsidRDefault="00BE5D16" w:rsidP="00D5309E">
      <w:pPr>
        <w:pStyle w:val="Heading2"/>
        <w:numPr>
          <w:ilvl w:val="1"/>
          <w:numId w:val="1"/>
        </w:numPr>
        <w:tabs>
          <w:tab w:val="left" w:pos="864"/>
        </w:tabs>
      </w:pPr>
      <w:bookmarkStart w:id="170" w:name="_Toc493789808"/>
      <w:r>
        <w:rPr>
          <w:rFonts w:hint="eastAsia"/>
        </w:rPr>
        <w:t>检验标准</w:t>
      </w:r>
      <w:bookmarkEnd w:id="170"/>
    </w:p>
    <w:p w:rsidR="005C4C4D" w:rsidRDefault="00BE5D16">
      <w:pPr>
        <w:pStyle w:val="15"/>
        <w:spacing w:line="360" w:lineRule="exact"/>
        <w:ind w:firstLine="420"/>
        <w:rPr>
          <w:sz w:val="21"/>
          <w:szCs w:val="21"/>
        </w:rPr>
      </w:pPr>
      <w:r>
        <w:rPr>
          <w:rFonts w:hint="eastAsia"/>
          <w:sz w:val="21"/>
          <w:szCs w:val="21"/>
        </w:rPr>
        <w:t>买方可以严格按照制造厂的检验标准对</w:t>
      </w:r>
      <w:r w:rsidR="00843572" w:rsidRPr="00843572">
        <w:rPr>
          <w:rFonts w:hint="eastAsia"/>
          <w:sz w:val="21"/>
          <w:szCs w:val="21"/>
        </w:rPr>
        <w:t>基于NMR快速检测技术的原油</w:t>
      </w:r>
      <w:r w:rsidR="00143C65">
        <w:rPr>
          <w:rFonts w:hint="eastAsia"/>
          <w:sz w:val="21"/>
          <w:szCs w:val="21"/>
        </w:rPr>
        <w:t>离线快评系统</w:t>
      </w:r>
      <w:r>
        <w:rPr>
          <w:rFonts w:hint="eastAsia"/>
          <w:sz w:val="21"/>
          <w:szCs w:val="21"/>
        </w:rPr>
        <w:t>、硬件及其他设备进行评估检验。</w:t>
      </w:r>
    </w:p>
    <w:p w:rsidR="005C4C4D" w:rsidRDefault="00BE5D16" w:rsidP="00D5309E">
      <w:pPr>
        <w:pStyle w:val="Heading2"/>
        <w:numPr>
          <w:ilvl w:val="1"/>
          <w:numId w:val="1"/>
        </w:numPr>
        <w:tabs>
          <w:tab w:val="left" w:pos="864"/>
        </w:tabs>
      </w:pPr>
      <w:bookmarkStart w:id="171" w:name="_Toc493789809"/>
      <w:r>
        <w:rPr>
          <w:rFonts w:hint="eastAsia"/>
        </w:rPr>
        <w:t>整体性能测试</w:t>
      </w:r>
      <w:bookmarkEnd w:id="171"/>
    </w:p>
    <w:p w:rsidR="005C4C4D" w:rsidRDefault="00BE5D16" w:rsidP="00843572">
      <w:pPr>
        <w:pStyle w:val="15"/>
        <w:spacing w:line="360" w:lineRule="exact"/>
        <w:ind w:firstLine="420"/>
        <w:rPr>
          <w:sz w:val="21"/>
          <w:szCs w:val="21"/>
        </w:rPr>
      </w:pPr>
      <w:r>
        <w:rPr>
          <w:rFonts w:hint="eastAsia"/>
          <w:sz w:val="21"/>
          <w:szCs w:val="21"/>
        </w:rPr>
        <w:t>卖方负责</w:t>
      </w:r>
      <w:r w:rsidR="00843572" w:rsidRPr="00843572">
        <w:rPr>
          <w:rFonts w:hint="eastAsia"/>
          <w:sz w:val="21"/>
          <w:szCs w:val="21"/>
        </w:rPr>
        <w:t>基于NMR快速检测技术的原油</w:t>
      </w:r>
      <w:r w:rsidR="00143C65">
        <w:rPr>
          <w:rFonts w:hint="eastAsia"/>
          <w:sz w:val="21"/>
          <w:szCs w:val="21"/>
        </w:rPr>
        <w:t>离线快评系统</w:t>
      </w:r>
      <w:r w:rsidRPr="00843572">
        <w:rPr>
          <w:rFonts w:hint="eastAsia"/>
          <w:sz w:val="21"/>
          <w:szCs w:val="21"/>
        </w:rPr>
        <w:t>的整体性能测试。</w:t>
      </w:r>
    </w:p>
    <w:p w:rsidR="005C4C4D" w:rsidRDefault="00BE5D16" w:rsidP="00D5309E">
      <w:pPr>
        <w:pStyle w:val="Heading2"/>
        <w:numPr>
          <w:ilvl w:val="1"/>
          <w:numId w:val="1"/>
        </w:numPr>
        <w:tabs>
          <w:tab w:val="left" w:pos="864"/>
        </w:tabs>
      </w:pPr>
      <w:bookmarkStart w:id="172" w:name="_Toc493789810"/>
      <w:r>
        <w:rPr>
          <w:rFonts w:hint="eastAsia"/>
        </w:rPr>
        <w:t>制造厂试验和用户见证项目</w:t>
      </w:r>
      <w:bookmarkEnd w:id="172"/>
    </w:p>
    <w:p w:rsidR="005C4C4D" w:rsidRDefault="00BE5D16">
      <w:pPr>
        <w:pStyle w:val="15"/>
        <w:spacing w:line="360" w:lineRule="exact"/>
        <w:ind w:firstLine="420"/>
        <w:rPr>
          <w:sz w:val="21"/>
          <w:szCs w:val="21"/>
        </w:rPr>
      </w:pPr>
      <w:r>
        <w:rPr>
          <w:rFonts w:hint="eastAsia"/>
          <w:sz w:val="21"/>
          <w:szCs w:val="21"/>
        </w:rPr>
        <w:t>卖方提供详细的检验测试程序和计划交买方认可。买方有权随时进行检查。</w:t>
      </w:r>
    </w:p>
    <w:p w:rsidR="005C4C4D" w:rsidRDefault="00BE5D16">
      <w:pPr>
        <w:pStyle w:val="15"/>
        <w:spacing w:line="360" w:lineRule="exact"/>
        <w:ind w:firstLine="420"/>
        <w:rPr>
          <w:sz w:val="21"/>
          <w:szCs w:val="21"/>
        </w:rPr>
      </w:pPr>
      <w:r>
        <w:rPr>
          <w:rFonts w:hint="eastAsia"/>
          <w:sz w:val="21"/>
          <w:szCs w:val="21"/>
        </w:rPr>
        <w:t>卖方负责提供出厂验收报告。</w:t>
      </w:r>
    </w:p>
    <w:p w:rsidR="005C4C4D" w:rsidRDefault="00BE5D16" w:rsidP="00D5309E">
      <w:pPr>
        <w:pStyle w:val="Heading2"/>
        <w:numPr>
          <w:ilvl w:val="1"/>
          <w:numId w:val="1"/>
        </w:numPr>
        <w:tabs>
          <w:tab w:val="left" w:pos="864"/>
        </w:tabs>
      </w:pPr>
      <w:bookmarkStart w:id="173" w:name="_Toc306202880"/>
      <w:bookmarkStart w:id="174" w:name="_Toc324951693"/>
      <w:bookmarkStart w:id="175" w:name="_Toc298665924"/>
      <w:bookmarkStart w:id="176" w:name="_Toc298679760"/>
      <w:bookmarkStart w:id="177" w:name="_Toc298943842"/>
      <w:bookmarkStart w:id="178" w:name="_Toc534482088"/>
      <w:bookmarkStart w:id="179" w:name="_Toc306201276"/>
      <w:r>
        <w:rPr>
          <w:rFonts w:hint="eastAsia"/>
        </w:rPr>
        <w:t xml:space="preserve"> </w:t>
      </w:r>
      <w:bookmarkStart w:id="180" w:name="_Toc493789811"/>
      <w:bookmarkEnd w:id="169"/>
      <w:bookmarkEnd w:id="173"/>
      <w:bookmarkEnd w:id="174"/>
      <w:bookmarkEnd w:id="175"/>
      <w:bookmarkEnd w:id="176"/>
      <w:bookmarkEnd w:id="177"/>
      <w:bookmarkEnd w:id="178"/>
      <w:bookmarkEnd w:id="179"/>
      <w:r>
        <w:rPr>
          <w:rFonts w:hint="eastAsia"/>
        </w:rPr>
        <w:t>验收要求</w:t>
      </w:r>
      <w:bookmarkEnd w:id="180"/>
    </w:p>
    <w:bookmarkEnd w:id="139"/>
    <w:p w:rsidR="005C4C4D" w:rsidRDefault="00BE5D16">
      <w:pPr>
        <w:pStyle w:val="15"/>
        <w:spacing w:line="360" w:lineRule="exact"/>
        <w:ind w:firstLine="420"/>
        <w:rPr>
          <w:sz w:val="21"/>
          <w:szCs w:val="21"/>
        </w:rPr>
      </w:pPr>
      <w:r>
        <w:rPr>
          <w:rFonts w:hint="eastAsia"/>
          <w:sz w:val="21"/>
          <w:szCs w:val="21"/>
        </w:rPr>
        <w:t>开箱验收内容：</w:t>
      </w:r>
    </w:p>
    <w:p w:rsidR="005C4C4D" w:rsidRDefault="00BE5D16">
      <w:pPr>
        <w:pStyle w:val="15"/>
        <w:spacing w:line="360" w:lineRule="exact"/>
        <w:ind w:firstLine="420"/>
        <w:rPr>
          <w:sz w:val="21"/>
          <w:szCs w:val="21"/>
        </w:rPr>
      </w:pPr>
      <w:r>
        <w:rPr>
          <w:rFonts w:hint="eastAsia"/>
          <w:sz w:val="21"/>
          <w:szCs w:val="21"/>
        </w:rPr>
        <w:t>设备到用户现场后，卖方应派人员至现场与买方共同开箱验收，具体内容为：</w:t>
      </w:r>
    </w:p>
    <w:p w:rsidR="005C4C4D" w:rsidRDefault="00BE5D16">
      <w:pPr>
        <w:pStyle w:val="15"/>
        <w:spacing w:line="360" w:lineRule="exact"/>
        <w:ind w:firstLine="420"/>
        <w:rPr>
          <w:sz w:val="21"/>
          <w:szCs w:val="21"/>
        </w:rPr>
      </w:pPr>
      <w:r>
        <w:rPr>
          <w:rFonts w:hint="eastAsia"/>
          <w:sz w:val="21"/>
          <w:szCs w:val="21"/>
        </w:rPr>
        <w:t>1) 资料：资料完整与买方要求的内容及数量正确。</w:t>
      </w:r>
    </w:p>
    <w:p w:rsidR="005C4C4D" w:rsidRDefault="00BE5D16">
      <w:pPr>
        <w:pStyle w:val="15"/>
        <w:spacing w:line="360" w:lineRule="exact"/>
        <w:ind w:firstLine="420"/>
        <w:rPr>
          <w:sz w:val="21"/>
          <w:szCs w:val="21"/>
        </w:rPr>
      </w:pPr>
      <w:r>
        <w:rPr>
          <w:rFonts w:hint="eastAsia"/>
          <w:sz w:val="21"/>
          <w:szCs w:val="21"/>
        </w:rPr>
        <w:t>2) 外观：卖方所有设备的材质、外观、喷漆、电缆的外壳和接头完好，各部件完整。</w:t>
      </w:r>
    </w:p>
    <w:p w:rsidR="005C4C4D" w:rsidRDefault="00BE5D16">
      <w:pPr>
        <w:pStyle w:val="15"/>
        <w:spacing w:line="360" w:lineRule="exact"/>
        <w:ind w:firstLine="420"/>
        <w:rPr>
          <w:sz w:val="21"/>
          <w:szCs w:val="21"/>
        </w:rPr>
      </w:pPr>
      <w:r>
        <w:rPr>
          <w:rFonts w:hint="eastAsia"/>
          <w:sz w:val="21"/>
          <w:szCs w:val="21"/>
        </w:rPr>
        <w:t>3) 所有设备应完整，标记清晰。</w:t>
      </w:r>
    </w:p>
    <w:p w:rsidR="005C4C4D" w:rsidRDefault="00BE5D16">
      <w:pPr>
        <w:pStyle w:val="15"/>
        <w:spacing w:line="360" w:lineRule="exact"/>
        <w:ind w:firstLine="420"/>
        <w:rPr>
          <w:sz w:val="21"/>
          <w:szCs w:val="21"/>
        </w:rPr>
      </w:pPr>
      <w:r>
        <w:rPr>
          <w:rFonts w:hint="eastAsia"/>
          <w:sz w:val="21"/>
          <w:szCs w:val="21"/>
        </w:rPr>
        <w:t>本项目分如下阶段执行，验收的目的是为保证项目按预定的计划和技术要求得到完整地执行。买方现场性能验收内容：</w:t>
      </w:r>
    </w:p>
    <w:p w:rsidR="005C4C4D" w:rsidRDefault="00BE5D16">
      <w:pPr>
        <w:pStyle w:val="15"/>
        <w:spacing w:line="360" w:lineRule="exact"/>
        <w:ind w:firstLine="420"/>
        <w:rPr>
          <w:sz w:val="21"/>
          <w:szCs w:val="21"/>
        </w:rPr>
      </w:pPr>
      <w:r>
        <w:rPr>
          <w:rFonts w:hint="eastAsia"/>
          <w:sz w:val="21"/>
          <w:szCs w:val="21"/>
        </w:rPr>
        <w:t>1) 分析仪器的检验</w:t>
      </w:r>
    </w:p>
    <w:p w:rsidR="005C4C4D" w:rsidRDefault="00BE5D16">
      <w:pPr>
        <w:pStyle w:val="15"/>
        <w:spacing w:line="360" w:lineRule="exact"/>
        <w:ind w:firstLine="420"/>
        <w:rPr>
          <w:sz w:val="21"/>
          <w:szCs w:val="21"/>
        </w:rPr>
      </w:pPr>
      <w:r>
        <w:rPr>
          <w:rFonts w:hint="eastAsia"/>
          <w:sz w:val="21"/>
          <w:szCs w:val="21"/>
        </w:rPr>
        <w:t>分析仪器的稳定性测试需要满足验收文件的标准要求。</w:t>
      </w:r>
    </w:p>
    <w:p w:rsidR="005C4C4D" w:rsidRDefault="00BE5D16">
      <w:pPr>
        <w:pStyle w:val="15"/>
        <w:spacing w:line="360" w:lineRule="exact"/>
        <w:ind w:firstLine="420"/>
        <w:rPr>
          <w:sz w:val="21"/>
          <w:szCs w:val="21"/>
        </w:rPr>
      </w:pPr>
      <w:r>
        <w:rPr>
          <w:rFonts w:hint="eastAsia"/>
          <w:sz w:val="21"/>
          <w:szCs w:val="21"/>
        </w:rPr>
        <w:t>2) 项目功能设计</w:t>
      </w:r>
    </w:p>
    <w:p w:rsidR="005C4C4D" w:rsidRDefault="00BE5D16">
      <w:pPr>
        <w:pStyle w:val="15"/>
        <w:spacing w:line="360" w:lineRule="exact"/>
        <w:ind w:firstLine="420"/>
        <w:rPr>
          <w:sz w:val="21"/>
          <w:szCs w:val="21"/>
        </w:rPr>
      </w:pPr>
      <w:r>
        <w:rPr>
          <w:rFonts w:hint="eastAsia"/>
          <w:sz w:val="21"/>
          <w:szCs w:val="21"/>
        </w:rPr>
        <w:t>功能设计应能满足用户原油</w:t>
      </w:r>
      <w:r w:rsidR="003173C6">
        <w:rPr>
          <w:rFonts w:hint="eastAsia"/>
          <w:sz w:val="21"/>
          <w:szCs w:val="21"/>
        </w:rPr>
        <w:t>快评</w:t>
      </w:r>
      <w:r>
        <w:rPr>
          <w:rFonts w:hint="eastAsia"/>
          <w:sz w:val="21"/>
          <w:szCs w:val="21"/>
        </w:rPr>
        <w:t>生产分析检测的实际需求。</w:t>
      </w:r>
    </w:p>
    <w:p w:rsidR="005C4C4D" w:rsidRDefault="00BE5D16">
      <w:pPr>
        <w:pStyle w:val="15"/>
        <w:spacing w:line="360" w:lineRule="exact"/>
        <w:ind w:firstLine="420"/>
        <w:rPr>
          <w:sz w:val="21"/>
          <w:szCs w:val="21"/>
        </w:rPr>
      </w:pPr>
      <w:r>
        <w:rPr>
          <w:rFonts w:hint="eastAsia"/>
          <w:sz w:val="21"/>
          <w:szCs w:val="21"/>
        </w:rPr>
        <w:t>3) 项目的详细设计和离线工程实施</w:t>
      </w:r>
    </w:p>
    <w:p w:rsidR="005C4C4D" w:rsidRDefault="00BE5D16">
      <w:pPr>
        <w:pStyle w:val="15"/>
        <w:spacing w:line="360" w:lineRule="exact"/>
        <w:ind w:firstLine="420"/>
        <w:rPr>
          <w:sz w:val="21"/>
          <w:szCs w:val="21"/>
        </w:rPr>
      </w:pPr>
      <w:r>
        <w:rPr>
          <w:rFonts w:hint="eastAsia"/>
          <w:sz w:val="21"/>
          <w:szCs w:val="21"/>
        </w:rPr>
        <w:lastRenderedPageBreak/>
        <w:t>建立离线的功能演示，验收的标准是该阶段的工作实现了系统设计所规定的全部功能内容。</w:t>
      </w:r>
    </w:p>
    <w:p w:rsidR="005C4C4D" w:rsidRDefault="00BE5D16">
      <w:pPr>
        <w:pStyle w:val="15"/>
        <w:spacing w:line="360" w:lineRule="exact"/>
        <w:ind w:firstLine="420"/>
        <w:rPr>
          <w:sz w:val="21"/>
          <w:szCs w:val="21"/>
        </w:rPr>
      </w:pPr>
      <w:r>
        <w:rPr>
          <w:rFonts w:hint="eastAsia"/>
          <w:sz w:val="21"/>
          <w:szCs w:val="21"/>
        </w:rPr>
        <w:t>4) 模型的校准调试与投用</w:t>
      </w:r>
    </w:p>
    <w:p w:rsidR="005C4C4D" w:rsidRDefault="00BE5D16">
      <w:pPr>
        <w:pStyle w:val="15"/>
        <w:spacing w:line="360" w:lineRule="exact"/>
        <w:ind w:firstLine="420"/>
        <w:rPr>
          <w:sz w:val="21"/>
          <w:szCs w:val="21"/>
        </w:rPr>
      </w:pPr>
      <w:r>
        <w:rPr>
          <w:rFonts w:hint="eastAsia"/>
          <w:sz w:val="21"/>
          <w:szCs w:val="21"/>
        </w:rPr>
        <w:t>现场验收的标准是参考指标对应的国标分析方法。NMR分析仪器使用计量分析方法，其误差范围覆盖用户所有仪器和分析人员的操作误差的总和，样品在仪器上的分析结果与在用户的实验室分析结果比较，要求置信度95%，误差精度满足</w:t>
      </w:r>
      <w:r w:rsidR="00CE50F8">
        <w:rPr>
          <w:rFonts w:hint="eastAsia"/>
          <w:sz w:val="21"/>
          <w:szCs w:val="21"/>
        </w:rPr>
        <w:t>原油评价系统的精度指</w:t>
      </w:r>
      <w:r>
        <w:rPr>
          <w:rFonts w:hint="eastAsia"/>
          <w:sz w:val="21"/>
          <w:szCs w:val="21"/>
        </w:rPr>
        <w:t>标再现性要求。</w:t>
      </w:r>
      <w:r w:rsidR="00CE50F8">
        <w:rPr>
          <w:rFonts w:hint="eastAsia"/>
          <w:sz w:val="21"/>
          <w:szCs w:val="21"/>
        </w:rPr>
        <w:t>详见</w:t>
      </w:r>
      <w:r w:rsidR="00CE50F8">
        <w:rPr>
          <w:sz w:val="21"/>
          <w:szCs w:val="21"/>
        </w:rPr>
        <w:t>13.</w:t>
      </w:r>
      <w:r w:rsidR="00CE50F8">
        <w:rPr>
          <w:rFonts w:hint="eastAsia"/>
          <w:sz w:val="21"/>
          <w:szCs w:val="21"/>
        </w:rPr>
        <w:t>7。</w:t>
      </w:r>
    </w:p>
    <w:p w:rsidR="005C4C4D" w:rsidRDefault="00BE5D16" w:rsidP="00D5309E">
      <w:pPr>
        <w:pStyle w:val="Heading2"/>
        <w:numPr>
          <w:ilvl w:val="1"/>
          <w:numId w:val="1"/>
        </w:numPr>
        <w:tabs>
          <w:tab w:val="left" w:pos="864"/>
        </w:tabs>
      </w:pPr>
      <w:r>
        <w:rPr>
          <w:rFonts w:hint="eastAsia"/>
        </w:rPr>
        <w:t xml:space="preserve"> </w:t>
      </w:r>
      <w:bookmarkStart w:id="181" w:name="_Toc493789812"/>
      <w:r>
        <w:rPr>
          <w:rFonts w:hint="eastAsia"/>
        </w:rPr>
        <w:t>整体验收</w:t>
      </w:r>
      <w:bookmarkEnd w:id="181"/>
    </w:p>
    <w:p w:rsidR="005C4C4D" w:rsidRDefault="00847163" w:rsidP="00847163">
      <w:pPr>
        <w:pStyle w:val="15"/>
        <w:spacing w:line="360" w:lineRule="exact"/>
        <w:ind w:firstLine="420"/>
        <w:rPr>
          <w:sz w:val="21"/>
          <w:szCs w:val="21"/>
        </w:rPr>
      </w:pPr>
      <w:r w:rsidRPr="00847163">
        <w:rPr>
          <w:rFonts w:hint="eastAsia"/>
          <w:sz w:val="21"/>
          <w:szCs w:val="21"/>
        </w:rPr>
        <w:t>基于NMR快速检测技术的原油</w:t>
      </w:r>
      <w:r w:rsidR="00143C65">
        <w:rPr>
          <w:rFonts w:hint="eastAsia"/>
          <w:sz w:val="21"/>
          <w:szCs w:val="21"/>
        </w:rPr>
        <w:t>离线快评系统</w:t>
      </w:r>
      <w:r w:rsidR="00BE5D16">
        <w:rPr>
          <w:rFonts w:hint="eastAsia"/>
          <w:sz w:val="21"/>
          <w:szCs w:val="21"/>
        </w:rPr>
        <w:t>投运工作完成后，</w:t>
      </w:r>
      <w:r w:rsidR="00CE50F8" w:rsidRPr="00CE50F8">
        <w:rPr>
          <w:rFonts w:hint="eastAsia"/>
          <w:color w:val="FF0000"/>
          <w:sz w:val="21"/>
          <w:szCs w:val="21"/>
        </w:rPr>
        <w:t>6</w:t>
      </w:r>
      <w:r w:rsidR="00BE5D16">
        <w:rPr>
          <w:rFonts w:hint="eastAsia"/>
          <w:sz w:val="21"/>
          <w:szCs w:val="21"/>
        </w:rPr>
        <w:t>个月连续正常运行后考核，根据由卖方提供用户核准的现场验收文件进行项目验收。验收后，双方（</w:t>
      </w:r>
      <w:r>
        <w:rPr>
          <w:rFonts w:hint="eastAsia"/>
          <w:sz w:val="21"/>
          <w:szCs w:val="21"/>
        </w:rPr>
        <w:t>买方</w:t>
      </w:r>
      <w:r w:rsidR="00BE5D16">
        <w:rPr>
          <w:rFonts w:hint="eastAsia"/>
          <w:sz w:val="21"/>
          <w:szCs w:val="21"/>
        </w:rPr>
        <w:t>及</w:t>
      </w:r>
      <w:r>
        <w:rPr>
          <w:rFonts w:hint="eastAsia"/>
          <w:sz w:val="21"/>
          <w:szCs w:val="21"/>
        </w:rPr>
        <w:t>卖方</w:t>
      </w:r>
      <w:r w:rsidR="00BE5D16">
        <w:rPr>
          <w:rFonts w:hint="eastAsia"/>
          <w:sz w:val="21"/>
          <w:szCs w:val="21"/>
        </w:rPr>
        <w:t>）在项目验收表格上签字，确认项目完成。</w:t>
      </w:r>
    </w:p>
    <w:p w:rsidR="005C4C4D" w:rsidRDefault="00BE5D16">
      <w:pPr>
        <w:spacing w:after="120"/>
      </w:pPr>
      <w:r>
        <w:rPr>
          <w:rFonts w:hint="eastAsia"/>
        </w:rPr>
        <w:t>1</w:t>
      </w:r>
      <w:r>
        <w:rPr>
          <w:rFonts w:hint="eastAsia"/>
        </w:rPr>
        <w:t>）分析仪测量的准确度和误差重复性应</w:t>
      </w:r>
      <w:r w:rsidR="00847163">
        <w:rPr>
          <w:rFonts w:hint="eastAsia"/>
        </w:rPr>
        <w:t>国标再现性</w:t>
      </w:r>
      <w:r>
        <w:rPr>
          <w:rFonts w:hint="eastAsia"/>
        </w:rPr>
        <w:t>标示范围内；</w:t>
      </w:r>
    </w:p>
    <w:p w:rsidR="005C4C4D" w:rsidRDefault="00BE5D16">
      <w:pPr>
        <w:spacing w:after="120"/>
        <w:rPr>
          <w:color w:val="FF0000"/>
        </w:rPr>
      </w:pPr>
      <w:r>
        <w:rPr>
          <w:rFonts w:hint="eastAsia"/>
        </w:rPr>
        <w:t>2</w:t>
      </w:r>
      <w:r>
        <w:rPr>
          <w:rFonts w:hint="eastAsia"/>
        </w:rPr>
        <w:t>）分析仪的部件在质保期内发生故障更换，以发生时间为周期，无偿提供三年的备件。</w:t>
      </w:r>
    </w:p>
    <w:p w:rsidR="005C4C4D" w:rsidRDefault="00BE5D16">
      <w:pPr>
        <w:spacing w:after="120"/>
      </w:pPr>
      <w:r>
        <w:rPr>
          <w:rFonts w:hint="eastAsia"/>
        </w:rPr>
        <w:t>3</w:t>
      </w:r>
      <w:r>
        <w:rPr>
          <w:rFonts w:hint="eastAsia"/>
        </w:rPr>
        <w:t>）分析仪连续稳定运行</w:t>
      </w:r>
      <w:r w:rsidR="00CE50F8" w:rsidRPr="00CE50F8">
        <w:rPr>
          <w:rFonts w:hint="eastAsia"/>
          <w:color w:val="FF0000"/>
        </w:rPr>
        <w:t>6</w:t>
      </w:r>
      <w:r>
        <w:rPr>
          <w:rFonts w:hint="eastAsia"/>
        </w:rPr>
        <w:t>个月后，方可验收。</w:t>
      </w:r>
    </w:p>
    <w:p w:rsidR="005C4C4D" w:rsidRDefault="005C4C4D">
      <w:pPr>
        <w:spacing w:after="120" w:line="560" w:lineRule="exact"/>
        <w:ind w:firstLineChars="200" w:firstLine="560"/>
        <w:jc w:val="left"/>
        <w:rPr>
          <w:sz w:val="28"/>
          <w:szCs w:val="28"/>
        </w:rPr>
      </w:pPr>
    </w:p>
    <w:tbl>
      <w:tblPr>
        <w:tblW w:w="94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8"/>
        <w:gridCol w:w="684"/>
        <w:gridCol w:w="4248"/>
        <w:gridCol w:w="849"/>
        <w:gridCol w:w="850"/>
        <w:gridCol w:w="709"/>
        <w:gridCol w:w="817"/>
        <w:gridCol w:w="818"/>
      </w:tblGrid>
      <w:tr w:rsidR="005C4C4D" w:rsidTr="00847163">
        <w:trPr>
          <w:trHeight w:val="584"/>
        </w:trPr>
        <w:tc>
          <w:tcPr>
            <w:tcW w:w="9433" w:type="dxa"/>
            <w:gridSpan w:val="8"/>
            <w:vAlign w:val="center"/>
          </w:tcPr>
          <w:p w:rsidR="005C4C4D" w:rsidRDefault="00BE5D16">
            <w:pPr>
              <w:pStyle w:val="1"/>
              <w:jc w:val="center"/>
              <w:rPr>
                <w:b/>
              </w:rPr>
            </w:pPr>
            <w:r>
              <w:rPr>
                <w:rFonts w:hint="eastAsia"/>
                <w:b/>
              </w:rPr>
              <w:t>在线分析仪验收表</w:t>
            </w:r>
          </w:p>
        </w:tc>
      </w:tr>
      <w:tr w:rsidR="005C4C4D" w:rsidTr="00847163">
        <w:trPr>
          <w:trHeight w:val="820"/>
        </w:trPr>
        <w:tc>
          <w:tcPr>
            <w:tcW w:w="458" w:type="dxa"/>
            <w:vAlign w:val="center"/>
          </w:tcPr>
          <w:p w:rsidR="005C4C4D" w:rsidRDefault="00BE5D16">
            <w:pPr>
              <w:pStyle w:val="1"/>
              <w:rPr>
                <w:b/>
              </w:rPr>
            </w:pPr>
            <w:r>
              <w:rPr>
                <w:rFonts w:hint="eastAsia"/>
                <w:b/>
              </w:rPr>
              <w:t>序号</w:t>
            </w:r>
          </w:p>
        </w:tc>
        <w:tc>
          <w:tcPr>
            <w:tcW w:w="684" w:type="dxa"/>
            <w:vAlign w:val="center"/>
          </w:tcPr>
          <w:p w:rsidR="005C4C4D" w:rsidRDefault="00BE5D16">
            <w:pPr>
              <w:pStyle w:val="1"/>
              <w:rPr>
                <w:b/>
              </w:rPr>
            </w:pPr>
            <w:r>
              <w:rPr>
                <w:rFonts w:hint="eastAsia"/>
                <w:b/>
              </w:rPr>
              <w:t>设备名称</w:t>
            </w:r>
          </w:p>
        </w:tc>
        <w:tc>
          <w:tcPr>
            <w:tcW w:w="4248" w:type="dxa"/>
            <w:vAlign w:val="center"/>
          </w:tcPr>
          <w:p w:rsidR="005C4C4D" w:rsidRDefault="00BE5D16">
            <w:pPr>
              <w:pStyle w:val="1"/>
              <w:rPr>
                <w:b/>
              </w:rPr>
            </w:pPr>
            <w:r>
              <w:rPr>
                <w:rFonts w:hint="eastAsia"/>
                <w:b/>
              </w:rPr>
              <w:t>质量标准</w:t>
            </w:r>
          </w:p>
        </w:tc>
        <w:tc>
          <w:tcPr>
            <w:tcW w:w="849" w:type="dxa"/>
            <w:vAlign w:val="center"/>
          </w:tcPr>
          <w:p w:rsidR="005C4C4D" w:rsidRDefault="00BE5D16">
            <w:pPr>
              <w:pStyle w:val="1"/>
            </w:pPr>
            <w:r>
              <w:rPr>
                <w:rFonts w:hint="eastAsia"/>
              </w:rPr>
              <w:t>验收人</w:t>
            </w:r>
          </w:p>
        </w:tc>
        <w:tc>
          <w:tcPr>
            <w:tcW w:w="850" w:type="dxa"/>
            <w:vAlign w:val="center"/>
          </w:tcPr>
          <w:p w:rsidR="005C4C4D" w:rsidRDefault="00BE5D16">
            <w:pPr>
              <w:pStyle w:val="1"/>
            </w:pPr>
            <w:r>
              <w:rPr>
                <w:rFonts w:hint="eastAsia"/>
              </w:rPr>
              <w:t>检测</w:t>
            </w:r>
          </w:p>
          <w:p w:rsidR="005C4C4D" w:rsidRDefault="00BE5D16">
            <w:pPr>
              <w:pStyle w:val="1"/>
            </w:pPr>
            <w:r>
              <w:rPr>
                <w:rFonts w:hint="eastAsia"/>
              </w:rPr>
              <w:t>结果</w:t>
            </w:r>
          </w:p>
        </w:tc>
        <w:tc>
          <w:tcPr>
            <w:tcW w:w="709" w:type="dxa"/>
            <w:vAlign w:val="center"/>
          </w:tcPr>
          <w:p w:rsidR="005C4C4D" w:rsidRDefault="00BE5D16">
            <w:pPr>
              <w:pStyle w:val="1"/>
            </w:pPr>
            <w:r>
              <w:rPr>
                <w:rFonts w:hint="eastAsia"/>
              </w:rPr>
              <w:t>结论</w:t>
            </w:r>
          </w:p>
        </w:tc>
        <w:tc>
          <w:tcPr>
            <w:tcW w:w="817" w:type="dxa"/>
            <w:vAlign w:val="center"/>
          </w:tcPr>
          <w:p w:rsidR="005C4C4D" w:rsidRDefault="00BE5D16">
            <w:pPr>
              <w:pStyle w:val="1"/>
            </w:pPr>
            <w:r>
              <w:rPr>
                <w:rFonts w:hint="eastAsia"/>
              </w:rPr>
              <w:t>验收</w:t>
            </w:r>
          </w:p>
          <w:p w:rsidR="005C4C4D" w:rsidRDefault="00BE5D16">
            <w:pPr>
              <w:pStyle w:val="1"/>
            </w:pPr>
            <w:r>
              <w:rPr>
                <w:rFonts w:hint="eastAsia"/>
              </w:rPr>
              <w:t>日期</w:t>
            </w:r>
          </w:p>
        </w:tc>
        <w:tc>
          <w:tcPr>
            <w:tcW w:w="818" w:type="dxa"/>
            <w:vAlign w:val="center"/>
          </w:tcPr>
          <w:p w:rsidR="005C4C4D" w:rsidRDefault="00BE5D16">
            <w:pPr>
              <w:pStyle w:val="1"/>
            </w:pPr>
            <w:r>
              <w:rPr>
                <w:rFonts w:hint="eastAsia"/>
              </w:rPr>
              <w:t>备注</w:t>
            </w:r>
          </w:p>
        </w:tc>
      </w:tr>
      <w:tr w:rsidR="005C4C4D" w:rsidTr="00847163">
        <w:trPr>
          <w:trHeight w:val="721"/>
        </w:trPr>
        <w:tc>
          <w:tcPr>
            <w:tcW w:w="458" w:type="dxa"/>
            <w:vMerge w:val="restart"/>
            <w:vAlign w:val="center"/>
          </w:tcPr>
          <w:p w:rsidR="005C4C4D" w:rsidRDefault="00BE5D16">
            <w:pPr>
              <w:pStyle w:val="1"/>
              <w:rPr>
                <w:b/>
              </w:rPr>
            </w:pPr>
            <w:r>
              <w:rPr>
                <w:rFonts w:hint="eastAsia"/>
                <w:b/>
              </w:rPr>
              <w:t>1</w:t>
            </w:r>
          </w:p>
        </w:tc>
        <w:tc>
          <w:tcPr>
            <w:tcW w:w="684" w:type="dxa"/>
            <w:vMerge w:val="restart"/>
            <w:vAlign w:val="center"/>
          </w:tcPr>
          <w:p w:rsidR="005C4C4D" w:rsidRDefault="00BE5D16">
            <w:pPr>
              <w:pStyle w:val="1"/>
              <w:rPr>
                <w:b/>
              </w:rPr>
            </w:pPr>
            <w:r>
              <w:rPr>
                <w:rFonts w:hint="eastAsia"/>
                <w:b/>
              </w:rPr>
              <w:t>分</w:t>
            </w:r>
          </w:p>
          <w:p w:rsidR="005C4C4D" w:rsidRDefault="00BE5D16">
            <w:pPr>
              <w:pStyle w:val="1"/>
              <w:rPr>
                <w:b/>
              </w:rPr>
            </w:pPr>
            <w:r>
              <w:rPr>
                <w:rFonts w:hint="eastAsia"/>
                <w:b/>
              </w:rPr>
              <w:t>析</w:t>
            </w:r>
          </w:p>
          <w:p w:rsidR="005C4C4D" w:rsidRDefault="00BE5D16">
            <w:pPr>
              <w:pStyle w:val="1"/>
              <w:rPr>
                <w:b/>
              </w:rPr>
            </w:pPr>
            <w:r>
              <w:rPr>
                <w:rFonts w:hint="eastAsia"/>
                <w:b/>
              </w:rPr>
              <w:t>仪</w:t>
            </w:r>
          </w:p>
          <w:p w:rsidR="005C4C4D" w:rsidRDefault="00BE5D16">
            <w:pPr>
              <w:pStyle w:val="1"/>
              <w:rPr>
                <w:b/>
              </w:rPr>
            </w:pPr>
            <w:r>
              <w:rPr>
                <w:rFonts w:hint="eastAsia"/>
                <w:b/>
              </w:rPr>
              <w:t>本</w:t>
            </w:r>
          </w:p>
          <w:p w:rsidR="005C4C4D" w:rsidRDefault="00BE5D16">
            <w:pPr>
              <w:pStyle w:val="1"/>
              <w:rPr>
                <w:b/>
              </w:rPr>
            </w:pPr>
            <w:r>
              <w:rPr>
                <w:rFonts w:hint="eastAsia"/>
                <w:b/>
              </w:rPr>
              <w:t>体</w:t>
            </w:r>
          </w:p>
        </w:tc>
        <w:tc>
          <w:tcPr>
            <w:tcW w:w="4248" w:type="dxa"/>
            <w:vAlign w:val="center"/>
          </w:tcPr>
          <w:p w:rsidR="005C4C4D" w:rsidRDefault="00BE5D16">
            <w:pPr>
              <w:pStyle w:val="1"/>
              <w:rPr>
                <w:b/>
                <w:lang w:eastAsia="zh-CN"/>
              </w:rPr>
            </w:pPr>
            <w:r>
              <w:rPr>
                <w:rFonts w:hint="eastAsia"/>
                <w:b/>
                <w:lang w:eastAsia="zh-CN"/>
              </w:rPr>
              <w:t>依据清单，查对产品铭牌、参数、规格是否与材料表相符。</w:t>
            </w:r>
          </w:p>
        </w:tc>
        <w:tc>
          <w:tcPr>
            <w:tcW w:w="849" w:type="dxa"/>
            <w:vAlign w:val="center"/>
          </w:tcPr>
          <w:p w:rsidR="005C4C4D" w:rsidRDefault="00BE5D16">
            <w:pPr>
              <w:pStyle w:val="1"/>
              <w:rPr>
                <w:lang w:eastAsia="zh-CN"/>
              </w:rPr>
            </w:pPr>
            <w:r>
              <w:rPr>
                <w:rFonts w:hint="eastAsia"/>
                <w:lang w:eastAsia="zh-CN"/>
              </w:rPr>
              <w:t xml:space="preserve">　</w:t>
            </w:r>
          </w:p>
        </w:tc>
        <w:tc>
          <w:tcPr>
            <w:tcW w:w="850" w:type="dxa"/>
            <w:vAlign w:val="center"/>
          </w:tcPr>
          <w:p w:rsidR="005C4C4D" w:rsidRDefault="00BE5D16">
            <w:pPr>
              <w:pStyle w:val="1"/>
              <w:rPr>
                <w:lang w:eastAsia="zh-CN"/>
              </w:rPr>
            </w:pPr>
            <w:r>
              <w:rPr>
                <w:rFonts w:hint="eastAsia"/>
                <w:lang w:eastAsia="zh-CN"/>
              </w:rPr>
              <w:t xml:space="preserve">　</w:t>
            </w:r>
          </w:p>
        </w:tc>
        <w:tc>
          <w:tcPr>
            <w:tcW w:w="709" w:type="dxa"/>
            <w:vAlign w:val="center"/>
          </w:tcPr>
          <w:p w:rsidR="005C4C4D" w:rsidRDefault="00BE5D16">
            <w:pPr>
              <w:pStyle w:val="1"/>
              <w:rPr>
                <w:lang w:eastAsia="zh-CN"/>
              </w:rPr>
            </w:pPr>
            <w:r>
              <w:rPr>
                <w:rFonts w:hint="eastAsia"/>
                <w:lang w:eastAsia="zh-CN"/>
              </w:rPr>
              <w:t xml:space="preserve">　</w:t>
            </w:r>
          </w:p>
        </w:tc>
        <w:tc>
          <w:tcPr>
            <w:tcW w:w="817" w:type="dxa"/>
            <w:vAlign w:val="center"/>
          </w:tcPr>
          <w:p w:rsidR="005C4C4D" w:rsidRDefault="00BE5D16">
            <w:pPr>
              <w:pStyle w:val="1"/>
              <w:rPr>
                <w:lang w:eastAsia="zh-CN"/>
              </w:rPr>
            </w:pPr>
            <w:r>
              <w:rPr>
                <w:rFonts w:hint="eastAsia"/>
                <w:lang w:eastAsia="zh-CN"/>
              </w:rPr>
              <w:t xml:space="preserve">　</w:t>
            </w:r>
          </w:p>
        </w:tc>
        <w:tc>
          <w:tcPr>
            <w:tcW w:w="818" w:type="dxa"/>
            <w:vAlign w:val="center"/>
          </w:tcPr>
          <w:p w:rsidR="005C4C4D" w:rsidRDefault="00BE5D16">
            <w:pPr>
              <w:pStyle w:val="1"/>
              <w:rPr>
                <w:lang w:eastAsia="zh-CN"/>
              </w:rPr>
            </w:pPr>
            <w:r>
              <w:rPr>
                <w:rFonts w:hint="eastAsia"/>
                <w:lang w:eastAsia="zh-CN"/>
              </w:rPr>
              <w:t xml:space="preserve">　</w:t>
            </w:r>
          </w:p>
        </w:tc>
      </w:tr>
      <w:tr w:rsidR="005C4C4D" w:rsidTr="00847163">
        <w:trPr>
          <w:trHeight w:val="484"/>
        </w:trPr>
        <w:tc>
          <w:tcPr>
            <w:tcW w:w="458" w:type="dxa"/>
            <w:vMerge/>
            <w:vAlign w:val="center"/>
          </w:tcPr>
          <w:p w:rsidR="005C4C4D" w:rsidRDefault="005C4C4D">
            <w:pPr>
              <w:pStyle w:val="1"/>
              <w:rPr>
                <w:b/>
                <w:lang w:eastAsia="zh-CN"/>
              </w:rPr>
            </w:pPr>
          </w:p>
        </w:tc>
        <w:tc>
          <w:tcPr>
            <w:tcW w:w="684" w:type="dxa"/>
            <w:vMerge/>
            <w:vAlign w:val="center"/>
          </w:tcPr>
          <w:p w:rsidR="005C4C4D" w:rsidRDefault="005C4C4D">
            <w:pPr>
              <w:pStyle w:val="1"/>
              <w:rPr>
                <w:b/>
                <w:lang w:eastAsia="zh-CN"/>
              </w:rPr>
            </w:pPr>
          </w:p>
        </w:tc>
        <w:tc>
          <w:tcPr>
            <w:tcW w:w="4248" w:type="dxa"/>
            <w:vAlign w:val="center"/>
          </w:tcPr>
          <w:p w:rsidR="005C4C4D" w:rsidRDefault="00BE5D16">
            <w:pPr>
              <w:pStyle w:val="1"/>
              <w:rPr>
                <w:b/>
                <w:lang w:eastAsia="zh-CN"/>
              </w:rPr>
            </w:pPr>
            <w:r>
              <w:rPr>
                <w:rFonts w:hint="eastAsia"/>
                <w:b/>
                <w:lang w:eastAsia="zh-CN"/>
              </w:rPr>
              <w:t>检查随行文件及附件是否齐全。</w:t>
            </w:r>
          </w:p>
        </w:tc>
        <w:tc>
          <w:tcPr>
            <w:tcW w:w="849" w:type="dxa"/>
            <w:vAlign w:val="center"/>
          </w:tcPr>
          <w:p w:rsidR="005C4C4D" w:rsidRDefault="00BE5D16">
            <w:pPr>
              <w:pStyle w:val="1"/>
              <w:rPr>
                <w:lang w:eastAsia="zh-CN"/>
              </w:rPr>
            </w:pPr>
            <w:r>
              <w:rPr>
                <w:rFonts w:hint="eastAsia"/>
                <w:lang w:eastAsia="zh-CN"/>
              </w:rPr>
              <w:t xml:space="preserve">　</w:t>
            </w:r>
          </w:p>
        </w:tc>
        <w:tc>
          <w:tcPr>
            <w:tcW w:w="850" w:type="dxa"/>
            <w:vAlign w:val="center"/>
          </w:tcPr>
          <w:p w:rsidR="005C4C4D" w:rsidRDefault="00BE5D16">
            <w:pPr>
              <w:pStyle w:val="1"/>
              <w:rPr>
                <w:lang w:eastAsia="zh-CN"/>
              </w:rPr>
            </w:pPr>
            <w:r>
              <w:rPr>
                <w:rFonts w:hint="eastAsia"/>
                <w:lang w:eastAsia="zh-CN"/>
              </w:rPr>
              <w:t xml:space="preserve">　</w:t>
            </w:r>
          </w:p>
        </w:tc>
        <w:tc>
          <w:tcPr>
            <w:tcW w:w="709" w:type="dxa"/>
            <w:vAlign w:val="center"/>
          </w:tcPr>
          <w:p w:rsidR="005C4C4D" w:rsidRDefault="00BE5D16">
            <w:pPr>
              <w:pStyle w:val="1"/>
              <w:rPr>
                <w:lang w:eastAsia="zh-CN"/>
              </w:rPr>
            </w:pPr>
            <w:r>
              <w:rPr>
                <w:rFonts w:hint="eastAsia"/>
                <w:lang w:eastAsia="zh-CN"/>
              </w:rPr>
              <w:t xml:space="preserve">　</w:t>
            </w:r>
          </w:p>
        </w:tc>
        <w:tc>
          <w:tcPr>
            <w:tcW w:w="817" w:type="dxa"/>
            <w:vAlign w:val="center"/>
          </w:tcPr>
          <w:p w:rsidR="005C4C4D" w:rsidRDefault="00BE5D16">
            <w:pPr>
              <w:pStyle w:val="1"/>
              <w:rPr>
                <w:lang w:eastAsia="zh-CN"/>
              </w:rPr>
            </w:pPr>
            <w:r>
              <w:rPr>
                <w:rFonts w:hint="eastAsia"/>
                <w:lang w:eastAsia="zh-CN"/>
              </w:rPr>
              <w:t xml:space="preserve">　</w:t>
            </w:r>
          </w:p>
        </w:tc>
        <w:tc>
          <w:tcPr>
            <w:tcW w:w="818" w:type="dxa"/>
            <w:vAlign w:val="center"/>
          </w:tcPr>
          <w:p w:rsidR="005C4C4D" w:rsidRDefault="005C4C4D">
            <w:pPr>
              <w:pStyle w:val="1"/>
              <w:rPr>
                <w:lang w:eastAsia="zh-CN"/>
              </w:rPr>
            </w:pPr>
          </w:p>
        </w:tc>
      </w:tr>
      <w:tr w:rsidR="005C4C4D" w:rsidTr="00847163">
        <w:trPr>
          <w:trHeight w:val="534"/>
        </w:trPr>
        <w:tc>
          <w:tcPr>
            <w:tcW w:w="458" w:type="dxa"/>
            <w:vMerge/>
            <w:vAlign w:val="center"/>
          </w:tcPr>
          <w:p w:rsidR="005C4C4D" w:rsidRDefault="005C4C4D">
            <w:pPr>
              <w:pStyle w:val="1"/>
              <w:rPr>
                <w:b/>
                <w:lang w:eastAsia="zh-CN"/>
              </w:rPr>
            </w:pPr>
          </w:p>
        </w:tc>
        <w:tc>
          <w:tcPr>
            <w:tcW w:w="684" w:type="dxa"/>
            <w:vMerge/>
            <w:vAlign w:val="center"/>
          </w:tcPr>
          <w:p w:rsidR="005C4C4D" w:rsidRDefault="005C4C4D">
            <w:pPr>
              <w:pStyle w:val="1"/>
              <w:rPr>
                <w:b/>
                <w:lang w:eastAsia="zh-CN"/>
              </w:rPr>
            </w:pPr>
          </w:p>
        </w:tc>
        <w:tc>
          <w:tcPr>
            <w:tcW w:w="4248" w:type="dxa"/>
            <w:vAlign w:val="center"/>
          </w:tcPr>
          <w:p w:rsidR="005C4C4D" w:rsidRDefault="00BE5D16">
            <w:pPr>
              <w:pStyle w:val="1"/>
              <w:rPr>
                <w:b/>
                <w:lang w:eastAsia="zh-CN"/>
              </w:rPr>
            </w:pPr>
            <w:r>
              <w:rPr>
                <w:rFonts w:hint="eastAsia"/>
                <w:b/>
                <w:lang w:eastAsia="zh-CN"/>
              </w:rPr>
              <w:t>金属件无锈蚀，材质达到技术协议的要求等</w:t>
            </w:r>
          </w:p>
        </w:tc>
        <w:tc>
          <w:tcPr>
            <w:tcW w:w="849" w:type="dxa"/>
            <w:vAlign w:val="center"/>
          </w:tcPr>
          <w:p w:rsidR="005C4C4D" w:rsidRDefault="00BE5D16">
            <w:pPr>
              <w:pStyle w:val="1"/>
              <w:rPr>
                <w:lang w:eastAsia="zh-CN"/>
              </w:rPr>
            </w:pPr>
            <w:r>
              <w:rPr>
                <w:rFonts w:hint="eastAsia"/>
                <w:lang w:eastAsia="zh-CN"/>
              </w:rPr>
              <w:t xml:space="preserve">　</w:t>
            </w:r>
          </w:p>
        </w:tc>
        <w:tc>
          <w:tcPr>
            <w:tcW w:w="850" w:type="dxa"/>
            <w:vAlign w:val="center"/>
          </w:tcPr>
          <w:p w:rsidR="005C4C4D" w:rsidRDefault="00BE5D16">
            <w:pPr>
              <w:pStyle w:val="1"/>
              <w:rPr>
                <w:lang w:eastAsia="zh-CN"/>
              </w:rPr>
            </w:pPr>
            <w:r>
              <w:rPr>
                <w:rFonts w:hint="eastAsia"/>
                <w:lang w:eastAsia="zh-CN"/>
              </w:rPr>
              <w:t xml:space="preserve">　</w:t>
            </w:r>
          </w:p>
        </w:tc>
        <w:tc>
          <w:tcPr>
            <w:tcW w:w="709" w:type="dxa"/>
            <w:vAlign w:val="center"/>
          </w:tcPr>
          <w:p w:rsidR="005C4C4D" w:rsidRDefault="00BE5D16">
            <w:pPr>
              <w:pStyle w:val="1"/>
              <w:rPr>
                <w:lang w:eastAsia="zh-CN"/>
              </w:rPr>
            </w:pPr>
            <w:r>
              <w:rPr>
                <w:rFonts w:hint="eastAsia"/>
                <w:lang w:eastAsia="zh-CN"/>
              </w:rPr>
              <w:t xml:space="preserve">　</w:t>
            </w:r>
          </w:p>
        </w:tc>
        <w:tc>
          <w:tcPr>
            <w:tcW w:w="817" w:type="dxa"/>
            <w:vAlign w:val="center"/>
          </w:tcPr>
          <w:p w:rsidR="005C4C4D" w:rsidRDefault="00BE5D16">
            <w:pPr>
              <w:pStyle w:val="1"/>
              <w:rPr>
                <w:lang w:eastAsia="zh-CN"/>
              </w:rPr>
            </w:pPr>
            <w:r>
              <w:rPr>
                <w:rFonts w:hint="eastAsia"/>
                <w:lang w:eastAsia="zh-CN"/>
              </w:rPr>
              <w:t xml:space="preserve">　</w:t>
            </w:r>
          </w:p>
        </w:tc>
        <w:tc>
          <w:tcPr>
            <w:tcW w:w="818" w:type="dxa"/>
            <w:vAlign w:val="center"/>
          </w:tcPr>
          <w:p w:rsidR="005C4C4D" w:rsidRDefault="005C4C4D">
            <w:pPr>
              <w:pStyle w:val="1"/>
              <w:rPr>
                <w:lang w:eastAsia="zh-CN"/>
              </w:rPr>
            </w:pPr>
          </w:p>
        </w:tc>
      </w:tr>
      <w:tr w:rsidR="005C4C4D" w:rsidTr="00847163">
        <w:trPr>
          <w:trHeight w:val="720"/>
        </w:trPr>
        <w:tc>
          <w:tcPr>
            <w:tcW w:w="458" w:type="dxa"/>
            <w:vMerge/>
            <w:vAlign w:val="center"/>
          </w:tcPr>
          <w:p w:rsidR="005C4C4D" w:rsidRDefault="005C4C4D">
            <w:pPr>
              <w:pStyle w:val="1"/>
              <w:rPr>
                <w:b/>
                <w:lang w:eastAsia="zh-CN"/>
              </w:rPr>
            </w:pPr>
          </w:p>
        </w:tc>
        <w:tc>
          <w:tcPr>
            <w:tcW w:w="684" w:type="dxa"/>
            <w:vMerge/>
            <w:vAlign w:val="center"/>
          </w:tcPr>
          <w:p w:rsidR="005C4C4D" w:rsidRDefault="005C4C4D">
            <w:pPr>
              <w:pStyle w:val="1"/>
              <w:rPr>
                <w:b/>
                <w:lang w:eastAsia="zh-CN"/>
              </w:rPr>
            </w:pPr>
          </w:p>
        </w:tc>
        <w:tc>
          <w:tcPr>
            <w:tcW w:w="4248" w:type="dxa"/>
            <w:vAlign w:val="center"/>
          </w:tcPr>
          <w:p w:rsidR="005C4C4D" w:rsidRDefault="00BE5D16">
            <w:pPr>
              <w:pStyle w:val="1"/>
              <w:rPr>
                <w:b/>
                <w:lang w:eastAsia="zh-CN"/>
              </w:rPr>
            </w:pPr>
            <w:r>
              <w:rPr>
                <w:rFonts w:hint="eastAsia"/>
                <w:b/>
                <w:lang w:eastAsia="zh-CN"/>
              </w:rPr>
              <w:t>通讯形式是否与技术协议一致，通信接口、通信协议、通讯速率必须满足要求</w:t>
            </w:r>
          </w:p>
        </w:tc>
        <w:tc>
          <w:tcPr>
            <w:tcW w:w="849" w:type="dxa"/>
            <w:vAlign w:val="center"/>
          </w:tcPr>
          <w:p w:rsidR="005C4C4D" w:rsidRDefault="005C4C4D">
            <w:pPr>
              <w:pStyle w:val="1"/>
              <w:rPr>
                <w:lang w:eastAsia="zh-CN"/>
              </w:rPr>
            </w:pPr>
          </w:p>
        </w:tc>
        <w:tc>
          <w:tcPr>
            <w:tcW w:w="850" w:type="dxa"/>
            <w:vAlign w:val="center"/>
          </w:tcPr>
          <w:p w:rsidR="005C4C4D" w:rsidRDefault="005C4C4D">
            <w:pPr>
              <w:pStyle w:val="1"/>
              <w:rPr>
                <w:lang w:eastAsia="zh-CN"/>
              </w:rPr>
            </w:pPr>
          </w:p>
        </w:tc>
        <w:tc>
          <w:tcPr>
            <w:tcW w:w="709" w:type="dxa"/>
            <w:vAlign w:val="center"/>
          </w:tcPr>
          <w:p w:rsidR="005C4C4D" w:rsidRDefault="005C4C4D">
            <w:pPr>
              <w:pStyle w:val="1"/>
              <w:rPr>
                <w:lang w:eastAsia="zh-CN"/>
              </w:rPr>
            </w:pPr>
          </w:p>
        </w:tc>
        <w:tc>
          <w:tcPr>
            <w:tcW w:w="817" w:type="dxa"/>
            <w:vAlign w:val="center"/>
          </w:tcPr>
          <w:p w:rsidR="005C4C4D" w:rsidRDefault="005C4C4D">
            <w:pPr>
              <w:pStyle w:val="1"/>
              <w:rPr>
                <w:lang w:eastAsia="zh-CN"/>
              </w:rPr>
            </w:pPr>
          </w:p>
        </w:tc>
        <w:tc>
          <w:tcPr>
            <w:tcW w:w="818" w:type="dxa"/>
            <w:vAlign w:val="center"/>
          </w:tcPr>
          <w:p w:rsidR="005C4C4D" w:rsidRDefault="005C4C4D">
            <w:pPr>
              <w:pStyle w:val="1"/>
              <w:rPr>
                <w:lang w:eastAsia="zh-CN"/>
              </w:rPr>
            </w:pPr>
          </w:p>
        </w:tc>
      </w:tr>
      <w:tr w:rsidR="005C4C4D" w:rsidTr="00847163">
        <w:trPr>
          <w:trHeight w:val="702"/>
        </w:trPr>
        <w:tc>
          <w:tcPr>
            <w:tcW w:w="458" w:type="dxa"/>
            <w:vMerge/>
            <w:vAlign w:val="center"/>
          </w:tcPr>
          <w:p w:rsidR="005C4C4D" w:rsidRDefault="005C4C4D">
            <w:pPr>
              <w:pStyle w:val="1"/>
              <w:rPr>
                <w:b/>
                <w:lang w:eastAsia="zh-CN"/>
              </w:rPr>
            </w:pPr>
          </w:p>
        </w:tc>
        <w:tc>
          <w:tcPr>
            <w:tcW w:w="684" w:type="dxa"/>
            <w:vMerge/>
            <w:vAlign w:val="center"/>
          </w:tcPr>
          <w:p w:rsidR="005C4C4D" w:rsidRDefault="005C4C4D">
            <w:pPr>
              <w:pStyle w:val="1"/>
              <w:rPr>
                <w:b/>
                <w:lang w:eastAsia="zh-CN"/>
              </w:rPr>
            </w:pPr>
          </w:p>
        </w:tc>
        <w:tc>
          <w:tcPr>
            <w:tcW w:w="4248" w:type="dxa"/>
            <w:vAlign w:val="center"/>
          </w:tcPr>
          <w:p w:rsidR="005C4C4D" w:rsidRDefault="00BE5D16">
            <w:pPr>
              <w:pStyle w:val="1"/>
              <w:rPr>
                <w:b/>
                <w:lang w:eastAsia="zh-CN"/>
              </w:rPr>
            </w:pPr>
            <w:r>
              <w:rPr>
                <w:rFonts w:hint="eastAsia"/>
                <w:b/>
                <w:lang w:eastAsia="zh-CN"/>
              </w:rPr>
              <w:t>检查元器件动作是否灵活，检查动作值是否符合标准，是否有抖动，接触不良等现象</w:t>
            </w:r>
          </w:p>
        </w:tc>
        <w:tc>
          <w:tcPr>
            <w:tcW w:w="849" w:type="dxa"/>
            <w:vAlign w:val="center"/>
          </w:tcPr>
          <w:p w:rsidR="005C4C4D" w:rsidRDefault="005C4C4D">
            <w:pPr>
              <w:pStyle w:val="1"/>
              <w:rPr>
                <w:lang w:eastAsia="zh-CN"/>
              </w:rPr>
            </w:pPr>
          </w:p>
        </w:tc>
        <w:tc>
          <w:tcPr>
            <w:tcW w:w="850" w:type="dxa"/>
            <w:vAlign w:val="center"/>
          </w:tcPr>
          <w:p w:rsidR="005C4C4D" w:rsidRDefault="005C4C4D">
            <w:pPr>
              <w:pStyle w:val="1"/>
              <w:rPr>
                <w:lang w:eastAsia="zh-CN"/>
              </w:rPr>
            </w:pPr>
          </w:p>
        </w:tc>
        <w:tc>
          <w:tcPr>
            <w:tcW w:w="709" w:type="dxa"/>
            <w:vAlign w:val="center"/>
          </w:tcPr>
          <w:p w:rsidR="005C4C4D" w:rsidRDefault="005C4C4D">
            <w:pPr>
              <w:pStyle w:val="1"/>
              <w:rPr>
                <w:lang w:eastAsia="zh-CN"/>
              </w:rPr>
            </w:pPr>
          </w:p>
        </w:tc>
        <w:tc>
          <w:tcPr>
            <w:tcW w:w="817" w:type="dxa"/>
            <w:vAlign w:val="center"/>
          </w:tcPr>
          <w:p w:rsidR="005C4C4D" w:rsidRDefault="005C4C4D">
            <w:pPr>
              <w:pStyle w:val="1"/>
              <w:rPr>
                <w:lang w:eastAsia="zh-CN"/>
              </w:rPr>
            </w:pPr>
          </w:p>
        </w:tc>
        <w:tc>
          <w:tcPr>
            <w:tcW w:w="818" w:type="dxa"/>
            <w:vAlign w:val="center"/>
          </w:tcPr>
          <w:p w:rsidR="005C4C4D" w:rsidRDefault="005C4C4D">
            <w:pPr>
              <w:pStyle w:val="1"/>
              <w:rPr>
                <w:lang w:eastAsia="zh-CN"/>
              </w:rPr>
            </w:pPr>
          </w:p>
        </w:tc>
      </w:tr>
      <w:tr w:rsidR="005C4C4D" w:rsidTr="00847163">
        <w:trPr>
          <w:trHeight w:val="534"/>
        </w:trPr>
        <w:tc>
          <w:tcPr>
            <w:tcW w:w="458" w:type="dxa"/>
            <w:vMerge/>
            <w:vAlign w:val="center"/>
          </w:tcPr>
          <w:p w:rsidR="005C4C4D" w:rsidRDefault="005C4C4D">
            <w:pPr>
              <w:pStyle w:val="1"/>
              <w:rPr>
                <w:b/>
                <w:lang w:eastAsia="zh-CN"/>
              </w:rPr>
            </w:pPr>
          </w:p>
        </w:tc>
        <w:tc>
          <w:tcPr>
            <w:tcW w:w="684" w:type="dxa"/>
            <w:vMerge/>
            <w:vAlign w:val="center"/>
          </w:tcPr>
          <w:p w:rsidR="005C4C4D" w:rsidRDefault="005C4C4D">
            <w:pPr>
              <w:pStyle w:val="1"/>
              <w:rPr>
                <w:b/>
                <w:lang w:eastAsia="zh-CN"/>
              </w:rPr>
            </w:pPr>
          </w:p>
        </w:tc>
        <w:tc>
          <w:tcPr>
            <w:tcW w:w="4248" w:type="dxa"/>
            <w:vAlign w:val="center"/>
          </w:tcPr>
          <w:p w:rsidR="005C4C4D" w:rsidRDefault="00BE5D16" w:rsidP="00843572">
            <w:pPr>
              <w:pStyle w:val="1"/>
              <w:rPr>
                <w:b/>
                <w:lang w:eastAsia="zh-CN"/>
              </w:rPr>
            </w:pPr>
            <w:r>
              <w:rPr>
                <w:rFonts w:hint="eastAsia"/>
                <w:b/>
                <w:lang w:eastAsia="zh-CN"/>
              </w:rPr>
              <w:t>对分析</w:t>
            </w:r>
            <w:r w:rsidR="00843572">
              <w:rPr>
                <w:rFonts w:hint="eastAsia"/>
                <w:b/>
                <w:lang w:eastAsia="zh-CN"/>
              </w:rPr>
              <w:t>触液器件</w:t>
            </w:r>
            <w:r>
              <w:rPr>
                <w:rFonts w:hint="eastAsia"/>
                <w:b/>
                <w:lang w:eastAsia="zh-CN"/>
              </w:rPr>
              <w:t>的材质进行抽样打光谱（</w:t>
            </w:r>
            <w:r>
              <w:rPr>
                <w:rFonts w:hint="eastAsia"/>
                <w:b/>
                <w:lang w:eastAsia="zh-CN"/>
              </w:rPr>
              <w:t>5%</w:t>
            </w:r>
            <w:r>
              <w:rPr>
                <w:rFonts w:hint="eastAsia"/>
                <w:b/>
                <w:lang w:eastAsia="zh-CN"/>
              </w:rPr>
              <w:t>）</w:t>
            </w:r>
          </w:p>
        </w:tc>
        <w:tc>
          <w:tcPr>
            <w:tcW w:w="849" w:type="dxa"/>
            <w:vAlign w:val="center"/>
          </w:tcPr>
          <w:p w:rsidR="005C4C4D" w:rsidRDefault="005C4C4D">
            <w:pPr>
              <w:pStyle w:val="1"/>
              <w:rPr>
                <w:lang w:eastAsia="zh-CN"/>
              </w:rPr>
            </w:pPr>
          </w:p>
        </w:tc>
        <w:tc>
          <w:tcPr>
            <w:tcW w:w="850" w:type="dxa"/>
            <w:vAlign w:val="center"/>
          </w:tcPr>
          <w:p w:rsidR="005C4C4D" w:rsidRDefault="005C4C4D">
            <w:pPr>
              <w:pStyle w:val="1"/>
              <w:rPr>
                <w:lang w:eastAsia="zh-CN"/>
              </w:rPr>
            </w:pPr>
          </w:p>
        </w:tc>
        <w:tc>
          <w:tcPr>
            <w:tcW w:w="709" w:type="dxa"/>
            <w:vAlign w:val="center"/>
          </w:tcPr>
          <w:p w:rsidR="005C4C4D" w:rsidRDefault="005C4C4D">
            <w:pPr>
              <w:pStyle w:val="1"/>
              <w:rPr>
                <w:lang w:eastAsia="zh-CN"/>
              </w:rPr>
            </w:pPr>
          </w:p>
        </w:tc>
        <w:tc>
          <w:tcPr>
            <w:tcW w:w="817" w:type="dxa"/>
            <w:vAlign w:val="center"/>
          </w:tcPr>
          <w:p w:rsidR="005C4C4D" w:rsidRDefault="005C4C4D">
            <w:pPr>
              <w:pStyle w:val="1"/>
              <w:rPr>
                <w:lang w:eastAsia="zh-CN"/>
              </w:rPr>
            </w:pPr>
          </w:p>
        </w:tc>
        <w:tc>
          <w:tcPr>
            <w:tcW w:w="818" w:type="dxa"/>
            <w:vAlign w:val="center"/>
          </w:tcPr>
          <w:p w:rsidR="005C4C4D" w:rsidRDefault="005C4C4D">
            <w:pPr>
              <w:pStyle w:val="1"/>
              <w:rPr>
                <w:lang w:eastAsia="zh-CN"/>
              </w:rPr>
            </w:pPr>
          </w:p>
        </w:tc>
      </w:tr>
      <w:tr w:rsidR="005C4C4D" w:rsidTr="00847163">
        <w:trPr>
          <w:trHeight w:val="534"/>
        </w:trPr>
        <w:tc>
          <w:tcPr>
            <w:tcW w:w="458" w:type="dxa"/>
            <w:vMerge/>
            <w:vAlign w:val="center"/>
          </w:tcPr>
          <w:p w:rsidR="005C4C4D" w:rsidRDefault="005C4C4D">
            <w:pPr>
              <w:pStyle w:val="1"/>
              <w:rPr>
                <w:b/>
                <w:lang w:eastAsia="zh-CN"/>
              </w:rPr>
            </w:pPr>
          </w:p>
        </w:tc>
        <w:tc>
          <w:tcPr>
            <w:tcW w:w="684" w:type="dxa"/>
            <w:vMerge/>
            <w:vAlign w:val="center"/>
          </w:tcPr>
          <w:p w:rsidR="005C4C4D" w:rsidRDefault="005C4C4D">
            <w:pPr>
              <w:pStyle w:val="1"/>
              <w:rPr>
                <w:b/>
                <w:lang w:eastAsia="zh-CN"/>
              </w:rPr>
            </w:pPr>
          </w:p>
        </w:tc>
        <w:tc>
          <w:tcPr>
            <w:tcW w:w="4248" w:type="dxa"/>
            <w:vAlign w:val="center"/>
          </w:tcPr>
          <w:p w:rsidR="005C4C4D" w:rsidRDefault="00BE5D16">
            <w:pPr>
              <w:pStyle w:val="1"/>
              <w:rPr>
                <w:b/>
              </w:rPr>
            </w:pPr>
            <w:r>
              <w:rPr>
                <w:rFonts w:hint="eastAsia"/>
                <w:b/>
              </w:rPr>
              <w:t>是否存在容易泄漏点</w:t>
            </w:r>
          </w:p>
        </w:tc>
        <w:tc>
          <w:tcPr>
            <w:tcW w:w="849" w:type="dxa"/>
            <w:vAlign w:val="center"/>
          </w:tcPr>
          <w:p w:rsidR="005C4C4D" w:rsidRDefault="005C4C4D">
            <w:pPr>
              <w:pStyle w:val="1"/>
            </w:pPr>
          </w:p>
        </w:tc>
        <w:tc>
          <w:tcPr>
            <w:tcW w:w="850" w:type="dxa"/>
            <w:vAlign w:val="center"/>
          </w:tcPr>
          <w:p w:rsidR="005C4C4D" w:rsidRDefault="005C4C4D">
            <w:pPr>
              <w:pStyle w:val="1"/>
            </w:pPr>
          </w:p>
        </w:tc>
        <w:tc>
          <w:tcPr>
            <w:tcW w:w="709" w:type="dxa"/>
            <w:vAlign w:val="center"/>
          </w:tcPr>
          <w:p w:rsidR="005C4C4D" w:rsidRDefault="005C4C4D">
            <w:pPr>
              <w:pStyle w:val="1"/>
            </w:pPr>
          </w:p>
        </w:tc>
        <w:tc>
          <w:tcPr>
            <w:tcW w:w="817" w:type="dxa"/>
            <w:vAlign w:val="center"/>
          </w:tcPr>
          <w:p w:rsidR="005C4C4D" w:rsidRDefault="005C4C4D">
            <w:pPr>
              <w:pStyle w:val="1"/>
            </w:pPr>
          </w:p>
        </w:tc>
        <w:tc>
          <w:tcPr>
            <w:tcW w:w="818" w:type="dxa"/>
            <w:vAlign w:val="center"/>
          </w:tcPr>
          <w:p w:rsidR="005C4C4D" w:rsidRDefault="005C4C4D">
            <w:pPr>
              <w:pStyle w:val="1"/>
            </w:pPr>
          </w:p>
        </w:tc>
      </w:tr>
      <w:tr w:rsidR="005C4C4D" w:rsidTr="00847163">
        <w:trPr>
          <w:trHeight w:val="472"/>
        </w:trPr>
        <w:tc>
          <w:tcPr>
            <w:tcW w:w="458" w:type="dxa"/>
            <w:vMerge/>
            <w:vAlign w:val="center"/>
          </w:tcPr>
          <w:p w:rsidR="005C4C4D" w:rsidRDefault="005C4C4D">
            <w:pPr>
              <w:pStyle w:val="1"/>
              <w:rPr>
                <w:b/>
                <w:lang w:eastAsia="zh-CN"/>
              </w:rPr>
            </w:pPr>
          </w:p>
        </w:tc>
        <w:tc>
          <w:tcPr>
            <w:tcW w:w="684" w:type="dxa"/>
            <w:vMerge/>
            <w:vAlign w:val="center"/>
          </w:tcPr>
          <w:p w:rsidR="005C4C4D" w:rsidRDefault="005C4C4D">
            <w:pPr>
              <w:pStyle w:val="1"/>
              <w:rPr>
                <w:b/>
                <w:lang w:eastAsia="zh-CN"/>
              </w:rPr>
            </w:pPr>
          </w:p>
        </w:tc>
        <w:tc>
          <w:tcPr>
            <w:tcW w:w="4248" w:type="dxa"/>
            <w:vAlign w:val="center"/>
          </w:tcPr>
          <w:p w:rsidR="005C4C4D" w:rsidRDefault="00BE5D16">
            <w:pPr>
              <w:pStyle w:val="1"/>
              <w:rPr>
                <w:b/>
              </w:rPr>
            </w:pPr>
            <w:r>
              <w:rPr>
                <w:rFonts w:hint="eastAsia"/>
                <w:b/>
              </w:rPr>
              <w:t>管路是否存在泄漏点</w:t>
            </w:r>
          </w:p>
        </w:tc>
        <w:tc>
          <w:tcPr>
            <w:tcW w:w="849" w:type="dxa"/>
            <w:vAlign w:val="center"/>
          </w:tcPr>
          <w:p w:rsidR="005C4C4D" w:rsidRDefault="005C4C4D">
            <w:pPr>
              <w:pStyle w:val="1"/>
            </w:pPr>
          </w:p>
        </w:tc>
        <w:tc>
          <w:tcPr>
            <w:tcW w:w="850" w:type="dxa"/>
            <w:vAlign w:val="center"/>
          </w:tcPr>
          <w:p w:rsidR="005C4C4D" w:rsidRDefault="005C4C4D">
            <w:pPr>
              <w:pStyle w:val="1"/>
            </w:pPr>
          </w:p>
        </w:tc>
        <w:tc>
          <w:tcPr>
            <w:tcW w:w="709" w:type="dxa"/>
            <w:vAlign w:val="center"/>
          </w:tcPr>
          <w:p w:rsidR="005C4C4D" w:rsidRDefault="005C4C4D">
            <w:pPr>
              <w:pStyle w:val="1"/>
            </w:pPr>
          </w:p>
        </w:tc>
        <w:tc>
          <w:tcPr>
            <w:tcW w:w="817" w:type="dxa"/>
            <w:vAlign w:val="center"/>
          </w:tcPr>
          <w:p w:rsidR="005C4C4D" w:rsidRDefault="005C4C4D">
            <w:pPr>
              <w:pStyle w:val="1"/>
            </w:pPr>
          </w:p>
        </w:tc>
        <w:tc>
          <w:tcPr>
            <w:tcW w:w="818" w:type="dxa"/>
            <w:vAlign w:val="center"/>
          </w:tcPr>
          <w:p w:rsidR="005C4C4D" w:rsidRDefault="005C4C4D">
            <w:pPr>
              <w:pStyle w:val="1"/>
            </w:pPr>
          </w:p>
        </w:tc>
      </w:tr>
      <w:tr w:rsidR="005C4C4D" w:rsidTr="00847163">
        <w:trPr>
          <w:trHeight w:val="472"/>
        </w:trPr>
        <w:tc>
          <w:tcPr>
            <w:tcW w:w="458" w:type="dxa"/>
            <w:vAlign w:val="center"/>
          </w:tcPr>
          <w:p w:rsidR="005C4C4D" w:rsidRDefault="00847163">
            <w:pPr>
              <w:pStyle w:val="1"/>
              <w:rPr>
                <w:b/>
                <w:lang w:eastAsia="zh-CN"/>
              </w:rPr>
            </w:pPr>
            <w:r>
              <w:rPr>
                <w:rFonts w:hint="eastAsia"/>
                <w:b/>
                <w:lang w:eastAsia="zh-CN"/>
              </w:rPr>
              <w:t>2</w:t>
            </w:r>
          </w:p>
        </w:tc>
        <w:tc>
          <w:tcPr>
            <w:tcW w:w="684" w:type="dxa"/>
            <w:vAlign w:val="center"/>
          </w:tcPr>
          <w:p w:rsidR="005C4C4D" w:rsidRDefault="00BE5D16">
            <w:pPr>
              <w:pStyle w:val="1"/>
              <w:rPr>
                <w:b/>
              </w:rPr>
            </w:pPr>
            <w:r>
              <w:rPr>
                <w:b/>
              </w:rPr>
              <w:t>随机资料</w:t>
            </w:r>
          </w:p>
        </w:tc>
        <w:tc>
          <w:tcPr>
            <w:tcW w:w="4248" w:type="dxa"/>
            <w:vAlign w:val="center"/>
          </w:tcPr>
          <w:p w:rsidR="005C4C4D" w:rsidRDefault="00BE5D16">
            <w:pPr>
              <w:pStyle w:val="1"/>
              <w:rPr>
                <w:b/>
                <w:lang w:eastAsia="zh-CN"/>
              </w:rPr>
            </w:pPr>
            <w:r>
              <w:rPr>
                <w:rFonts w:hint="eastAsia"/>
                <w:b/>
                <w:lang w:eastAsia="zh-CN"/>
              </w:rPr>
              <w:t>说明书（中文），操作、维护、保养手册（中文），接线图，系统流程图等各类资料是否齐全</w:t>
            </w:r>
          </w:p>
        </w:tc>
        <w:tc>
          <w:tcPr>
            <w:tcW w:w="849" w:type="dxa"/>
            <w:vAlign w:val="center"/>
          </w:tcPr>
          <w:p w:rsidR="005C4C4D" w:rsidRDefault="005C4C4D">
            <w:pPr>
              <w:pStyle w:val="1"/>
              <w:rPr>
                <w:lang w:eastAsia="zh-CN"/>
              </w:rPr>
            </w:pPr>
          </w:p>
        </w:tc>
        <w:tc>
          <w:tcPr>
            <w:tcW w:w="850" w:type="dxa"/>
            <w:vAlign w:val="center"/>
          </w:tcPr>
          <w:p w:rsidR="005C4C4D" w:rsidRDefault="005C4C4D">
            <w:pPr>
              <w:pStyle w:val="1"/>
              <w:rPr>
                <w:lang w:eastAsia="zh-CN"/>
              </w:rPr>
            </w:pPr>
          </w:p>
        </w:tc>
        <w:tc>
          <w:tcPr>
            <w:tcW w:w="709" w:type="dxa"/>
            <w:vAlign w:val="center"/>
          </w:tcPr>
          <w:p w:rsidR="005C4C4D" w:rsidRDefault="005C4C4D">
            <w:pPr>
              <w:pStyle w:val="1"/>
              <w:rPr>
                <w:lang w:eastAsia="zh-CN"/>
              </w:rPr>
            </w:pPr>
          </w:p>
        </w:tc>
        <w:tc>
          <w:tcPr>
            <w:tcW w:w="817" w:type="dxa"/>
            <w:vAlign w:val="center"/>
          </w:tcPr>
          <w:p w:rsidR="005C4C4D" w:rsidRDefault="005C4C4D">
            <w:pPr>
              <w:pStyle w:val="1"/>
              <w:rPr>
                <w:lang w:eastAsia="zh-CN"/>
              </w:rPr>
            </w:pPr>
          </w:p>
        </w:tc>
        <w:tc>
          <w:tcPr>
            <w:tcW w:w="818" w:type="dxa"/>
            <w:vAlign w:val="center"/>
          </w:tcPr>
          <w:p w:rsidR="005C4C4D" w:rsidRDefault="005C4C4D">
            <w:pPr>
              <w:pStyle w:val="1"/>
              <w:rPr>
                <w:lang w:eastAsia="zh-CN"/>
              </w:rPr>
            </w:pPr>
          </w:p>
        </w:tc>
      </w:tr>
      <w:tr w:rsidR="005C4C4D" w:rsidTr="00847163">
        <w:trPr>
          <w:trHeight w:val="714"/>
        </w:trPr>
        <w:tc>
          <w:tcPr>
            <w:tcW w:w="458" w:type="dxa"/>
            <w:vMerge w:val="restart"/>
            <w:vAlign w:val="center"/>
          </w:tcPr>
          <w:p w:rsidR="005C4C4D" w:rsidRDefault="00847163">
            <w:pPr>
              <w:pStyle w:val="1"/>
              <w:rPr>
                <w:b/>
                <w:lang w:eastAsia="zh-CN"/>
              </w:rPr>
            </w:pPr>
            <w:r>
              <w:rPr>
                <w:rFonts w:hint="eastAsia"/>
                <w:b/>
                <w:lang w:eastAsia="zh-CN"/>
              </w:rPr>
              <w:t>3</w:t>
            </w:r>
          </w:p>
        </w:tc>
        <w:tc>
          <w:tcPr>
            <w:tcW w:w="684" w:type="dxa"/>
            <w:vMerge w:val="restart"/>
            <w:vAlign w:val="center"/>
          </w:tcPr>
          <w:p w:rsidR="005C4C4D" w:rsidRDefault="00BE5D16">
            <w:pPr>
              <w:pStyle w:val="1"/>
              <w:rPr>
                <w:b/>
              </w:rPr>
            </w:pPr>
            <w:r>
              <w:rPr>
                <w:b/>
              </w:rPr>
              <w:t>分析结果</w:t>
            </w:r>
          </w:p>
        </w:tc>
        <w:tc>
          <w:tcPr>
            <w:tcW w:w="4248" w:type="dxa"/>
            <w:vAlign w:val="center"/>
          </w:tcPr>
          <w:p w:rsidR="005C4C4D" w:rsidRDefault="00BE5D16">
            <w:pPr>
              <w:pStyle w:val="1"/>
              <w:rPr>
                <w:b/>
                <w:lang w:eastAsia="zh-CN"/>
              </w:rPr>
            </w:pPr>
            <w:r>
              <w:rPr>
                <w:rFonts w:hint="eastAsia"/>
                <w:b/>
                <w:lang w:eastAsia="zh-CN"/>
              </w:rPr>
              <w:t>分析精度是否达到所标识的分析精度（或者产品样本中标明的精度）</w:t>
            </w:r>
          </w:p>
        </w:tc>
        <w:tc>
          <w:tcPr>
            <w:tcW w:w="849" w:type="dxa"/>
            <w:vAlign w:val="center"/>
          </w:tcPr>
          <w:p w:rsidR="005C4C4D" w:rsidRDefault="005C4C4D">
            <w:pPr>
              <w:pStyle w:val="1"/>
              <w:rPr>
                <w:lang w:eastAsia="zh-CN"/>
              </w:rPr>
            </w:pPr>
          </w:p>
        </w:tc>
        <w:tc>
          <w:tcPr>
            <w:tcW w:w="850" w:type="dxa"/>
            <w:vAlign w:val="center"/>
          </w:tcPr>
          <w:p w:rsidR="005C4C4D" w:rsidRDefault="005C4C4D">
            <w:pPr>
              <w:pStyle w:val="1"/>
              <w:rPr>
                <w:lang w:eastAsia="zh-CN"/>
              </w:rPr>
            </w:pPr>
          </w:p>
        </w:tc>
        <w:tc>
          <w:tcPr>
            <w:tcW w:w="709" w:type="dxa"/>
            <w:vAlign w:val="center"/>
          </w:tcPr>
          <w:p w:rsidR="005C4C4D" w:rsidRDefault="005C4C4D">
            <w:pPr>
              <w:pStyle w:val="1"/>
              <w:rPr>
                <w:lang w:eastAsia="zh-CN"/>
              </w:rPr>
            </w:pPr>
          </w:p>
        </w:tc>
        <w:tc>
          <w:tcPr>
            <w:tcW w:w="817" w:type="dxa"/>
            <w:vAlign w:val="center"/>
          </w:tcPr>
          <w:p w:rsidR="005C4C4D" w:rsidRDefault="005C4C4D">
            <w:pPr>
              <w:pStyle w:val="1"/>
              <w:rPr>
                <w:lang w:eastAsia="zh-CN"/>
              </w:rPr>
            </w:pPr>
          </w:p>
        </w:tc>
        <w:tc>
          <w:tcPr>
            <w:tcW w:w="818" w:type="dxa"/>
            <w:vAlign w:val="center"/>
          </w:tcPr>
          <w:p w:rsidR="005C4C4D" w:rsidRDefault="005C4C4D">
            <w:pPr>
              <w:pStyle w:val="1"/>
              <w:rPr>
                <w:lang w:eastAsia="zh-CN"/>
              </w:rPr>
            </w:pPr>
          </w:p>
        </w:tc>
      </w:tr>
      <w:tr w:rsidR="005C4C4D" w:rsidTr="00847163">
        <w:trPr>
          <w:trHeight w:val="472"/>
        </w:trPr>
        <w:tc>
          <w:tcPr>
            <w:tcW w:w="458" w:type="dxa"/>
            <w:vMerge/>
            <w:vAlign w:val="center"/>
          </w:tcPr>
          <w:p w:rsidR="005C4C4D" w:rsidRDefault="005C4C4D">
            <w:pPr>
              <w:pStyle w:val="1"/>
              <w:rPr>
                <w:b/>
                <w:lang w:eastAsia="zh-CN"/>
              </w:rPr>
            </w:pPr>
          </w:p>
        </w:tc>
        <w:tc>
          <w:tcPr>
            <w:tcW w:w="684" w:type="dxa"/>
            <w:vMerge/>
            <w:vAlign w:val="center"/>
          </w:tcPr>
          <w:p w:rsidR="005C4C4D" w:rsidRDefault="005C4C4D">
            <w:pPr>
              <w:pStyle w:val="1"/>
              <w:rPr>
                <w:b/>
                <w:lang w:eastAsia="zh-CN"/>
              </w:rPr>
            </w:pPr>
          </w:p>
        </w:tc>
        <w:tc>
          <w:tcPr>
            <w:tcW w:w="4248" w:type="dxa"/>
            <w:vAlign w:val="center"/>
          </w:tcPr>
          <w:p w:rsidR="005C4C4D" w:rsidRDefault="00BE5D16">
            <w:pPr>
              <w:pStyle w:val="1"/>
              <w:rPr>
                <w:b/>
                <w:lang w:eastAsia="zh-CN"/>
              </w:rPr>
            </w:pPr>
            <w:r>
              <w:rPr>
                <w:rFonts w:hint="eastAsia"/>
                <w:b/>
                <w:lang w:eastAsia="zh-CN"/>
              </w:rPr>
              <w:t>分析仪的分析周期是否满足技术协议中的时间要求</w:t>
            </w:r>
          </w:p>
        </w:tc>
        <w:tc>
          <w:tcPr>
            <w:tcW w:w="849" w:type="dxa"/>
            <w:vAlign w:val="center"/>
          </w:tcPr>
          <w:p w:rsidR="005C4C4D" w:rsidRDefault="005C4C4D">
            <w:pPr>
              <w:pStyle w:val="1"/>
              <w:rPr>
                <w:lang w:eastAsia="zh-CN"/>
              </w:rPr>
            </w:pPr>
          </w:p>
        </w:tc>
        <w:tc>
          <w:tcPr>
            <w:tcW w:w="850" w:type="dxa"/>
            <w:vAlign w:val="center"/>
          </w:tcPr>
          <w:p w:rsidR="005C4C4D" w:rsidRDefault="005C4C4D">
            <w:pPr>
              <w:pStyle w:val="1"/>
              <w:rPr>
                <w:lang w:eastAsia="zh-CN"/>
              </w:rPr>
            </w:pPr>
          </w:p>
        </w:tc>
        <w:tc>
          <w:tcPr>
            <w:tcW w:w="709" w:type="dxa"/>
            <w:vAlign w:val="center"/>
          </w:tcPr>
          <w:p w:rsidR="005C4C4D" w:rsidRDefault="005C4C4D">
            <w:pPr>
              <w:pStyle w:val="1"/>
              <w:rPr>
                <w:lang w:eastAsia="zh-CN"/>
              </w:rPr>
            </w:pPr>
          </w:p>
        </w:tc>
        <w:tc>
          <w:tcPr>
            <w:tcW w:w="817" w:type="dxa"/>
            <w:vAlign w:val="center"/>
          </w:tcPr>
          <w:p w:rsidR="005C4C4D" w:rsidRDefault="005C4C4D">
            <w:pPr>
              <w:pStyle w:val="1"/>
              <w:rPr>
                <w:lang w:eastAsia="zh-CN"/>
              </w:rPr>
            </w:pPr>
          </w:p>
        </w:tc>
        <w:tc>
          <w:tcPr>
            <w:tcW w:w="818" w:type="dxa"/>
            <w:vMerge w:val="restart"/>
            <w:vAlign w:val="center"/>
          </w:tcPr>
          <w:p w:rsidR="005C4C4D" w:rsidRDefault="005C4C4D">
            <w:pPr>
              <w:pStyle w:val="1"/>
              <w:rPr>
                <w:lang w:eastAsia="zh-CN"/>
              </w:rPr>
            </w:pPr>
          </w:p>
        </w:tc>
      </w:tr>
      <w:tr w:rsidR="005C4C4D" w:rsidTr="00847163">
        <w:trPr>
          <w:trHeight w:val="472"/>
        </w:trPr>
        <w:tc>
          <w:tcPr>
            <w:tcW w:w="458" w:type="dxa"/>
            <w:vMerge/>
            <w:vAlign w:val="center"/>
          </w:tcPr>
          <w:p w:rsidR="005C4C4D" w:rsidRDefault="005C4C4D">
            <w:pPr>
              <w:pStyle w:val="1"/>
              <w:rPr>
                <w:b/>
                <w:lang w:eastAsia="zh-CN"/>
              </w:rPr>
            </w:pPr>
          </w:p>
        </w:tc>
        <w:tc>
          <w:tcPr>
            <w:tcW w:w="684" w:type="dxa"/>
            <w:vMerge/>
            <w:vAlign w:val="center"/>
          </w:tcPr>
          <w:p w:rsidR="005C4C4D" w:rsidRDefault="005C4C4D">
            <w:pPr>
              <w:pStyle w:val="1"/>
              <w:rPr>
                <w:b/>
                <w:lang w:eastAsia="zh-CN"/>
              </w:rPr>
            </w:pPr>
          </w:p>
        </w:tc>
        <w:tc>
          <w:tcPr>
            <w:tcW w:w="4248" w:type="dxa"/>
            <w:vAlign w:val="center"/>
          </w:tcPr>
          <w:p w:rsidR="005C4C4D" w:rsidRDefault="00BE5D16">
            <w:pPr>
              <w:pStyle w:val="1"/>
              <w:rPr>
                <w:b/>
                <w:lang w:eastAsia="zh-CN"/>
              </w:rPr>
            </w:pPr>
            <w:r>
              <w:rPr>
                <w:rFonts w:hint="eastAsia"/>
                <w:b/>
                <w:lang w:eastAsia="zh-CN"/>
              </w:rPr>
              <w:t>分析仪的灵敏度、重复性是否满足技术协议中的要求</w:t>
            </w:r>
          </w:p>
        </w:tc>
        <w:tc>
          <w:tcPr>
            <w:tcW w:w="849" w:type="dxa"/>
            <w:vAlign w:val="center"/>
          </w:tcPr>
          <w:p w:rsidR="005C4C4D" w:rsidRDefault="005C4C4D">
            <w:pPr>
              <w:pStyle w:val="1"/>
              <w:rPr>
                <w:lang w:eastAsia="zh-CN"/>
              </w:rPr>
            </w:pPr>
          </w:p>
        </w:tc>
        <w:tc>
          <w:tcPr>
            <w:tcW w:w="850" w:type="dxa"/>
            <w:vAlign w:val="center"/>
          </w:tcPr>
          <w:p w:rsidR="005C4C4D" w:rsidRDefault="005C4C4D">
            <w:pPr>
              <w:pStyle w:val="1"/>
              <w:rPr>
                <w:lang w:eastAsia="zh-CN"/>
              </w:rPr>
            </w:pPr>
          </w:p>
        </w:tc>
        <w:tc>
          <w:tcPr>
            <w:tcW w:w="709" w:type="dxa"/>
            <w:vAlign w:val="center"/>
          </w:tcPr>
          <w:p w:rsidR="005C4C4D" w:rsidRDefault="005C4C4D">
            <w:pPr>
              <w:pStyle w:val="1"/>
              <w:rPr>
                <w:lang w:eastAsia="zh-CN"/>
              </w:rPr>
            </w:pPr>
          </w:p>
        </w:tc>
        <w:tc>
          <w:tcPr>
            <w:tcW w:w="817" w:type="dxa"/>
            <w:vAlign w:val="center"/>
          </w:tcPr>
          <w:p w:rsidR="005C4C4D" w:rsidRDefault="005C4C4D">
            <w:pPr>
              <w:pStyle w:val="1"/>
              <w:rPr>
                <w:lang w:eastAsia="zh-CN"/>
              </w:rPr>
            </w:pPr>
          </w:p>
        </w:tc>
        <w:tc>
          <w:tcPr>
            <w:tcW w:w="818" w:type="dxa"/>
            <w:vMerge/>
            <w:vAlign w:val="center"/>
          </w:tcPr>
          <w:p w:rsidR="005C4C4D" w:rsidRDefault="005C4C4D">
            <w:pPr>
              <w:pStyle w:val="1"/>
              <w:rPr>
                <w:lang w:eastAsia="zh-CN"/>
              </w:rPr>
            </w:pPr>
          </w:p>
        </w:tc>
      </w:tr>
    </w:tbl>
    <w:p w:rsidR="005C4C4D" w:rsidRDefault="005C4C4D">
      <w:pPr>
        <w:pStyle w:val="15"/>
        <w:spacing w:line="360" w:lineRule="exact"/>
        <w:ind w:firstLineChars="0" w:firstLine="0"/>
        <w:rPr>
          <w:ins w:id="182" w:author="KH" w:date="2017-09-22T11:57:00Z"/>
          <w:sz w:val="21"/>
          <w:szCs w:val="21"/>
        </w:rPr>
      </w:pPr>
    </w:p>
    <w:tbl>
      <w:tblPr>
        <w:tblW w:w="94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8"/>
        <w:gridCol w:w="684"/>
        <w:gridCol w:w="4248"/>
        <w:gridCol w:w="849"/>
        <w:gridCol w:w="850"/>
        <w:gridCol w:w="709"/>
        <w:gridCol w:w="817"/>
        <w:gridCol w:w="818"/>
      </w:tblGrid>
      <w:tr w:rsidR="00780DC1" w:rsidTr="00364A87">
        <w:trPr>
          <w:trHeight w:val="584"/>
          <w:ins w:id="183" w:author="KH" w:date="2017-09-22T11:57:00Z"/>
        </w:trPr>
        <w:tc>
          <w:tcPr>
            <w:tcW w:w="9433" w:type="dxa"/>
            <w:gridSpan w:val="8"/>
            <w:vAlign w:val="center"/>
          </w:tcPr>
          <w:p w:rsidR="00780DC1" w:rsidRDefault="00780DC1" w:rsidP="00364A87">
            <w:pPr>
              <w:pStyle w:val="1"/>
              <w:jc w:val="center"/>
              <w:rPr>
                <w:ins w:id="184" w:author="KH" w:date="2017-09-22T11:57:00Z"/>
                <w:b/>
              </w:rPr>
            </w:pPr>
            <w:ins w:id="185" w:author="KH" w:date="2017-09-22T11:57:00Z">
              <w:r>
                <w:rPr>
                  <w:rFonts w:hint="eastAsia"/>
                  <w:b/>
                  <w:lang w:eastAsia="zh-CN"/>
                </w:rPr>
                <w:t>原油</w:t>
              </w:r>
              <w:r>
                <w:rPr>
                  <w:rFonts w:hint="eastAsia"/>
                  <w:b/>
                </w:rPr>
                <w:t>数据库验收表</w:t>
              </w:r>
            </w:ins>
          </w:p>
        </w:tc>
      </w:tr>
      <w:tr w:rsidR="00780DC1" w:rsidTr="00364A87">
        <w:trPr>
          <w:trHeight w:val="820"/>
          <w:ins w:id="186" w:author="KH" w:date="2017-09-22T11:57:00Z"/>
        </w:trPr>
        <w:tc>
          <w:tcPr>
            <w:tcW w:w="458" w:type="dxa"/>
            <w:vAlign w:val="center"/>
          </w:tcPr>
          <w:p w:rsidR="00780DC1" w:rsidRDefault="00780DC1" w:rsidP="00364A87">
            <w:pPr>
              <w:pStyle w:val="1"/>
              <w:rPr>
                <w:ins w:id="187" w:author="KH" w:date="2017-09-22T11:57:00Z"/>
                <w:b/>
              </w:rPr>
            </w:pPr>
            <w:ins w:id="188" w:author="KH" w:date="2017-09-22T11:57:00Z">
              <w:r>
                <w:rPr>
                  <w:rFonts w:hint="eastAsia"/>
                  <w:b/>
                </w:rPr>
                <w:t>序号</w:t>
              </w:r>
            </w:ins>
          </w:p>
        </w:tc>
        <w:tc>
          <w:tcPr>
            <w:tcW w:w="684" w:type="dxa"/>
            <w:vAlign w:val="center"/>
          </w:tcPr>
          <w:p w:rsidR="00780DC1" w:rsidRDefault="00780DC1" w:rsidP="00364A87">
            <w:pPr>
              <w:pStyle w:val="1"/>
              <w:rPr>
                <w:ins w:id="189" w:author="KH" w:date="2017-09-22T11:57:00Z"/>
                <w:b/>
              </w:rPr>
            </w:pPr>
            <w:ins w:id="190" w:author="KH" w:date="2017-09-22T11:57:00Z">
              <w:r>
                <w:rPr>
                  <w:rFonts w:hint="eastAsia"/>
                  <w:b/>
                </w:rPr>
                <w:t>内容名称</w:t>
              </w:r>
            </w:ins>
          </w:p>
        </w:tc>
        <w:tc>
          <w:tcPr>
            <w:tcW w:w="4248" w:type="dxa"/>
            <w:vAlign w:val="center"/>
          </w:tcPr>
          <w:p w:rsidR="00780DC1" w:rsidRDefault="00780DC1" w:rsidP="00364A87">
            <w:pPr>
              <w:pStyle w:val="1"/>
              <w:rPr>
                <w:ins w:id="191" w:author="KH" w:date="2017-09-22T11:57:00Z"/>
                <w:b/>
              </w:rPr>
            </w:pPr>
            <w:ins w:id="192" w:author="KH" w:date="2017-09-22T11:57:00Z">
              <w:r>
                <w:rPr>
                  <w:rFonts w:hint="eastAsia"/>
                  <w:b/>
                </w:rPr>
                <w:t>质量标准</w:t>
              </w:r>
            </w:ins>
          </w:p>
        </w:tc>
        <w:tc>
          <w:tcPr>
            <w:tcW w:w="849" w:type="dxa"/>
            <w:vAlign w:val="center"/>
          </w:tcPr>
          <w:p w:rsidR="00780DC1" w:rsidRDefault="00780DC1" w:rsidP="00364A87">
            <w:pPr>
              <w:pStyle w:val="1"/>
              <w:rPr>
                <w:ins w:id="193" w:author="KH" w:date="2017-09-22T11:57:00Z"/>
              </w:rPr>
            </w:pPr>
            <w:ins w:id="194" w:author="KH" w:date="2017-09-22T11:57:00Z">
              <w:r>
                <w:rPr>
                  <w:rFonts w:hint="eastAsia"/>
                </w:rPr>
                <w:t>验收人</w:t>
              </w:r>
            </w:ins>
          </w:p>
        </w:tc>
        <w:tc>
          <w:tcPr>
            <w:tcW w:w="850" w:type="dxa"/>
            <w:vAlign w:val="center"/>
          </w:tcPr>
          <w:p w:rsidR="00780DC1" w:rsidRDefault="00780DC1" w:rsidP="00364A87">
            <w:pPr>
              <w:pStyle w:val="1"/>
              <w:rPr>
                <w:ins w:id="195" w:author="KH" w:date="2017-09-22T11:57:00Z"/>
              </w:rPr>
            </w:pPr>
            <w:ins w:id="196" w:author="KH" w:date="2017-09-22T11:57:00Z">
              <w:r>
                <w:rPr>
                  <w:rFonts w:hint="eastAsia"/>
                </w:rPr>
                <w:t>检测</w:t>
              </w:r>
            </w:ins>
          </w:p>
          <w:p w:rsidR="00780DC1" w:rsidRDefault="00780DC1" w:rsidP="00364A87">
            <w:pPr>
              <w:pStyle w:val="1"/>
              <w:rPr>
                <w:ins w:id="197" w:author="KH" w:date="2017-09-22T11:57:00Z"/>
              </w:rPr>
            </w:pPr>
            <w:ins w:id="198" w:author="KH" w:date="2017-09-22T11:57:00Z">
              <w:r>
                <w:rPr>
                  <w:rFonts w:hint="eastAsia"/>
                </w:rPr>
                <w:t>结果</w:t>
              </w:r>
            </w:ins>
          </w:p>
        </w:tc>
        <w:tc>
          <w:tcPr>
            <w:tcW w:w="709" w:type="dxa"/>
            <w:vAlign w:val="center"/>
          </w:tcPr>
          <w:p w:rsidR="00780DC1" w:rsidRDefault="00780DC1" w:rsidP="00364A87">
            <w:pPr>
              <w:pStyle w:val="1"/>
              <w:rPr>
                <w:ins w:id="199" w:author="KH" w:date="2017-09-22T11:57:00Z"/>
              </w:rPr>
            </w:pPr>
            <w:ins w:id="200" w:author="KH" w:date="2017-09-22T11:57:00Z">
              <w:r>
                <w:rPr>
                  <w:rFonts w:hint="eastAsia"/>
                </w:rPr>
                <w:t>结论</w:t>
              </w:r>
            </w:ins>
          </w:p>
        </w:tc>
        <w:tc>
          <w:tcPr>
            <w:tcW w:w="817" w:type="dxa"/>
            <w:vAlign w:val="center"/>
          </w:tcPr>
          <w:p w:rsidR="00780DC1" w:rsidRDefault="00780DC1" w:rsidP="00364A87">
            <w:pPr>
              <w:pStyle w:val="1"/>
              <w:rPr>
                <w:ins w:id="201" w:author="KH" w:date="2017-09-22T11:57:00Z"/>
              </w:rPr>
            </w:pPr>
            <w:ins w:id="202" w:author="KH" w:date="2017-09-22T11:57:00Z">
              <w:r>
                <w:rPr>
                  <w:rFonts w:hint="eastAsia"/>
                </w:rPr>
                <w:t>验收</w:t>
              </w:r>
            </w:ins>
          </w:p>
          <w:p w:rsidR="00780DC1" w:rsidRDefault="00780DC1" w:rsidP="00364A87">
            <w:pPr>
              <w:pStyle w:val="1"/>
              <w:rPr>
                <w:ins w:id="203" w:author="KH" w:date="2017-09-22T11:57:00Z"/>
              </w:rPr>
            </w:pPr>
            <w:ins w:id="204" w:author="KH" w:date="2017-09-22T11:57:00Z">
              <w:r>
                <w:rPr>
                  <w:rFonts w:hint="eastAsia"/>
                </w:rPr>
                <w:t>日期</w:t>
              </w:r>
            </w:ins>
          </w:p>
        </w:tc>
        <w:tc>
          <w:tcPr>
            <w:tcW w:w="818" w:type="dxa"/>
            <w:vAlign w:val="center"/>
          </w:tcPr>
          <w:p w:rsidR="00780DC1" w:rsidRDefault="00780DC1" w:rsidP="00364A87">
            <w:pPr>
              <w:pStyle w:val="1"/>
              <w:rPr>
                <w:ins w:id="205" w:author="KH" w:date="2017-09-22T11:57:00Z"/>
              </w:rPr>
            </w:pPr>
            <w:ins w:id="206" w:author="KH" w:date="2017-09-22T11:57:00Z">
              <w:r>
                <w:rPr>
                  <w:rFonts w:hint="eastAsia"/>
                </w:rPr>
                <w:t>备注</w:t>
              </w:r>
            </w:ins>
          </w:p>
        </w:tc>
      </w:tr>
      <w:tr w:rsidR="00780DC1" w:rsidTr="00364A87">
        <w:trPr>
          <w:trHeight w:val="721"/>
          <w:ins w:id="207" w:author="KH" w:date="2017-09-22T11:57:00Z"/>
        </w:trPr>
        <w:tc>
          <w:tcPr>
            <w:tcW w:w="458" w:type="dxa"/>
            <w:vMerge w:val="restart"/>
            <w:vAlign w:val="center"/>
          </w:tcPr>
          <w:p w:rsidR="00780DC1" w:rsidRDefault="00780DC1" w:rsidP="00364A87">
            <w:pPr>
              <w:pStyle w:val="1"/>
              <w:rPr>
                <w:ins w:id="208" w:author="KH" w:date="2017-09-22T11:57:00Z"/>
                <w:b/>
              </w:rPr>
            </w:pPr>
            <w:ins w:id="209" w:author="KH" w:date="2017-09-22T11:57:00Z">
              <w:r>
                <w:rPr>
                  <w:rFonts w:hint="eastAsia"/>
                  <w:b/>
                </w:rPr>
                <w:t>1</w:t>
              </w:r>
            </w:ins>
          </w:p>
        </w:tc>
        <w:tc>
          <w:tcPr>
            <w:tcW w:w="684" w:type="dxa"/>
            <w:vMerge w:val="restart"/>
            <w:vAlign w:val="center"/>
          </w:tcPr>
          <w:p w:rsidR="00780DC1" w:rsidRDefault="00780DC1" w:rsidP="00364A87">
            <w:pPr>
              <w:pStyle w:val="1"/>
              <w:rPr>
                <w:ins w:id="210" w:author="KH" w:date="2017-09-22T11:57:00Z"/>
                <w:b/>
                <w:lang w:eastAsia="zh-CN"/>
              </w:rPr>
            </w:pPr>
            <w:ins w:id="211" w:author="KH" w:date="2017-09-22T11:57:00Z">
              <w:r>
                <w:rPr>
                  <w:rFonts w:hint="eastAsia"/>
                  <w:b/>
                  <w:lang w:eastAsia="zh-CN"/>
                </w:rPr>
                <w:t>原油</w:t>
              </w:r>
              <w:r>
                <w:rPr>
                  <w:rFonts w:hint="eastAsia"/>
                  <w:b/>
                </w:rPr>
                <w:t>数据</w:t>
              </w:r>
            </w:ins>
          </w:p>
        </w:tc>
        <w:tc>
          <w:tcPr>
            <w:tcW w:w="4248" w:type="dxa"/>
            <w:vAlign w:val="center"/>
          </w:tcPr>
          <w:p w:rsidR="00780DC1" w:rsidRDefault="00780DC1" w:rsidP="00780DC1">
            <w:pPr>
              <w:pStyle w:val="1"/>
              <w:rPr>
                <w:ins w:id="212" w:author="KH" w:date="2017-09-22T11:57:00Z"/>
                <w:b/>
                <w:lang w:eastAsia="zh-CN"/>
              </w:rPr>
            </w:pPr>
            <w:ins w:id="213" w:author="KH" w:date="2017-09-22T11:57:00Z">
              <w:r>
                <w:rPr>
                  <w:rFonts w:hint="eastAsia"/>
                  <w:b/>
                  <w:lang w:eastAsia="zh-CN"/>
                </w:rPr>
                <w:t>依据清单，</w:t>
              </w:r>
            </w:ins>
            <w:ins w:id="214" w:author="KH" w:date="2017-09-22T11:58:00Z">
              <w:r>
                <w:rPr>
                  <w:rFonts w:hint="eastAsia"/>
                  <w:b/>
                  <w:lang w:eastAsia="zh-CN"/>
                </w:rPr>
                <w:t>查对原油</w:t>
              </w:r>
            </w:ins>
            <w:ins w:id="215" w:author="KH" w:date="2017-09-22T11:59:00Z">
              <w:r>
                <w:rPr>
                  <w:rFonts w:hint="eastAsia"/>
                  <w:b/>
                  <w:lang w:eastAsia="zh-CN"/>
                </w:rPr>
                <w:t>数量、种类是否与材料表相符。</w:t>
              </w:r>
            </w:ins>
          </w:p>
        </w:tc>
        <w:tc>
          <w:tcPr>
            <w:tcW w:w="849" w:type="dxa"/>
            <w:vAlign w:val="center"/>
          </w:tcPr>
          <w:p w:rsidR="00780DC1" w:rsidRDefault="00780DC1" w:rsidP="00364A87">
            <w:pPr>
              <w:pStyle w:val="1"/>
              <w:rPr>
                <w:ins w:id="216" w:author="KH" w:date="2017-09-22T11:57:00Z"/>
                <w:lang w:eastAsia="zh-CN"/>
              </w:rPr>
            </w:pPr>
            <w:ins w:id="217" w:author="KH" w:date="2017-09-22T11:57:00Z">
              <w:r>
                <w:rPr>
                  <w:rFonts w:hint="eastAsia"/>
                  <w:lang w:eastAsia="zh-CN"/>
                </w:rPr>
                <w:t xml:space="preserve">　</w:t>
              </w:r>
            </w:ins>
          </w:p>
        </w:tc>
        <w:tc>
          <w:tcPr>
            <w:tcW w:w="850" w:type="dxa"/>
            <w:vAlign w:val="center"/>
          </w:tcPr>
          <w:p w:rsidR="00780DC1" w:rsidRDefault="00780DC1" w:rsidP="00364A87">
            <w:pPr>
              <w:pStyle w:val="1"/>
              <w:rPr>
                <w:ins w:id="218" w:author="KH" w:date="2017-09-22T11:57:00Z"/>
                <w:lang w:eastAsia="zh-CN"/>
              </w:rPr>
            </w:pPr>
            <w:ins w:id="219" w:author="KH" w:date="2017-09-22T11:57:00Z">
              <w:r>
                <w:rPr>
                  <w:rFonts w:hint="eastAsia"/>
                  <w:lang w:eastAsia="zh-CN"/>
                </w:rPr>
                <w:t xml:space="preserve">　</w:t>
              </w:r>
            </w:ins>
          </w:p>
        </w:tc>
        <w:tc>
          <w:tcPr>
            <w:tcW w:w="709" w:type="dxa"/>
            <w:vAlign w:val="center"/>
          </w:tcPr>
          <w:p w:rsidR="00780DC1" w:rsidRDefault="00780DC1" w:rsidP="00364A87">
            <w:pPr>
              <w:pStyle w:val="1"/>
              <w:rPr>
                <w:ins w:id="220" w:author="KH" w:date="2017-09-22T11:57:00Z"/>
                <w:lang w:eastAsia="zh-CN"/>
              </w:rPr>
            </w:pPr>
            <w:ins w:id="221" w:author="KH" w:date="2017-09-22T11:57:00Z">
              <w:r>
                <w:rPr>
                  <w:rFonts w:hint="eastAsia"/>
                  <w:lang w:eastAsia="zh-CN"/>
                </w:rPr>
                <w:t xml:space="preserve">　</w:t>
              </w:r>
            </w:ins>
          </w:p>
        </w:tc>
        <w:tc>
          <w:tcPr>
            <w:tcW w:w="817" w:type="dxa"/>
            <w:vAlign w:val="center"/>
          </w:tcPr>
          <w:p w:rsidR="00780DC1" w:rsidRDefault="00780DC1" w:rsidP="00364A87">
            <w:pPr>
              <w:pStyle w:val="1"/>
              <w:rPr>
                <w:ins w:id="222" w:author="KH" w:date="2017-09-22T11:57:00Z"/>
                <w:lang w:eastAsia="zh-CN"/>
              </w:rPr>
            </w:pPr>
            <w:ins w:id="223" w:author="KH" w:date="2017-09-22T11:57:00Z">
              <w:r>
                <w:rPr>
                  <w:rFonts w:hint="eastAsia"/>
                  <w:lang w:eastAsia="zh-CN"/>
                </w:rPr>
                <w:t xml:space="preserve">　</w:t>
              </w:r>
            </w:ins>
          </w:p>
        </w:tc>
        <w:tc>
          <w:tcPr>
            <w:tcW w:w="818" w:type="dxa"/>
            <w:vAlign w:val="center"/>
          </w:tcPr>
          <w:p w:rsidR="00780DC1" w:rsidRDefault="00780DC1" w:rsidP="00364A87">
            <w:pPr>
              <w:pStyle w:val="1"/>
              <w:rPr>
                <w:ins w:id="224" w:author="KH" w:date="2017-09-22T11:57:00Z"/>
                <w:lang w:eastAsia="zh-CN"/>
              </w:rPr>
            </w:pPr>
            <w:ins w:id="225" w:author="KH" w:date="2017-09-22T11:57:00Z">
              <w:r>
                <w:rPr>
                  <w:rFonts w:hint="eastAsia"/>
                  <w:lang w:eastAsia="zh-CN"/>
                </w:rPr>
                <w:t xml:space="preserve">　</w:t>
              </w:r>
            </w:ins>
          </w:p>
        </w:tc>
      </w:tr>
      <w:tr w:rsidR="00780DC1" w:rsidTr="00364A87">
        <w:trPr>
          <w:trHeight w:val="484"/>
          <w:ins w:id="226" w:author="KH" w:date="2017-09-22T11:57:00Z"/>
        </w:trPr>
        <w:tc>
          <w:tcPr>
            <w:tcW w:w="458" w:type="dxa"/>
            <w:vMerge/>
            <w:vAlign w:val="center"/>
          </w:tcPr>
          <w:p w:rsidR="00780DC1" w:rsidRDefault="00780DC1" w:rsidP="00364A87">
            <w:pPr>
              <w:pStyle w:val="1"/>
              <w:rPr>
                <w:ins w:id="227" w:author="KH" w:date="2017-09-22T11:57:00Z"/>
                <w:b/>
                <w:lang w:eastAsia="zh-CN"/>
              </w:rPr>
            </w:pPr>
          </w:p>
        </w:tc>
        <w:tc>
          <w:tcPr>
            <w:tcW w:w="684" w:type="dxa"/>
            <w:vMerge/>
            <w:vAlign w:val="center"/>
          </w:tcPr>
          <w:p w:rsidR="00780DC1" w:rsidRDefault="00780DC1" w:rsidP="00364A87">
            <w:pPr>
              <w:pStyle w:val="1"/>
              <w:rPr>
                <w:ins w:id="228" w:author="KH" w:date="2017-09-22T11:57:00Z"/>
                <w:b/>
                <w:lang w:eastAsia="zh-CN"/>
              </w:rPr>
            </w:pPr>
          </w:p>
        </w:tc>
        <w:tc>
          <w:tcPr>
            <w:tcW w:w="4248" w:type="dxa"/>
            <w:vAlign w:val="center"/>
          </w:tcPr>
          <w:p w:rsidR="00780DC1" w:rsidRDefault="00780DC1" w:rsidP="00780DC1">
            <w:pPr>
              <w:pStyle w:val="1"/>
              <w:rPr>
                <w:ins w:id="229" w:author="KH" w:date="2017-09-22T11:57:00Z"/>
                <w:b/>
                <w:lang w:eastAsia="zh-CN"/>
              </w:rPr>
            </w:pPr>
            <w:ins w:id="230" w:author="KH" w:date="2017-09-22T11:57:00Z">
              <w:r>
                <w:rPr>
                  <w:rFonts w:hint="eastAsia"/>
                  <w:b/>
                  <w:lang w:eastAsia="zh-CN"/>
                </w:rPr>
                <w:t>检查</w:t>
              </w:r>
            </w:ins>
            <w:ins w:id="231" w:author="KH" w:date="2017-09-22T11:59:00Z">
              <w:r>
                <w:rPr>
                  <w:rFonts w:hint="eastAsia"/>
                  <w:b/>
                  <w:lang w:eastAsia="zh-CN"/>
                </w:rPr>
                <w:t>每个原油数据</w:t>
              </w:r>
            </w:ins>
            <w:ins w:id="232" w:author="KH" w:date="2017-09-22T11:57:00Z">
              <w:r>
                <w:rPr>
                  <w:rFonts w:hint="eastAsia"/>
                  <w:b/>
                  <w:lang w:eastAsia="zh-CN"/>
                </w:rPr>
                <w:t>是否齐全。</w:t>
              </w:r>
            </w:ins>
          </w:p>
        </w:tc>
        <w:tc>
          <w:tcPr>
            <w:tcW w:w="849" w:type="dxa"/>
            <w:vAlign w:val="center"/>
          </w:tcPr>
          <w:p w:rsidR="00780DC1" w:rsidRDefault="00780DC1" w:rsidP="00364A87">
            <w:pPr>
              <w:pStyle w:val="1"/>
              <w:rPr>
                <w:ins w:id="233" w:author="KH" w:date="2017-09-22T11:57:00Z"/>
                <w:lang w:eastAsia="zh-CN"/>
              </w:rPr>
            </w:pPr>
            <w:ins w:id="234" w:author="KH" w:date="2017-09-22T11:57:00Z">
              <w:r>
                <w:rPr>
                  <w:rFonts w:hint="eastAsia"/>
                  <w:lang w:eastAsia="zh-CN"/>
                </w:rPr>
                <w:t xml:space="preserve">　</w:t>
              </w:r>
            </w:ins>
          </w:p>
        </w:tc>
        <w:tc>
          <w:tcPr>
            <w:tcW w:w="850" w:type="dxa"/>
            <w:vAlign w:val="center"/>
          </w:tcPr>
          <w:p w:rsidR="00780DC1" w:rsidRDefault="00780DC1" w:rsidP="00364A87">
            <w:pPr>
              <w:pStyle w:val="1"/>
              <w:rPr>
                <w:ins w:id="235" w:author="KH" w:date="2017-09-22T11:57:00Z"/>
                <w:lang w:eastAsia="zh-CN"/>
              </w:rPr>
            </w:pPr>
            <w:ins w:id="236" w:author="KH" w:date="2017-09-22T11:57:00Z">
              <w:r>
                <w:rPr>
                  <w:rFonts w:hint="eastAsia"/>
                  <w:lang w:eastAsia="zh-CN"/>
                </w:rPr>
                <w:t xml:space="preserve">　</w:t>
              </w:r>
            </w:ins>
          </w:p>
        </w:tc>
        <w:tc>
          <w:tcPr>
            <w:tcW w:w="709" w:type="dxa"/>
            <w:vAlign w:val="center"/>
          </w:tcPr>
          <w:p w:rsidR="00780DC1" w:rsidRDefault="00780DC1" w:rsidP="00364A87">
            <w:pPr>
              <w:pStyle w:val="1"/>
              <w:rPr>
                <w:ins w:id="237" w:author="KH" w:date="2017-09-22T11:57:00Z"/>
                <w:lang w:eastAsia="zh-CN"/>
              </w:rPr>
            </w:pPr>
            <w:ins w:id="238" w:author="KH" w:date="2017-09-22T11:57:00Z">
              <w:r>
                <w:rPr>
                  <w:rFonts w:hint="eastAsia"/>
                  <w:lang w:eastAsia="zh-CN"/>
                </w:rPr>
                <w:t xml:space="preserve">　</w:t>
              </w:r>
            </w:ins>
          </w:p>
        </w:tc>
        <w:tc>
          <w:tcPr>
            <w:tcW w:w="817" w:type="dxa"/>
            <w:vAlign w:val="center"/>
          </w:tcPr>
          <w:p w:rsidR="00780DC1" w:rsidRDefault="00780DC1" w:rsidP="00364A87">
            <w:pPr>
              <w:pStyle w:val="1"/>
              <w:rPr>
                <w:ins w:id="239" w:author="KH" w:date="2017-09-22T11:57:00Z"/>
                <w:lang w:eastAsia="zh-CN"/>
              </w:rPr>
            </w:pPr>
            <w:ins w:id="240" w:author="KH" w:date="2017-09-22T11:57:00Z">
              <w:r>
                <w:rPr>
                  <w:rFonts w:hint="eastAsia"/>
                  <w:lang w:eastAsia="zh-CN"/>
                </w:rPr>
                <w:t xml:space="preserve">　</w:t>
              </w:r>
            </w:ins>
          </w:p>
        </w:tc>
        <w:tc>
          <w:tcPr>
            <w:tcW w:w="818" w:type="dxa"/>
            <w:vAlign w:val="center"/>
          </w:tcPr>
          <w:p w:rsidR="00780DC1" w:rsidRDefault="00780DC1" w:rsidP="00364A87">
            <w:pPr>
              <w:pStyle w:val="1"/>
              <w:rPr>
                <w:ins w:id="241" w:author="KH" w:date="2017-09-22T11:57:00Z"/>
                <w:lang w:eastAsia="zh-CN"/>
              </w:rPr>
            </w:pPr>
          </w:p>
        </w:tc>
      </w:tr>
      <w:tr w:rsidR="00780DC1" w:rsidTr="00364A87">
        <w:trPr>
          <w:trHeight w:val="534"/>
          <w:ins w:id="242" w:author="KH" w:date="2017-09-22T11:57:00Z"/>
        </w:trPr>
        <w:tc>
          <w:tcPr>
            <w:tcW w:w="458" w:type="dxa"/>
            <w:vMerge/>
            <w:vAlign w:val="center"/>
          </w:tcPr>
          <w:p w:rsidR="00780DC1" w:rsidRDefault="00780DC1" w:rsidP="00364A87">
            <w:pPr>
              <w:pStyle w:val="1"/>
              <w:rPr>
                <w:ins w:id="243" w:author="KH" w:date="2017-09-22T11:57:00Z"/>
                <w:b/>
                <w:lang w:eastAsia="zh-CN"/>
              </w:rPr>
            </w:pPr>
          </w:p>
        </w:tc>
        <w:tc>
          <w:tcPr>
            <w:tcW w:w="684" w:type="dxa"/>
            <w:vMerge/>
            <w:vAlign w:val="center"/>
          </w:tcPr>
          <w:p w:rsidR="00780DC1" w:rsidRDefault="00780DC1" w:rsidP="00364A87">
            <w:pPr>
              <w:pStyle w:val="1"/>
              <w:rPr>
                <w:ins w:id="244" w:author="KH" w:date="2017-09-22T11:57:00Z"/>
                <w:b/>
                <w:lang w:eastAsia="zh-CN"/>
              </w:rPr>
            </w:pPr>
          </w:p>
        </w:tc>
        <w:tc>
          <w:tcPr>
            <w:tcW w:w="4248" w:type="dxa"/>
            <w:vAlign w:val="center"/>
          </w:tcPr>
          <w:p w:rsidR="00780DC1" w:rsidRDefault="00780DC1" w:rsidP="00780DC1">
            <w:pPr>
              <w:pStyle w:val="1"/>
              <w:rPr>
                <w:ins w:id="245" w:author="KH" w:date="2017-09-22T11:57:00Z"/>
                <w:b/>
                <w:lang w:eastAsia="zh-CN"/>
              </w:rPr>
            </w:pPr>
            <w:ins w:id="246" w:author="KH" w:date="2017-09-22T12:00:00Z">
              <w:r>
                <w:rPr>
                  <w:b/>
                  <w:lang w:eastAsia="zh-CN"/>
                </w:rPr>
                <w:t>检查原油数据年份是否</w:t>
              </w:r>
              <w:r>
                <w:rPr>
                  <w:rFonts w:hint="eastAsia"/>
                  <w:b/>
                  <w:lang w:eastAsia="zh-CN"/>
                </w:rPr>
                <w:t>为</w:t>
              </w:r>
            </w:ins>
            <w:ins w:id="247" w:author="KH" w:date="2017-09-22T12:01:00Z">
              <w:r>
                <w:rPr>
                  <w:rFonts w:hint="eastAsia"/>
                  <w:b/>
                  <w:lang w:eastAsia="zh-CN"/>
                </w:rPr>
                <w:t>近</w:t>
              </w:r>
              <w:r>
                <w:rPr>
                  <w:b/>
                  <w:lang w:eastAsia="zh-CN"/>
                </w:rPr>
                <w:t>年数据</w:t>
              </w:r>
            </w:ins>
            <w:ins w:id="248" w:author="KH" w:date="2017-09-22T12:00:00Z">
              <w:r>
                <w:rPr>
                  <w:rFonts w:hint="eastAsia"/>
                  <w:b/>
                  <w:lang w:eastAsia="zh-CN"/>
                </w:rPr>
                <w:t>。</w:t>
              </w:r>
            </w:ins>
          </w:p>
        </w:tc>
        <w:tc>
          <w:tcPr>
            <w:tcW w:w="849" w:type="dxa"/>
            <w:vAlign w:val="center"/>
          </w:tcPr>
          <w:p w:rsidR="00780DC1" w:rsidRDefault="00780DC1" w:rsidP="00364A87">
            <w:pPr>
              <w:pStyle w:val="1"/>
              <w:rPr>
                <w:ins w:id="249" w:author="KH" w:date="2017-09-22T11:57:00Z"/>
                <w:lang w:eastAsia="zh-CN"/>
              </w:rPr>
            </w:pPr>
            <w:ins w:id="250" w:author="KH" w:date="2017-09-22T11:57:00Z">
              <w:r>
                <w:rPr>
                  <w:rFonts w:hint="eastAsia"/>
                  <w:lang w:eastAsia="zh-CN"/>
                </w:rPr>
                <w:t xml:space="preserve">　</w:t>
              </w:r>
            </w:ins>
          </w:p>
        </w:tc>
        <w:tc>
          <w:tcPr>
            <w:tcW w:w="850" w:type="dxa"/>
            <w:vAlign w:val="center"/>
          </w:tcPr>
          <w:p w:rsidR="00780DC1" w:rsidRDefault="00780DC1" w:rsidP="00364A87">
            <w:pPr>
              <w:pStyle w:val="1"/>
              <w:rPr>
                <w:ins w:id="251" w:author="KH" w:date="2017-09-22T11:57:00Z"/>
                <w:lang w:eastAsia="zh-CN"/>
              </w:rPr>
            </w:pPr>
            <w:ins w:id="252" w:author="KH" w:date="2017-09-22T11:57:00Z">
              <w:r>
                <w:rPr>
                  <w:rFonts w:hint="eastAsia"/>
                  <w:lang w:eastAsia="zh-CN"/>
                </w:rPr>
                <w:t xml:space="preserve">　</w:t>
              </w:r>
            </w:ins>
          </w:p>
        </w:tc>
        <w:tc>
          <w:tcPr>
            <w:tcW w:w="709" w:type="dxa"/>
            <w:vAlign w:val="center"/>
          </w:tcPr>
          <w:p w:rsidR="00780DC1" w:rsidRDefault="00780DC1" w:rsidP="00364A87">
            <w:pPr>
              <w:pStyle w:val="1"/>
              <w:rPr>
                <w:ins w:id="253" w:author="KH" w:date="2017-09-22T11:57:00Z"/>
                <w:lang w:eastAsia="zh-CN"/>
              </w:rPr>
            </w:pPr>
            <w:ins w:id="254" w:author="KH" w:date="2017-09-22T11:57:00Z">
              <w:r>
                <w:rPr>
                  <w:rFonts w:hint="eastAsia"/>
                  <w:lang w:eastAsia="zh-CN"/>
                </w:rPr>
                <w:t xml:space="preserve">　</w:t>
              </w:r>
            </w:ins>
          </w:p>
        </w:tc>
        <w:tc>
          <w:tcPr>
            <w:tcW w:w="817" w:type="dxa"/>
            <w:vAlign w:val="center"/>
          </w:tcPr>
          <w:p w:rsidR="00780DC1" w:rsidRDefault="00780DC1" w:rsidP="00364A87">
            <w:pPr>
              <w:pStyle w:val="1"/>
              <w:rPr>
                <w:ins w:id="255" w:author="KH" w:date="2017-09-22T11:57:00Z"/>
                <w:lang w:eastAsia="zh-CN"/>
              </w:rPr>
            </w:pPr>
            <w:ins w:id="256" w:author="KH" w:date="2017-09-22T11:57:00Z">
              <w:r>
                <w:rPr>
                  <w:rFonts w:hint="eastAsia"/>
                  <w:lang w:eastAsia="zh-CN"/>
                </w:rPr>
                <w:t xml:space="preserve">　</w:t>
              </w:r>
            </w:ins>
          </w:p>
        </w:tc>
        <w:tc>
          <w:tcPr>
            <w:tcW w:w="818" w:type="dxa"/>
            <w:vAlign w:val="center"/>
          </w:tcPr>
          <w:p w:rsidR="00780DC1" w:rsidRDefault="00780DC1" w:rsidP="00364A87">
            <w:pPr>
              <w:pStyle w:val="1"/>
              <w:rPr>
                <w:ins w:id="257" w:author="KH" w:date="2017-09-22T11:57:00Z"/>
                <w:lang w:eastAsia="zh-CN"/>
              </w:rPr>
            </w:pPr>
          </w:p>
        </w:tc>
      </w:tr>
      <w:tr w:rsidR="00780DC1" w:rsidTr="00364A87">
        <w:trPr>
          <w:trHeight w:val="720"/>
          <w:ins w:id="258" w:author="KH" w:date="2017-09-22T11:57:00Z"/>
        </w:trPr>
        <w:tc>
          <w:tcPr>
            <w:tcW w:w="458" w:type="dxa"/>
            <w:vMerge/>
            <w:vAlign w:val="center"/>
          </w:tcPr>
          <w:p w:rsidR="00780DC1" w:rsidRDefault="00780DC1" w:rsidP="00364A87">
            <w:pPr>
              <w:pStyle w:val="1"/>
              <w:rPr>
                <w:ins w:id="259" w:author="KH" w:date="2017-09-22T11:57:00Z"/>
                <w:b/>
                <w:lang w:eastAsia="zh-CN"/>
              </w:rPr>
            </w:pPr>
          </w:p>
        </w:tc>
        <w:tc>
          <w:tcPr>
            <w:tcW w:w="684" w:type="dxa"/>
            <w:vMerge/>
            <w:vAlign w:val="center"/>
          </w:tcPr>
          <w:p w:rsidR="00780DC1" w:rsidRDefault="00780DC1" w:rsidP="00364A87">
            <w:pPr>
              <w:pStyle w:val="1"/>
              <w:rPr>
                <w:ins w:id="260" w:author="KH" w:date="2017-09-22T11:57:00Z"/>
                <w:b/>
                <w:lang w:eastAsia="zh-CN"/>
              </w:rPr>
            </w:pPr>
          </w:p>
        </w:tc>
        <w:tc>
          <w:tcPr>
            <w:tcW w:w="4248" w:type="dxa"/>
            <w:vAlign w:val="center"/>
          </w:tcPr>
          <w:p w:rsidR="00780DC1" w:rsidRDefault="00780DC1" w:rsidP="003E04CB">
            <w:pPr>
              <w:pStyle w:val="1"/>
              <w:rPr>
                <w:ins w:id="261" w:author="KH" w:date="2017-09-22T11:57:00Z"/>
                <w:b/>
                <w:lang w:eastAsia="zh-CN"/>
              </w:rPr>
            </w:pPr>
            <w:ins w:id="262" w:author="KH" w:date="2017-09-22T12:01:00Z">
              <w:r>
                <w:rPr>
                  <w:b/>
                  <w:lang w:eastAsia="zh-CN"/>
                </w:rPr>
                <w:t>检查原油数据是否含有</w:t>
              </w:r>
              <w:r>
                <w:rPr>
                  <w:b/>
                  <w:lang w:eastAsia="zh-CN"/>
                </w:rPr>
                <w:t>C</w:t>
              </w:r>
              <w:r>
                <w:rPr>
                  <w:rFonts w:hint="eastAsia"/>
                  <w:b/>
                  <w:lang w:eastAsia="zh-CN"/>
                </w:rPr>
                <w:t>3</w:t>
              </w:r>
              <w:r>
                <w:rPr>
                  <w:rFonts w:hint="eastAsia"/>
                  <w:b/>
                  <w:lang w:eastAsia="zh-CN"/>
                </w:rPr>
                <w:t>至</w:t>
              </w:r>
              <w:r>
                <w:rPr>
                  <w:rFonts w:hint="eastAsia"/>
                  <w:b/>
                  <w:lang w:eastAsia="zh-CN"/>
                </w:rPr>
                <w:t>C13</w:t>
              </w:r>
              <w:r>
                <w:rPr>
                  <w:rFonts w:hint="eastAsia"/>
                  <w:b/>
                  <w:lang w:eastAsia="zh-CN"/>
                </w:rPr>
                <w:t>的单体烃数据。</w:t>
              </w:r>
            </w:ins>
          </w:p>
        </w:tc>
        <w:tc>
          <w:tcPr>
            <w:tcW w:w="849" w:type="dxa"/>
            <w:vAlign w:val="center"/>
          </w:tcPr>
          <w:p w:rsidR="00780DC1" w:rsidRDefault="00780DC1" w:rsidP="00364A87">
            <w:pPr>
              <w:pStyle w:val="1"/>
              <w:rPr>
                <w:ins w:id="263" w:author="KH" w:date="2017-09-22T11:57:00Z"/>
                <w:lang w:eastAsia="zh-CN"/>
              </w:rPr>
            </w:pPr>
          </w:p>
        </w:tc>
        <w:tc>
          <w:tcPr>
            <w:tcW w:w="850" w:type="dxa"/>
            <w:vAlign w:val="center"/>
          </w:tcPr>
          <w:p w:rsidR="00780DC1" w:rsidRDefault="00780DC1" w:rsidP="00364A87">
            <w:pPr>
              <w:pStyle w:val="1"/>
              <w:rPr>
                <w:ins w:id="264" w:author="KH" w:date="2017-09-22T11:57:00Z"/>
                <w:lang w:eastAsia="zh-CN"/>
              </w:rPr>
            </w:pPr>
          </w:p>
        </w:tc>
        <w:tc>
          <w:tcPr>
            <w:tcW w:w="709" w:type="dxa"/>
            <w:vAlign w:val="center"/>
          </w:tcPr>
          <w:p w:rsidR="00780DC1" w:rsidRDefault="00780DC1" w:rsidP="00364A87">
            <w:pPr>
              <w:pStyle w:val="1"/>
              <w:rPr>
                <w:ins w:id="265" w:author="KH" w:date="2017-09-22T11:57:00Z"/>
                <w:lang w:eastAsia="zh-CN"/>
              </w:rPr>
            </w:pPr>
          </w:p>
        </w:tc>
        <w:tc>
          <w:tcPr>
            <w:tcW w:w="817" w:type="dxa"/>
            <w:vAlign w:val="center"/>
          </w:tcPr>
          <w:p w:rsidR="00780DC1" w:rsidRDefault="00780DC1" w:rsidP="00364A87">
            <w:pPr>
              <w:pStyle w:val="1"/>
              <w:rPr>
                <w:ins w:id="266" w:author="KH" w:date="2017-09-22T11:57:00Z"/>
                <w:lang w:eastAsia="zh-CN"/>
              </w:rPr>
            </w:pPr>
          </w:p>
        </w:tc>
        <w:tc>
          <w:tcPr>
            <w:tcW w:w="818" w:type="dxa"/>
            <w:vAlign w:val="center"/>
          </w:tcPr>
          <w:p w:rsidR="00780DC1" w:rsidRDefault="00780DC1" w:rsidP="00364A87">
            <w:pPr>
              <w:pStyle w:val="1"/>
              <w:rPr>
                <w:ins w:id="267" w:author="KH" w:date="2017-09-22T11:57:00Z"/>
                <w:lang w:eastAsia="zh-CN"/>
              </w:rPr>
            </w:pPr>
          </w:p>
        </w:tc>
      </w:tr>
      <w:tr w:rsidR="00780DC1" w:rsidTr="00364A87">
        <w:trPr>
          <w:trHeight w:val="472"/>
          <w:ins w:id="268" w:author="KH" w:date="2017-09-22T11:57:00Z"/>
        </w:trPr>
        <w:tc>
          <w:tcPr>
            <w:tcW w:w="458" w:type="dxa"/>
            <w:vAlign w:val="center"/>
          </w:tcPr>
          <w:p w:rsidR="00780DC1" w:rsidRDefault="00780DC1" w:rsidP="00364A87">
            <w:pPr>
              <w:pStyle w:val="1"/>
              <w:rPr>
                <w:ins w:id="269" w:author="KH" w:date="2017-09-22T11:57:00Z"/>
                <w:b/>
                <w:lang w:eastAsia="zh-CN"/>
              </w:rPr>
            </w:pPr>
            <w:ins w:id="270" w:author="KH" w:date="2017-09-22T11:57:00Z">
              <w:r>
                <w:rPr>
                  <w:rFonts w:hint="eastAsia"/>
                  <w:b/>
                  <w:lang w:eastAsia="zh-CN"/>
                </w:rPr>
                <w:t>2</w:t>
              </w:r>
            </w:ins>
          </w:p>
        </w:tc>
        <w:tc>
          <w:tcPr>
            <w:tcW w:w="684" w:type="dxa"/>
            <w:vAlign w:val="center"/>
          </w:tcPr>
          <w:p w:rsidR="00780DC1" w:rsidRDefault="00780DC1" w:rsidP="00364A87">
            <w:pPr>
              <w:pStyle w:val="1"/>
              <w:rPr>
                <w:ins w:id="271" w:author="KH" w:date="2017-09-22T11:57:00Z"/>
                <w:b/>
                <w:lang w:eastAsia="zh-CN"/>
              </w:rPr>
            </w:pPr>
            <w:ins w:id="272" w:author="KH" w:date="2017-09-22T12:01:00Z">
              <w:r>
                <w:rPr>
                  <w:rFonts w:hint="eastAsia"/>
                  <w:b/>
                  <w:lang w:eastAsia="zh-CN"/>
                </w:rPr>
                <w:t>配套文件</w:t>
              </w:r>
            </w:ins>
          </w:p>
        </w:tc>
        <w:tc>
          <w:tcPr>
            <w:tcW w:w="4248" w:type="dxa"/>
            <w:vAlign w:val="center"/>
          </w:tcPr>
          <w:p w:rsidR="00780DC1" w:rsidRDefault="00780DC1" w:rsidP="00780DC1">
            <w:pPr>
              <w:pStyle w:val="1"/>
              <w:rPr>
                <w:ins w:id="273" w:author="KH" w:date="2017-09-22T11:57:00Z"/>
                <w:b/>
                <w:lang w:eastAsia="zh-CN"/>
              </w:rPr>
            </w:pPr>
            <w:ins w:id="274" w:author="KH" w:date="2017-09-22T11:57:00Z">
              <w:r>
                <w:rPr>
                  <w:rFonts w:hint="eastAsia"/>
                  <w:b/>
                  <w:lang w:eastAsia="zh-CN"/>
                </w:rPr>
                <w:t>说明书（中文）</w:t>
              </w:r>
            </w:ins>
            <w:ins w:id="275" w:author="KH" w:date="2017-09-22T12:02:00Z">
              <w:r>
                <w:rPr>
                  <w:rFonts w:hint="eastAsia"/>
                  <w:b/>
                  <w:lang w:eastAsia="zh-CN"/>
                </w:rPr>
                <w:t>等</w:t>
              </w:r>
            </w:ins>
            <w:ins w:id="276" w:author="KH" w:date="2017-09-22T11:57:00Z">
              <w:r>
                <w:rPr>
                  <w:rFonts w:hint="eastAsia"/>
                  <w:b/>
                  <w:lang w:eastAsia="zh-CN"/>
                </w:rPr>
                <w:t>资料是否齐全</w:t>
              </w:r>
            </w:ins>
          </w:p>
        </w:tc>
        <w:tc>
          <w:tcPr>
            <w:tcW w:w="849" w:type="dxa"/>
            <w:vAlign w:val="center"/>
          </w:tcPr>
          <w:p w:rsidR="00780DC1" w:rsidRDefault="00780DC1" w:rsidP="00364A87">
            <w:pPr>
              <w:pStyle w:val="1"/>
              <w:rPr>
                <w:ins w:id="277" w:author="KH" w:date="2017-09-22T11:57:00Z"/>
                <w:lang w:eastAsia="zh-CN"/>
              </w:rPr>
            </w:pPr>
          </w:p>
        </w:tc>
        <w:tc>
          <w:tcPr>
            <w:tcW w:w="850" w:type="dxa"/>
            <w:vAlign w:val="center"/>
          </w:tcPr>
          <w:p w:rsidR="00780DC1" w:rsidRDefault="00780DC1" w:rsidP="00364A87">
            <w:pPr>
              <w:pStyle w:val="1"/>
              <w:rPr>
                <w:ins w:id="278" w:author="KH" w:date="2017-09-22T11:57:00Z"/>
                <w:lang w:eastAsia="zh-CN"/>
              </w:rPr>
            </w:pPr>
          </w:p>
        </w:tc>
        <w:tc>
          <w:tcPr>
            <w:tcW w:w="709" w:type="dxa"/>
            <w:vAlign w:val="center"/>
          </w:tcPr>
          <w:p w:rsidR="00780DC1" w:rsidRDefault="00780DC1" w:rsidP="00364A87">
            <w:pPr>
              <w:pStyle w:val="1"/>
              <w:rPr>
                <w:ins w:id="279" w:author="KH" w:date="2017-09-22T11:57:00Z"/>
                <w:lang w:eastAsia="zh-CN"/>
              </w:rPr>
            </w:pPr>
          </w:p>
        </w:tc>
        <w:tc>
          <w:tcPr>
            <w:tcW w:w="817" w:type="dxa"/>
            <w:vAlign w:val="center"/>
          </w:tcPr>
          <w:p w:rsidR="00780DC1" w:rsidRDefault="00780DC1" w:rsidP="00364A87">
            <w:pPr>
              <w:pStyle w:val="1"/>
              <w:rPr>
                <w:ins w:id="280" w:author="KH" w:date="2017-09-22T11:57:00Z"/>
                <w:lang w:eastAsia="zh-CN"/>
              </w:rPr>
            </w:pPr>
          </w:p>
        </w:tc>
        <w:tc>
          <w:tcPr>
            <w:tcW w:w="818" w:type="dxa"/>
            <w:vAlign w:val="center"/>
          </w:tcPr>
          <w:p w:rsidR="00780DC1" w:rsidRDefault="00780DC1" w:rsidP="00364A87">
            <w:pPr>
              <w:pStyle w:val="1"/>
              <w:rPr>
                <w:ins w:id="281" w:author="KH" w:date="2017-09-22T11:57:00Z"/>
                <w:lang w:eastAsia="zh-CN"/>
              </w:rPr>
            </w:pPr>
          </w:p>
        </w:tc>
      </w:tr>
    </w:tbl>
    <w:p w:rsidR="00780DC1" w:rsidRPr="00780DC1" w:rsidRDefault="00780DC1">
      <w:pPr>
        <w:pStyle w:val="15"/>
        <w:spacing w:line="360" w:lineRule="exact"/>
        <w:ind w:firstLineChars="0" w:firstLine="0"/>
        <w:rPr>
          <w:ins w:id="282" w:author="KH" w:date="2017-09-22T11:57:00Z"/>
          <w:sz w:val="21"/>
          <w:szCs w:val="21"/>
        </w:rPr>
      </w:pPr>
    </w:p>
    <w:tbl>
      <w:tblPr>
        <w:tblW w:w="94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8"/>
        <w:gridCol w:w="684"/>
        <w:gridCol w:w="4248"/>
        <w:gridCol w:w="849"/>
        <w:gridCol w:w="850"/>
        <w:gridCol w:w="709"/>
        <w:gridCol w:w="817"/>
        <w:gridCol w:w="818"/>
      </w:tblGrid>
      <w:tr w:rsidR="00780DC1" w:rsidTr="00364A87">
        <w:trPr>
          <w:trHeight w:val="584"/>
          <w:ins w:id="283" w:author="KH" w:date="2017-09-22T12:03:00Z"/>
        </w:trPr>
        <w:tc>
          <w:tcPr>
            <w:tcW w:w="9433" w:type="dxa"/>
            <w:gridSpan w:val="8"/>
            <w:vAlign w:val="center"/>
          </w:tcPr>
          <w:p w:rsidR="00780DC1" w:rsidRDefault="00780DC1" w:rsidP="00780DC1">
            <w:pPr>
              <w:pStyle w:val="1"/>
              <w:jc w:val="center"/>
              <w:rPr>
                <w:ins w:id="284" w:author="KH" w:date="2017-09-22T12:03:00Z"/>
                <w:b/>
              </w:rPr>
            </w:pPr>
            <w:ins w:id="285" w:author="KH" w:date="2017-09-22T12:03:00Z">
              <w:r>
                <w:rPr>
                  <w:rFonts w:hint="eastAsia"/>
                  <w:b/>
                  <w:lang w:eastAsia="zh-CN"/>
                </w:rPr>
                <w:t>原油</w:t>
              </w:r>
              <w:r>
                <w:rPr>
                  <w:rFonts w:hint="eastAsia"/>
                  <w:b/>
                </w:rPr>
                <w:t>评价综合管理系统验收表</w:t>
              </w:r>
            </w:ins>
          </w:p>
        </w:tc>
      </w:tr>
      <w:tr w:rsidR="00780DC1" w:rsidTr="00364A87">
        <w:trPr>
          <w:trHeight w:val="820"/>
          <w:ins w:id="286" w:author="KH" w:date="2017-09-22T12:03:00Z"/>
        </w:trPr>
        <w:tc>
          <w:tcPr>
            <w:tcW w:w="458" w:type="dxa"/>
            <w:vAlign w:val="center"/>
          </w:tcPr>
          <w:p w:rsidR="00780DC1" w:rsidRDefault="00780DC1" w:rsidP="00364A87">
            <w:pPr>
              <w:pStyle w:val="1"/>
              <w:rPr>
                <w:ins w:id="287" w:author="KH" w:date="2017-09-22T12:03:00Z"/>
                <w:b/>
              </w:rPr>
            </w:pPr>
            <w:ins w:id="288" w:author="KH" w:date="2017-09-22T12:03:00Z">
              <w:r>
                <w:rPr>
                  <w:rFonts w:hint="eastAsia"/>
                  <w:b/>
                </w:rPr>
                <w:t>序号</w:t>
              </w:r>
            </w:ins>
          </w:p>
        </w:tc>
        <w:tc>
          <w:tcPr>
            <w:tcW w:w="684" w:type="dxa"/>
            <w:vAlign w:val="center"/>
          </w:tcPr>
          <w:p w:rsidR="00780DC1" w:rsidRDefault="00780DC1" w:rsidP="00364A87">
            <w:pPr>
              <w:pStyle w:val="1"/>
              <w:rPr>
                <w:ins w:id="289" w:author="KH" w:date="2017-09-22T12:03:00Z"/>
                <w:b/>
              </w:rPr>
            </w:pPr>
            <w:ins w:id="290" w:author="KH" w:date="2017-09-22T12:03:00Z">
              <w:r>
                <w:rPr>
                  <w:rFonts w:hint="eastAsia"/>
                  <w:b/>
                </w:rPr>
                <w:t>内容名称</w:t>
              </w:r>
            </w:ins>
          </w:p>
        </w:tc>
        <w:tc>
          <w:tcPr>
            <w:tcW w:w="4248" w:type="dxa"/>
            <w:vAlign w:val="center"/>
          </w:tcPr>
          <w:p w:rsidR="00780DC1" w:rsidRDefault="00780DC1" w:rsidP="00364A87">
            <w:pPr>
              <w:pStyle w:val="1"/>
              <w:rPr>
                <w:ins w:id="291" w:author="KH" w:date="2017-09-22T12:03:00Z"/>
                <w:b/>
              </w:rPr>
            </w:pPr>
            <w:ins w:id="292" w:author="KH" w:date="2017-09-22T12:03:00Z">
              <w:r>
                <w:rPr>
                  <w:rFonts w:hint="eastAsia"/>
                  <w:b/>
                </w:rPr>
                <w:t>质量标准</w:t>
              </w:r>
            </w:ins>
          </w:p>
        </w:tc>
        <w:tc>
          <w:tcPr>
            <w:tcW w:w="849" w:type="dxa"/>
            <w:vAlign w:val="center"/>
          </w:tcPr>
          <w:p w:rsidR="00780DC1" w:rsidRDefault="00780DC1" w:rsidP="00364A87">
            <w:pPr>
              <w:pStyle w:val="1"/>
              <w:rPr>
                <w:ins w:id="293" w:author="KH" w:date="2017-09-22T12:03:00Z"/>
              </w:rPr>
            </w:pPr>
            <w:ins w:id="294" w:author="KH" w:date="2017-09-22T12:03:00Z">
              <w:r>
                <w:rPr>
                  <w:rFonts w:hint="eastAsia"/>
                </w:rPr>
                <w:t>验收人</w:t>
              </w:r>
            </w:ins>
          </w:p>
        </w:tc>
        <w:tc>
          <w:tcPr>
            <w:tcW w:w="850" w:type="dxa"/>
            <w:vAlign w:val="center"/>
          </w:tcPr>
          <w:p w:rsidR="00780DC1" w:rsidRDefault="00780DC1" w:rsidP="00364A87">
            <w:pPr>
              <w:pStyle w:val="1"/>
              <w:rPr>
                <w:ins w:id="295" w:author="KH" w:date="2017-09-22T12:03:00Z"/>
              </w:rPr>
            </w:pPr>
            <w:ins w:id="296" w:author="KH" w:date="2017-09-22T12:03:00Z">
              <w:r>
                <w:rPr>
                  <w:rFonts w:hint="eastAsia"/>
                </w:rPr>
                <w:t>检测</w:t>
              </w:r>
            </w:ins>
          </w:p>
          <w:p w:rsidR="00780DC1" w:rsidRDefault="00780DC1" w:rsidP="00364A87">
            <w:pPr>
              <w:pStyle w:val="1"/>
              <w:rPr>
                <w:ins w:id="297" w:author="KH" w:date="2017-09-22T12:03:00Z"/>
              </w:rPr>
            </w:pPr>
            <w:ins w:id="298" w:author="KH" w:date="2017-09-22T12:03:00Z">
              <w:r>
                <w:rPr>
                  <w:rFonts w:hint="eastAsia"/>
                </w:rPr>
                <w:t>结果</w:t>
              </w:r>
            </w:ins>
          </w:p>
        </w:tc>
        <w:tc>
          <w:tcPr>
            <w:tcW w:w="709" w:type="dxa"/>
            <w:vAlign w:val="center"/>
          </w:tcPr>
          <w:p w:rsidR="00780DC1" w:rsidRDefault="00780DC1" w:rsidP="00364A87">
            <w:pPr>
              <w:pStyle w:val="1"/>
              <w:rPr>
                <w:ins w:id="299" w:author="KH" w:date="2017-09-22T12:03:00Z"/>
              </w:rPr>
            </w:pPr>
            <w:ins w:id="300" w:author="KH" w:date="2017-09-22T12:03:00Z">
              <w:r>
                <w:rPr>
                  <w:rFonts w:hint="eastAsia"/>
                </w:rPr>
                <w:t>结论</w:t>
              </w:r>
            </w:ins>
          </w:p>
        </w:tc>
        <w:tc>
          <w:tcPr>
            <w:tcW w:w="817" w:type="dxa"/>
            <w:vAlign w:val="center"/>
          </w:tcPr>
          <w:p w:rsidR="00780DC1" w:rsidRDefault="00780DC1" w:rsidP="00364A87">
            <w:pPr>
              <w:pStyle w:val="1"/>
              <w:rPr>
                <w:ins w:id="301" w:author="KH" w:date="2017-09-22T12:03:00Z"/>
              </w:rPr>
            </w:pPr>
            <w:ins w:id="302" w:author="KH" w:date="2017-09-22T12:03:00Z">
              <w:r>
                <w:rPr>
                  <w:rFonts w:hint="eastAsia"/>
                </w:rPr>
                <w:t>验收</w:t>
              </w:r>
            </w:ins>
          </w:p>
          <w:p w:rsidR="00780DC1" w:rsidRDefault="00780DC1" w:rsidP="00364A87">
            <w:pPr>
              <w:pStyle w:val="1"/>
              <w:rPr>
                <w:ins w:id="303" w:author="KH" w:date="2017-09-22T12:03:00Z"/>
              </w:rPr>
            </w:pPr>
            <w:ins w:id="304" w:author="KH" w:date="2017-09-22T12:03:00Z">
              <w:r>
                <w:rPr>
                  <w:rFonts w:hint="eastAsia"/>
                </w:rPr>
                <w:t>日期</w:t>
              </w:r>
            </w:ins>
          </w:p>
        </w:tc>
        <w:tc>
          <w:tcPr>
            <w:tcW w:w="818" w:type="dxa"/>
            <w:vAlign w:val="center"/>
          </w:tcPr>
          <w:p w:rsidR="00780DC1" w:rsidRDefault="00780DC1" w:rsidP="00364A87">
            <w:pPr>
              <w:pStyle w:val="1"/>
              <w:rPr>
                <w:ins w:id="305" w:author="KH" w:date="2017-09-22T12:03:00Z"/>
              </w:rPr>
            </w:pPr>
            <w:ins w:id="306" w:author="KH" w:date="2017-09-22T12:03:00Z">
              <w:r>
                <w:rPr>
                  <w:rFonts w:hint="eastAsia"/>
                </w:rPr>
                <w:t>备注</w:t>
              </w:r>
            </w:ins>
          </w:p>
        </w:tc>
      </w:tr>
      <w:tr w:rsidR="00780DC1" w:rsidTr="00364A87">
        <w:trPr>
          <w:trHeight w:val="721"/>
          <w:ins w:id="307" w:author="KH" w:date="2017-09-22T12:03:00Z"/>
        </w:trPr>
        <w:tc>
          <w:tcPr>
            <w:tcW w:w="458" w:type="dxa"/>
            <w:vMerge w:val="restart"/>
            <w:vAlign w:val="center"/>
          </w:tcPr>
          <w:p w:rsidR="00780DC1" w:rsidRDefault="00780DC1" w:rsidP="00364A87">
            <w:pPr>
              <w:pStyle w:val="1"/>
              <w:rPr>
                <w:ins w:id="308" w:author="KH" w:date="2017-09-22T12:03:00Z"/>
                <w:b/>
              </w:rPr>
            </w:pPr>
            <w:ins w:id="309" w:author="KH" w:date="2017-09-22T12:03:00Z">
              <w:r>
                <w:rPr>
                  <w:rFonts w:hint="eastAsia"/>
                  <w:b/>
                </w:rPr>
                <w:lastRenderedPageBreak/>
                <w:t>1</w:t>
              </w:r>
            </w:ins>
          </w:p>
        </w:tc>
        <w:tc>
          <w:tcPr>
            <w:tcW w:w="684" w:type="dxa"/>
            <w:vMerge w:val="restart"/>
            <w:vAlign w:val="center"/>
          </w:tcPr>
          <w:p w:rsidR="00780DC1" w:rsidRDefault="00780DC1" w:rsidP="00364A87">
            <w:pPr>
              <w:pStyle w:val="1"/>
              <w:rPr>
                <w:ins w:id="310" w:author="KH" w:date="2017-09-22T12:03:00Z"/>
                <w:b/>
                <w:lang w:eastAsia="zh-CN"/>
              </w:rPr>
            </w:pPr>
            <w:ins w:id="311" w:author="KH" w:date="2017-09-22T12:03:00Z">
              <w:r>
                <w:rPr>
                  <w:rFonts w:hint="eastAsia"/>
                  <w:b/>
                  <w:lang w:eastAsia="zh-CN"/>
                </w:rPr>
                <w:t>原油</w:t>
              </w:r>
              <w:r>
                <w:rPr>
                  <w:rFonts w:hint="eastAsia"/>
                  <w:b/>
                </w:rPr>
                <w:t>数据</w:t>
              </w:r>
            </w:ins>
          </w:p>
        </w:tc>
        <w:tc>
          <w:tcPr>
            <w:tcW w:w="4248" w:type="dxa"/>
            <w:vAlign w:val="center"/>
          </w:tcPr>
          <w:p w:rsidR="00780DC1" w:rsidRDefault="00780DC1" w:rsidP="00780DC1">
            <w:pPr>
              <w:pStyle w:val="1"/>
              <w:rPr>
                <w:ins w:id="312" w:author="KH" w:date="2017-09-22T12:03:00Z"/>
                <w:b/>
                <w:lang w:eastAsia="zh-CN"/>
              </w:rPr>
            </w:pPr>
            <w:ins w:id="313" w:author="KH" w:date="2017-09-22T12:03:00Z">
              <w:r>
                <w:rPr>
                  <w:rFonts w:hint="eastAsia"/>
                  <w:b/>
                  <w:lang w:eastAsia="zh-CN"/>
                </w:rPr>
                <w:t>依据清单，查对功能是否与材料表相符。</w:t>
              </w:r>
            </w:ins>
          </w:p>
        </w:tc>
        <w:tc>
          <w:tcPr>
            <w:tcW w:w="849" w:type="dxa"/>
            <w:vAlign w:val="center"/>
          </w:tcPr>
          <w:p w:rsidR="00780DC1" w:rsidRDefault="00780DC1" w:rsidP="00364A87">
            <w:pPr>
              <w:pStyle w:val="1"/>
              <w:rPr>
                <w:ins w:id="314" w:author="KH" w:date="2017-09-22T12:03:00Z"/>
                <w:lang w:eastAsia="zh-CN"/>
              </w:rPr>
            </w:pPr>
            <w:ins w:id="315" w:author="KH" w:date="2017-09-22T12:03:00Z">
              <w:r>
                <w:rPr>
                  <w:rFonts w:hint="eastAsia"/>
                  <w:lang w:eastAsia="zh-CN"/>
                </w:rPr>
                <w:t xml:space="preserve">　</w:t>
              </w:r>
            </w:ins>
          </w:p>
        </w:tc>
        <w:tc>
          <w:tcPr>
            <w:tcW w:w="850" w:type="dxa"/>
            <w:vAlign w:val="center"/>
          </w:tcPr>
          <w:p w:rsidR="00780DC1" w:rsidRDefault="00780DC1" w:rsidP="00364A87">
            <w:pPr>
              <w:pStyle w:val="1"/>
              <w:rPr>
                <w:ins w:id="316" w:author="KH" w:date="2017-09-22T12:03:00Z"/>
                <w:lang w:eastAsia="zh-CN"/>
              </w:rPr>
            </w:pPr>
            <w:ins w:id="317" w:author="KH" w:date="2017-09-22T12:03:00Z">
              <w:r>
                <w:rPr>
                  <w:rFonts w:hint="eastAsia"/>
                  <w:lang w:eastAsia="zh-CN"/>
                </w:rPr>
                <w:t xml:space="preserve">　</w:t>
              </w:r>
            </w:ins>
          </w:p>
        </w:tc>
        <w:tc>
          <w:tcPr>
            <w:tcW w:w="709" w:type="dxa"/>
            <w:vAlign w:val="center"/>
          </w:tcPr>
          <w:p w:rsidR="00780DC1" w:rsidRDefault="00780DC1" w:rsidP="00364A87">
            <w:pPr>
              <w:pStyle w:val="1"/>
              <w:rPr>
                <w:ins w:id="318" w:author="KH" w:date="2017-09-22T12:03:00Z"/>
                <w:lang w:eastAsia="zh-CN"/>
              </w:rPr>
            </w:pPr>
            <w:ins w:id="319" w:author="KH" w:date="2017-09-22T12:03:00Z">
              <w:r>
                <w:rPr>
                  <w:rFonts w:hint="eastAsia"/>
                  <w:lang w:eastAsia="zh-CN"/>
                </w:rPr>
                <w:t xml:space="preserve">　</w:t>
              </w:r>
            </w:ins>
          </w:p>
        </w:tc>
        <w:tc>
          <w:tcPr>
            <w:tcW w:w="817" w:type="dxa"/>
            <w:vAlign w:val="center"/>
          </w:tcPr>
          <w:p w:rsidR="00780DC1" w:rsidRDefault="00780DC1" w:rsidP="00364A87">
            <w:pPr>
              <w:pStyle w:val="1"/>
              <w:rPr>
                <w:ins w:id="320" w:author="KH" w:date="2017-09-22T12:03:00Z"/>
                <w:lang w:eastAsia="zh-CN"/>
              </w:rPr>
            </w:pPr>
            <w:ins w:id="321" w:author="KH" w:date="2017-09-22T12:03:00Z">
              <w:r>
                <w:rPr>
                  <w:rFonts w:hint="eastAsia"/>
                  <w:lang w:eastAsia="zh-CN"/>
                </w:rPr>
                <w:t xml:space="preserve">　</w:t>
              </w:r>
            </w:ins>
          </w:p>
        </w:tc>
        <w:tc>
          <w:tcPr>
            <w:tcW w:w="818" w:type="dxa"/>
            <w:vAlign w:val="center"/>
          </w:tcPr>
          <w:p w:rsidR="00780DC1" w:rsidRDefault="00780DC1" w:rsidP="00364A87">
            <w:pPr>
              <w:pStyle w:val="1"/>
              <w:rPr>
                <w:ins w:id="322" w:author="KH" w:date="2017-09-22T12:03:00Z"/>
                <w:lang w:eastAsia="zh-CN"/>
              </w:rPr>
            </w:pPr>
            <w:ins w:id="323" w:author="KH" w:date="2017-09-22T12:03:00Z">
              <w:r>
                <w:rPr>
                  <w:rFonts w:hint="eastAsia"/>
                  <w:lang w:eastAsia="zh-CN"/>
                </w:rPr>
                <w:t xml:space="preserve">　</w:t>
              </w:r>
            </w:ins>
          </w:p>
        </w:tc>
      </w:tr>
      <w:tr w:rsidR="00780DC1" w:rsidTr="00364A87">
        <w:trPr>
          <w:trHeight w:val="484"/>
          <w:ins w:id="324" w:author="KH" w:date="2017-09-22T12:03:00Z"/>
        </w:trPr>
        <w:tc>
          <w:tcPr>
            <w:tcW w:w="458" w:type="dxa"/>
            <w:vMerge/>
            <w:vAlign w:val="center"/>
          </w:tcPr>
          <w:p w:rsidR="00780DC1" w:rsidRDefault="00780DC1" w:rsidP="00364A87">
            <w:pPr>
              <w:pStyle w:val="1"/>
              <w:rPr>
                <w:ins w:id="325" w:author="KH" w:date="2017-09-22T12:03:00Z"/>
                <w:b/>
                <w:lang w:eastAsia="zh-CN"/>
              </w:rPr>
            </w:pPr>
          </w:p>
        </w:tc>
        <w:tc>
          <w:tcPr>
            <w:tcW w:w="684" w:type="dxa"/>
            <w:vMerge/>
            <w:vAlign w:val="center"/>
          </w:tcPr>
          <w:p w:rsidR="00780DC1" w:rsidRDefault="00780DC1" w:rsidP="00364A87">
            <w:pPr>
              <w:pStyle w:val="1"/>
              <w:rPr>
                <w:ins w:id="326" w:author="KH" w:date="2017-09-22T12:03:00Z"/>
                <w:b/>
                <w:lang w:eastAsia="zh-CN"/>
              </w:rPr>
            </w:pPr>
          </w:p>
        </w:tc>
        <w:tc>
          <w:tcPr>
            <w:tcW w:w="4248" w:type="dxa"/>
            <w:vAlign w:val="center"/>
          </w:tcPr>
          <w:p w:rsidR="00780DC1" w:rsidRDefault="00780DC1" w:rsidP="00364A87">
            <w:pPr>
              <w:pStyle w:val="1"/>
              <w:rPr>
                <w:ins w:id="327" w:author="KH" w:date="2017-09-22T12:03:00Z"/>
                <w:b/>
                <w:lang w:eastAsia="zh-CN"/>
              </w:rPr>
            </w:pPr>
            <w:ins w:id="328" w:author="KH" w:date="2017-09-22T12:03:00Z">
              <w:r>
                <w:rPr>
                  <w:rFonts w:hint="eastAsia"/>
                  <w:b/>
                  <w:lang w:eastAsia="zh-CN"/>
                </w:rPr>
                <w:t>检查</w:t>
              </w:r>
              <w:r w:rsidR="003D1A1D">
                <w:rPr>
                  <w:rFonts w:hint="eastAsia"/>
                  <w:b/>
                  <w:lang w:eastAsia="zh-CN"/>
                </w:rPr>
                <w:t>是否具备</w:t>
              </w:r>
            </w:ins>
            <w:ins w:id="329" w:author="KH" w:date="2017-09-22T12:04:00Z">
              <w:r w:rsidR="003D1A1D">
                <w:rPr>
                  <w:rFonts w:hint="eastAsia"/>
                  <w:b/>
                  <w:lang w:eastAsia="zh-CN"/>
                </w:rPr>
                <w:t>根据原油快评数据生成原油详评数据的功能</w:t>
              </w:r>
            </w:ins>
            <w:ins w:id="330" w:author="KH" w:date="2017-09-22T12:03:00Z">
              <w:r>
                <w:rPr>
                  <w:rFonts w:hint="eastAsia"/>
                  <w:b/>
                  <w:lang w:eastAsia="zh-CN"/>
                </w:rPr>
                <w:t>。</w:t>
              </w:r>
            </w:ins>
          </w:p>
        </w:tc>
        <w:tc>
          <w:tcPr>
            <w:tcW w:w="849" w:type="dxa"/>
            <w:vAlign w:val="center"/>
          </w:tcPr>
          <w:p w:rsidR="00780DC1" w:rsidRDefault="00780DC1" w:rsidP="00364A87">
            <w:pPr>
              <w:pStyle w:val="1"/>
              <w:rPr>
                <w:ins w:id="331" w:author="KH" w:date="2017-09-22T12:03:00Z"/>
                <w:lang w:eastAsia="zh-CN"/>
              </w:rPr>
            </w:pPr>
            <w:ins w:id="332" w:author="KH" w:date="2017-09-22T12:03:00Z">
              <w:r>
                <w:rPr>
                  <w:rFonts w:hint="eastAsia"/>
                  <w:lang w:eastAsia="zh-CN"/>
                </w:rPr>
                <w:t xml:space="preserve">　</w:t>
              </w:r>
            </w:ins>
          </w:p>
        </w:tc>
        <w:tc>
          <w:tcPr>
            <w:tcW w:w="850" w:type="dxa"/>
            <w:vAlign w:val="center"/>
          </w:tcPr>
          <w:p w:rsidR="00780DC1" w:rsidRDefault="00780DC1" w:rsidP="00364A87">
            <w:pPr>
              <w:pStyle w:val="1"/>
              <w:rPr>
                <w:ins w:id="333" w:author="KH" w:date="2017-09-22T12:03:00Z"/>
                <w:lang w:eastAsia="zh-CN"/>
              </w:rPr>
            </w:pPr>
            <w:ins w:id="334" w:author="KH" w:date="2017-09-22T12:03:00Z">
              <w:r>
                <w:rPr>
                  <w:rFonts w:hint="eastAsia"/>
                  <w:lang w:eastAsia="zh-CN"/>
                </w:rPr>
                <w:t xml:space="preserve">　</w:t>
              </w:r>
            </w:ins>
          </w:p>
        </w:tc>
        <w:tc>
          <w:tcPr>
            <w:tcW w:w="709" w:type="dxa"/>
            <w:vAlign w:val="center"/>
          </w:tcPr>
          <w:p w:rsidR="00780DC1" w:rsidRDefault="00780DC1" w:rsidP="00364A87">
            <w:pPr>
              <w:pStyle w:val="1"/>
              <w:rPr>
                <w:ins w:id="335" w:author="KH" w:date="2017-09-22T12:03:00Z"/>
                <w:lang w:eastAsia="zh-CN"/>
              </w:rPr>
            </w:pPr>
            <w:ins w:id="336" w:author="KH" w:date="2017-09-22T12:03:00Z">
              <w:r>
                <w:rPr>
                  <w:rFonts w:hint="eastAsia"/>
                  <w:lang w:eastAsia="zh-CN"/>
                </w:rPr>
                <w:t xml:space="preserve">　</w:t>
              </w:r>
            </w:ins>
          </w:p>
        </w:tc>
        <w:tc>
          <w:tcPr>
            <w:tcW w:w="817" w:type="dxa"/>
            <w:vAlign w:val="center"/>
          </w:tcPr>
          <w:p w:rsidR="00780DC1" w:rsidRDefault="00780DC1" w:rsidP="00364A87">
            <w:pPr>
              <w:pStyle w:val="1"/>
              <w:rPr>
                <w:ins w:id="337" w:author="KH" w:date="2017-09-22T12:03:00Z"/>
                <w:lang w:eastAsia="zh-CN"/>
              </w:rPr>
            </w:pPr>
            <w:ins w:id="338" w:author="KH" w:date="2017-09-22T12:03:00Z">
              <w:r>
                <w:rPr>
                  <w:rFonts w:hint="eastAsia"/>
                  <w:lang w:eastAsia="zh-CN"/>
                </w:rPr>
                <w:t xml:space="preserve">　</w:t>
              </w:r>
            </w:ins>
          </w:p>
        </w:tc>
        <w:tc>
          <w:tcPr>
            <w:tcW w:w="818" w:type="dxa"/>
            <w:vAlign w:val="center"/>
          </w:tcPr>
          <w:p w:rsidR="00780DC1" w:rsidRDefault="00780DC1" w:rsidP="00364A87">
            <w:pPr>
              <w:pStyle w:val="1"/>
              <w:rPr>
                <w:ins w:id="339" w:author="KH" w:date="2017-09-22T12:03:00Z"/>
                <w:lang w:eastAsia="zh-CN"/>
              </w:rPr>
            </w:pPr>
          </w:p>
        </w:tc>
      </w:tr>
      <w:tr w:rsidR="00780DC1" w:rsidTr="00364A87">
        <w:trPr>
          <w:trHeight w:val="534"/>
          <w:ins w:id="340" w:author="KH" w:date="2017-09-22T12:03:00Z"/>
        </w:trPr>
        <w:tc>
          <w:tcPr>
            <w:tcW w:w="458" w:type="dxa"/>
            <w:vMerge/>
            <w:vAlign w:val="center"/>
          </w:tcPr>
          <w:p w:rsidR="00780DC1" w:rsidRDefault="00780DC1" w:rsidP="00364A87">
            <w:pPr>
              <w:pStyle w:val="1"/>
              <w:rPr>
                <w:ins w:id="341" w:author="KH" w:date="2017-09-22T12:03:00Z"/>
                <w:b/>
                <w:lang w:eastAsia="zh-CN"/>
              </w:rPr>
            </w:pPr>
          </w:p>
        </w:tc>
        <w:tc>
          <w:tcPr>
            <w:tcW w:w="684" w:type="dxa"/>
            <w:vMerge/>
            <w:vAlign w:val="center"/>
          </w:tcPr>
          <w:p w:rsidR="00780DC1" w:rsidRDefault="00780DC1" w:rsidP="00364A87">
            <w:pPr>
              <w:pStyle w:val="1"/>
              <w:rPr>
                <w:ins w:id="342" w:author="KH" w:date="2017-09-22T12:03:00Z"/>
                <w:b/>
                <w:lang w:eastAsia="zh-CN"/>
              </w:rPr>
            </w:pPr>
          </w:p>
        </w:tc>
        <w:tc>
          <w:tcPr>
            <w:tcW w:w="4248" w:type="dxa"/>
            <w:vAlign w:val="center"/>
          </w:tcPr>
          <w:p w:rsidR="00780DC1" w:rsidRDefault="00780DC1" w:rsidP="003D1A1D">
            <w:pPr>
              <w:pStyle w:val="1"/>
              <w:rPr>
                <w:ins w:id="343" w:author="KH" w:date="2017-09-22T12:03:00Z"/>
                <w:b/>
                <w:lang w:eastAsia="zh-CN"/>
              </w:rPr>
            </w:pPr>
            <w:ins w:id="344" w:author="KH" w:date="2017-09-22T12:03:00Z">
              <w:r>
                <w:rPr>
                  <w:b/>
                  <w:lang w:eastAsia="zh-CN"/>
                </w:rPr>
                <w:t>检查</w:t>
              </w:r>
            </w:ins>
            <w:ins w:id="345" w:author="KH" w:date="2017-09-22T12:04:00Z">
              <w:r w:rsidR="003D1A1D">
                <w:rPr>
                  <w:b/>
                  <w:lang w:eastAsia="zh-CN"/>
                </w:rPr>
                <w:t>是否具备原油切割模拟的功能</w:t>
              </w:r>
              <w:r w:rsidR="003D1A1D">
                <w:rPr>
                  <w:rFonts w:hint="eastAsia"/>
                  <w:b/>
                  <w:lang w:eastAsia="zh-CN"/>
                </w:rPr>
                <w:t>，</w:t>
              </w:r>
              <w:r w:rsidR="003D1A1D">
                <w:rPr>
                  <w:b/>
                  <w:lang w:eastAsia="zh-CN"/>
                </w:rPr>
                <w:t>并实现塔板效率</w:t>
              </w:r>
              <w:r w:rsidR="003D1A1D">
                <w:rPr>
                  <w:rFonts w:hint="eastAsia"/>
                  <w:b/>
                  <w:lang w:eastAsia="zh-CN"/>
                </w:rPr>
                <w:t>、</w:t>
              </w:r>
              <w:r w:rsidR="003D1A1D">
                <w:rPr>
                  <w:b/>
                  <w:lang w:eastAsia="zh-CN"/>
                </w:rPr>
                <w:t>原油分子间相互作用</w:t>
              </w:r>
            </w:ins>
            <w:ins w:id="346" w:author="KH" w:date="2017-09-22T12:51:00Z">
              <w:r w:rsidR="003E04CB">
                <w:rPr>
                  <w:b/>
                  <w:lang w:eastAsia="zh-CN"/>
                </w:rPr>
                <w:t>导致收率非线性加和</w:t>
              </w:r>
            </w:ins>
            <w:ins w:id="347" w:author="KH" w:date="2017-09-22T12:05:00Z">
              <w:r w:rsidR="003D1A1D">
                <w:rPr>
                  <w:b/>
                  <w:lang w:eastAsia="zh-CN"/>
                </w:rPr>
                <w:t>的准确计算</w:t>
              </w:r>
            </w:ins>
            <w:ins w:id="348" w:author="KH" w:date="2017-09-22T12:03:00Z">
              <w:r>
                <w:rPr>
                  <w:rFonts w:hint="eastAsia"/>
                  <w:b/>
                  <w:lang w:eastAsia="zh-CN"/>
                </w:rPr>
                <w:t>。</w:t>
              </w:r>
            </w:ins>
          </w:p>
        </w:tc>
        <w:tc>
          <w:tcPr>
            <w:tcW w:w="849" w:type="dxa"/>
            <w:vAlign w:val="center"/>
          </w:tcPr>
          <w:p w:rsidR="00780DC1" w:rsidRDefault="00780DC1" w:rsidP="00364A87">
            <w:pPr>
              <w:pStyle w:val="1"/>
              <w:rPr>
                <w:ins w:id="349" w:author="KH" w:date="2017-09-22T12:03:00Z"/>
                <w:lang w:eastAsia="zh-CN"/>
              </w:rPr>
            </w:pPr>
            <w:ins w:id="350" w:author="KH" w:date="2017-09-22T12:03:00Z">
              <w:r>
                <w:rPr>
                  <w:rFonts w:hint="eastAsia"/>
                  <w:lang w:eastAsia="zh-CN"/>
                </w:rPr>
                <w:t xml:space="preserve">　</w:t>
              </w:r>
            </w:ins>
          </w:p>
        </w:tc>
        <w:tc>
          <w:tcPr>
            <w:tcW w:w="850" w:type="dxa"/>
            <w:vAlign w:val="center"/>
          </w:tcPr>
          <w:p w:rsidR="00780DC1" w:rsidRDefault="00780DC1" w:rsidP="00364A87">
            <w:pPr>
              <w:pStyle w:val="1"/>
              <w:rPr>
                <w:ins w:id="351" w:author="KH" w:date="2017-09-22T12:03:00Z"/>
                <w:lang w:eastAsia="zh-CN"/>
              </w:rPr>
            </w:pPr>
            <w:ins w:id="352" w:author="KH" w:date="2017-09-22T12:03:00Z">
              <w:r>
                <w:rPr>
                  <w:rFonts w:hint="eastAsia"/>
                  <w:lang w:eastAsia="zh-CN"/>
                </w:rPr>
                <w:t xml:space="preserve">　</w:t>
              </w:r>
            </w:ins>
          </w:p>
        </w:tc>
        <w:tc>
          <w:tcPr>
            <w:tcW w:w="709" w:type="dxa"/>
            <w:vAlign w:val="center"/>
          </w:tcPr>
          <w:p w:rsidR="00780DC1" w:rsidRDefault="00780DC1" w:rsidP="00364A87">
            <w:pPr>
              <w:pStyle w:val="1"/>
              <w:rPr>
                <w:ins w:id="353" w:author="KH" w:date="2017-09-22T12:03:00Z"/>
                <w:lang w:eastAsia="zh-CN"/>
              </w:rPr>
            </w:pPr>
            <w:ins w:id="354" w:author="KH" w:date="2017-09-22T12:03:00Z">
              <w:r>
                <w:rPr>
                  <w:rFonts w:hint="eastAsia"/>
                  <w:lang w:eastAsia="zh-CN"/>
                </w:rPr>
                <w:t xml:space="preserve">　</w:t>
              </w:r>
            </w:ins>
          </w:p>
        </w:tc>
        <w:tc>
          <w:tcPr>
            <w:tcW w:w="817" w:type="dxa"/>
            <w:vAlign w:val="center"/>
          </w:tcPr>
          <w:p w:rsidR="00780DC1" w:rsidRDefault="00780DC1" w:rsidP="00364A87">
            <w:pPr>
              <w:pStyle w:val="1"/>
              <w:rPr>
                <w:ins w:id="355" w:author="KH" w:date="2017-09-22T12:03:00Z"/>
                <w:lang w:eastAsia="zh-CN"/>
              </w:rPr>
            </w:pPr>
            <w:ins w:id="356" w:author="KH" w:date="2017-09-22T12:03:00Z">
              <w:r>
                <w:rPr>
                  <w:rFonts w:hint="eastAsia"/>
                  <w:lang w:eastAsia="zh-CN"/>
                </w:rPr>
                <w:t xml:space="preserve">　</w:t>
              </w:r>
            </w:ins>
          </w:p>
        </w:tc>
        <w:tc>
          <w:tcPr>
            <w:tcW w:w="818" w:type="dxa"/>
            <w:vAlign w:val="center"/>
          </w:tcPr>
          <w:p w:rsidR="00780DC1" w:rsidRDefault="00780DC1" w:rsidP="00364A87">
            <w:pPr>
              <w:pStyle w:val="1"/>
              <w:rPr>
                <w:ins w:id="357" w:author="KH" w:date="2017-09-22T12:03:00Z"/>
                <w:lang w:eastAsia="zh-CN"/>
              </w:rPr>
            </w:pPr>
          </w:p>
        </w:tc>
      </w:tr>
      <w:tr w:rsidR="00780DC1" w:rsidTr="00364A87">
        <w:trPr>
          <w:trHeight w:val="720"/>
          <w:ins w:id="358" w:author="KH" w:date="2017-09-22T12:03:00Z"/>
        </w:trPr>
        <w:tc>
          <w:tcPr>
            <w:tcW w:w="458" w:type="dxa"/>
            <w:vMerge/>
            <w:vAlign w:val="center"/>
          </w:tcPr>
          <w:p w:rsidR="00780DC1" w:rsidRDefault="00780DC1" w:rsidP="00364A87">
            <w:pPr>
              <w:pStyle w:val="1"/>
              <w:rPr>
                <w:ins w:id="359" w:author="KH" w:date="2017-09-22T12:03:00Z"/>
                <w:b/>
                <w:lang w:eastAsia="zh-CN"/>
              </w:rPr>
            </w:pPr>
          </w:p>
        </w:tc>
        <w:tc>
          <w:tcPr>
            <w:tcW w:w="684" w:type="dxa"/>
            <w:vMerge/>
            <w:vAlign w:val="center"/>
          </w:tcPr>
          <w:p w:rsidR="00780DC1" w:rsidRDefault="00780DC1" w:rsidP="00364A87">
            <w:pPr>
              <w:pStyle w:val="1"/>
              <w:rPr>
                <w:ins w:id="360" w:author="KH" w:date="2017-09-22T12:03:00Z"/>
                <w:b/>
                <w:lang w:eastAsia="zh-CN"/>
              </w:rPr>
            </w:pPr>
          </w:p>
        </w:tc>
        <w:tc>
          <w:tcPr>
            <w:tcW w:w="4248" w:type="dxa"/>
            <w:vAlign w:val="center"/>
          </w:tcPr>
          <w:p w:rsidR="00780DC1" w:rsidRDefault="003E04CB" w:rsidP="00364A87">
            <w:pPr>
              <w:pStyle w:val="1"/>
              <w:rPr>
                <w:ins w:id="361" w:author="KH" w:date="2017-09-22T12:03:00Z"/>
                <w:b/>
                <w:lang w:eastAsia="zh-CN"/>
              </w:rPr>
            </w:pPr>
            <w:ins w:id="362" w:author="KH" w:date="2017-09-22T12:51:00Z">
              <w:r>
                <w:rPr>
                  <w:rFonts w:hint="eastAsia"/>
                  <w:b/>
                  <w:lang w:eastAsia="zh-CN"/>
                </w:rPr>
                <w:t>检查</w:t>
              </w:r>
              <w:r>
                <w:rPr>
                  <w:b/>
                  <w:lang w:eastAsia="zh-CN"/>
                </w:rPr>
                <w:t>是否具备原油</w:t>
              </w:r>
            </w:ins>
            <w:ins w:id="363" w:author="KH" w:date="2017-09-22T12:54:00Z">
              <w:r>
                <w:rPr>
                  <w:b/>
                  <w:lang w:eastAsia="zh-CN"/>
                </w:rPr>
                <w:t>配方优化</w:t>
              </w:r>
            </w:ins>
            <w:ins w:id="364" w:author="KH" w:date="2017-09-22T13:05:00Z">
              <w:r w:rsidR="0056230F">
                <w:rPr>
                  <w:b/>
                  <w:lang w:eastAsia="zh-CN"/>
                </w:rPr>
                <w:t>功能</w:t>
              </w:r>
              <w:r w:rsidR="0056230F">
                <w:rPr>
                  <w:rFonts w:hint="eastAsia"/>
                  <w:b/>
                  <w:lang w:eastAsia="zh-CN"/>
                </w:rPr>
                <w:t>。</w:t>
              </w:r>
            </w:ins>
          </w:p>
        </w:tc>
        <w:tc>
          <w:tcPr>
            <w:tcW w:w="849" w:type="dxa"/>
            <w:vAlign w:val="center"/>
          </w:tcPr>
          <w:p w:rsidR="00780DC1" w:rsidRDefault="00780DC1" w:rsidP="00364A87">
            <w:pPr>
              <w:pStyle w:val="1"/>
              <w:rPr>
                <w:ins w:id="365" w:author="KH" w:date="2017-09-22T12:03:00Z"/>
                <w:lang w:eastAsia="zh-CN"/>
              </w:rPr>
            </w:pPr>
          </w:p>
        </w:tc>
        <w:tc>
          <w:tcPr>
            <w:tcW w:w="850" w:type="dxa"/>
            <w:vAlign w:val="center"/>
          </w:tcPr>
          <w:p w:rsidR="00780DC1" w:rsidRDefault="00780DC1" w:rsidP="00364A87">
            <w:pPr>
              <w:pStyle w:val="1"/>
              <w:rPr>
                <w:ins w:id="366" w:author="KH" w:date="2017-09-22T12:03:00Z"/>
                <w:lang w:eastAsia="zh-CN"/>
              </w:rPr>
            </w:pPr>
          </w:p>
        </w:tc>
        <w:tc>
          <w:tcPr>
            <w:tcW w:w="709" w:type="dxa"/>
            <w:vAlign w:val="center"/>
          </w:tcPr>
          <w:p w:rsidR="00780DC1" w:rsidRDefault="00780DC1" w:rsidP="00364A87">
            <w:pPr>
              <w:pStyle w:val="1"/>
              <w:rPr>
                <w:ins w:id="367" w:author="KH" w:date="2017-09-22T12:03:00Z"/>
                <w:lang w:eastAsia="zh-CN"/>
              </w:rPr>
            </w:pPr>
          </w:p>
        </w:tc>
        <w:tc>
          <w:tcPr>
            <w:tcW w:w="817" w:type="dxa"/>
            <w:vAlign w:val="center"/>
          </w:tcPr>
          <w:p w:rsidR="00780DC1" w:rsidRDefault="00780DC1" w:rsidP="00364A87">
            <w:pPr>
              <w:pStyle w:val="1"/>
              <w:rPr>
                <w:ins w:id="368" w:author="KH" w:date="2017-09-22T12:03:00Z"/>
                <w:lang w:eastAsia="zh-CN"/>
              </w:rPr>
            </w:pPr>
          </w:p>
        </w:tc>
        <w:tc>
          <w:tcPr>
            <w:tcW w:w="818" w:type="dxa"/>
            <w:vAlign w:val="center"/>
          </w:tcPr>
          <w:p w:rsidR="00780DC1" w:rsidRDefault="00780DC1" w:rsidP="00364A87">
            <w:pPr>
              <w:pStyle w:val="1"/>
              <w:rPr>
                <w:ins w:id="369" w:author="KH" w:date="2017-09-22T12:03:00Z"/>
                <w:lang w:eastAsia="zh-CN"/>
              </w:rPr>
            </w:pPr>
          </w:p>
        </w:tc>
      </w:tr>
      <w:tr w:rsidR="00780DC1" w:rsidTr="00364A87">
        <w:trPr>
          <w:trHeight w:val="472"/>
          <w:ins w:id="370" w:author="KH" w:date="2017-09-22T12:03:00Z"/>
        </w:trPr>
        <w:tc>
          <w:tcPr>
            <w:tcW w:w="458" w:type="dxa"/>
            <w:vAlign w:val="center"/>
          </w:tcPr>
          <w:p w:rsidR="00780DC1" w:rsidRDefault="00780DC1" w:rsidP="00364A87">
            <w:pPr>
              <w:pStyle w:val="1"/>
              <w:rPr>
                <w:ins w:id="371" w:author="KH" w:date="2017-09-22T12:03:00Z"/>
                <w:b/>
                <w:lang w:eastAsia="zh-CN"/>
              </w:rPr>
            </w:pPr>
            <w:ins w:id="372" w:author="KH" w:date="2017-09-22T12:03:00Z">
              <w:r>
                <w:rPr>
                  <w:rFonts w:hint="eastAsia"/>
                  <w:b/>
                  <w:lang w:eastAsia="zh-CN"/>
                </w:rPr>
                <w:t>2</w:t>
              </w:r>
            </w:ins>
          </w:p>
        </w:tc>
        <w:tc>
          <w:tcPr>
            <w:tcW w:w="684" w:type="dxa"/>
            <w:vAlign w:val="center"/>
          </w:tcPr>
          <w:p w:rsidR="00780DC1" w:rsidRDefault="00780DC1" w:rsidP="00364A87">
            <w:pPr>
              <w:pStyle w:val="1"/>
              <w:rPr>
                <w:ins w:id="373" w:author="KH" w:date="2017-09-22T12:03:00Z"/>
                <w:b/>
                <w:lang w:eastAsia="zh-CN"/>
              </w:rPr>
            </w:pPr>
            <w:ins w:id="374" w:author="KH" w:date="2017-09-22T12:03:00Z">
              <w:r>
                <w:rPr>
                  <w:rFonts w:hint="eastAsia"/>
                  <w:b/>
                  <w:lang w:eastAsia="zh-CN"/>
                </w:rPr>
                <w:t>配套文件</w:t>
              </w:r>
            </w:ins>
          </w:p>
        </w:tc>
        <w:tc>
          <w:tcPr>
            <w:tcW w:w="4248" w:type="dxa"/>
            <w:vAlign w:val="center"/>
          </w:tcPr>
          <w:p w:rsidR="00780DC1" w:rsidRDefault="0056230F" w:rsidP="00364A87">
            <w:pPr>
              <w:pStyle w:val="1"/>
              <w:rPr>
                <w:ins w:id="375" w:author="KH" w:date="2017-09-22T12:03:00Z"/>
                <w:b/>
                <w:lang w:eastAsia="zh-CN"/>
              </w:rPr>
            </w:pPr>
            <w:ins w:id="376" w:author="KH" w:date="2017-09-22T13:06:00Z">
              <w:r>
                <w:rPr>
                  <w:rFonts w:hint="eastAsia"/>
                  <w:b/>
                  <w:lang w:eastAsia="zh-CN"/>
                </w:rPr>
                <w:t>使用手册</w:t>
              </w:r>
            </w:ins>
            <w:ins w:id="377" w:author="KH" w:date="2017-09-22T12:03:00Z">
              <w:r w:rsidR="00780DC1">
                <w:rPr>
                  <w:rFonts w:hint="eastAsia"/>
                  <w:b/>
                  <w:lang w:eastAsia="zh-CN"/>
                </w:rPr>
                <w:t>（中文）等资料是否齐全</w:t>
              </w:r>
            </w:ins>
            <w:ins w:id="378" w:author="KH" w:date="2017-09-22T13:06:00Z">
              <w:r>
                <w:rPr>
                  <w:rFonts w:hint="eastAsia"/>
                  <w:b/>
                  <w:lang w:eastAsia="zh-CN"/>
                </w:rPr>
                <w:t>。</w:t>
              </w:r>
            </w:ins>
          </w:p>
        </w:tc>
        <w:tc>
          <w:tcPr>
            <w:tcW w:w="849" w:type="dxa"/>
            <w:vAlign w:val="center"/>
          </w:tcPr>
          <w:p w:rsidR="00780DC1" w:rsidRDefault="00780DC1" w:rsidP="00364A87">
            <w:pPr>
              <w:pStyle w:val="1"/>
              <w:rPr>
                <w:ins w:id="379" w:author="KH" w:date="2017-09-22T12:03:00Z"/>
                <w:lang w:eastAsia="zh-CN"/>
              </w:rPr>
            </w:pPr>
          </w:p>
        </w:tc>
        <w:tc>
          <w:tcPr>
            <w:tcW w:w="850" w:type="dxa"/>
            <w:vAlign w:val="center"/>
          </w:tcPr>
          <w:p w:rsidR="00780DC1" w:rsidRDefault="00780DC1" w:rsidP="00364A87">
            <w:pPr>
              <w:pStyle w:val="1"/>
              <w:rPr>
                <w:ins w:id="380" w:author="KH" w:date="2017-09-22T12:03:00Z"/>
                <w:lang w:eastAsia="zh-CN"/>
              </w:rPr>
            </w:pPr>
          </w:p>
        </w:tc>
        <w:tc>
          <w:tcPr>
            <w:tcW w:w="709" w:type="dxa"/>
            <w:vAlign w:val="center"/>
          </w:tcPr>
          <w:p w:rsidR="00780DC1" w:rsidRDefault="00780DC1" w:rsidP="00364A87">
            <w:pPr>
              <w:pStyle w:val="1"/>
              <w:rPr>
                <w:ins w:id="381" w:author="KH" w:date="2017-09-22T12:03:00Z"/>
                <w:lang w:eastAsia="zh-CN"/>
              </w:rPr>
            </w:pPr>
          </w:p>
        </w:tc>
        <w:tc>
          <w:tcPr>
            <w:tcW w:w="817" w:type="dxa"/>
            <w:vAlign w:val="center"/>
          </w:tcPr>
          <w:p w:rsidR="00780DC1" w:rsidRDefault="00780DC1" w:rsidP="00364A87">
            <w:pPr>
              <w:pStyle w:val="1"/>
              <w:rPr>
                <w:ins w:id="382" w:author="KH" w:date="2017-09-22T12:03:00Z"/>
                <w:lang w:eastAsia="zh-CN"/>
              </w:rPr>
            </w:pPr>
          </w:p>
        </w:tc>
        <w:tc>
          <w:tcPr>
            <w:tcW w:w="818" w:type="dxa"/>
            <w:vAlign w:val="center"/>
          </w:tcPr>
          <w:p w:rsidR="00780DC1" w:rsidRDefault="00780DC1" w:rsidP="00364A87">
            <w:pPr>
              <w:pStyle w:val="1"/>
              <w:rPr>
                <w:ins w:id="383" w:author="KH" w:date="2017-09-22T12:03:00Z"/>
                <w:lang w:eastAsia="zh-CN"/>
              </w:rPr>
            </w:pPr>
          </w:p>
        </w:tc>
      </w:tr>
    </w:tbl>
    <w:p w:rsidR="00780DC1" w:rsidRPr="00780DC1" w:rsidRDefault="00780DC1">
      <w:pPr>
        <w:pStyle w:val="15"/>
        <w:spacing w:line="360" w:lineRule="exact"/>
        <w:ind w:firstLineChars="0" w:firstLine="0"/>
        <w:rPr>
          <w:sz w:val="21"/>
          <w:szCs w:val="21"/>
        </w:rPr>
      </w:pPr>
    </w:p>
    <w:p w:rsidR="005C4C4D" w:rsidRDefault="00BE5D16" w:rsidP="00D5309E">
      <w:pPr>
        <w:pStyle w:val="Heading1"/>
        <w:numPr>
          <w:ilvl w:val="0"/>
          <w:numId w:val="1"/>
        </w:numPr>
        <w:tabs>
          <w:tab w:val="left" w:pos="864"/>
        </w:tabs>
      </w:pPr>
      <w:bookmarkStart w:id="384" w:name="_Toc493789813"/>
      <w:r>
        <w:rPr>
          <w:rFonts w:hint="eastAsia"/>
        </w:rPr>
        <w:t>项目执行</w:t>
      </w:r>
      <w:bookmarkEnd w:id="384"/>
    </w:p>
    <w:p w:rsidR="005C4C4D" w:rsidRDefault="00BE5D16" w:rsidP="00D5309E">
      <w:pPr>
        <w:pStyle w:val="Heading2"/>
        <w:numPr>
          <w:ilvl w:val="1"/>
          <w:numId w:val="1"/>
        </w:numPr>
        <w:tabs>
          <w:tab w:val="left" w:pos="864"/>
        </w:tabs>
      </w:pPr>
      <w:bookmarkStart w:id="385" w:name="_Toc493789814"/>
      <w:r>
        <w:rPr>
          <w:rFonts w:hint="eastAsia"/>
        </w:rPr>
        <w:t>制造进度计划表</w:t>
      </w:r>
      <w:bookmarkEnd w:id="385"/>
    </w:p>
    <w:p w:rsidR="005C4C4D" w:rsidRPr="004904E3" w:rsidRDefault="004904E3" w:rsidP="004904E3">
      <w:pPr>
        <w:pStyle w:val="15"/>
        <w:spacing w:line="360" w:lineRule="exact"/>
        <w:ind w:left="425" w:firstLineChars="0" w:firstLine="0"/>
        <w:rPr>
          <w:sz w:val="21"/>
          <w:szCs w:val="21"/>
        </w:rPr>
      </w:pPr>
      <w:r w:rsidRPr="004904E3">
        <w:rPr>
          <w:rFonts w:hint="eastAsia"/>
          <w:sz w:val="21"/>
          <w:szCs w:val="21"/>
        </w:rPr>
        <w:t>参考13</w:t>
      </w:r>
      <w:r w:rsidRPr="004904E3">
        <w:rPr>
          <w:sz w:val="21"/>
          <w:szCs w:val="21"/>
        </w:rPr>
        <w:t>.11.8</w:t>
      </w:r>
      <w:r w:rsidRPr="004904E3">
        <w:rPr>
          <w:rFonts w:hint="eastAsia"/>
          <w:sz w:val="21"/>
          <w:szCs w:val="21"/>
        </w:rPr>
        <w:t>项目建设计划。</w:t>
      </w:r>
    </w:p>
    <w:p w:rsidR="005C4C4D" w:rsidRDefault="00BE5D16" w:rsidP="00D5309E">
      <w:pPr>
        <w:pStyle w:val="Heading2"/>
        <w:numPr>
          <w:ilvl w:val="1"/>
          <w:numId w:val="1"/>
        </w:numPr>
        <w:tabs>
          <w:tab w:val="left" w:pos="864"/>
        </w:tabs>
      </w:pPr>
      <w:bookmarkStart w:id="386" w:name="_Toc493789815"/>
      <w:r>
        <w:rPr>
          <w:rFonts w:hint="eastAsia"/>
        </w:rPr>
        <w:t>交货周期及地点</w:t>
      </w:r>
      <w:bookmarkEnd w:id="386"/>
    </w:p>
    <w:p w:rsidR="005C4C4D" w:rsidRDefault="00BE5D16">
      <w:pPr>
        <w:pStyle w:val="15"/>
        <w:spacing w:line="360" w:lineRule="exact"/>
        <w:ind w:left="425" w:firstLineChars="0" w:firstLine="0"/>
        <w:rPr>
          <w:sz w:val="21"/>
          <w:szCs w:val="21"/>
        </w:rPr>
      </w:pPr>
      <w:r>
        <w:rPr>
          <w:rFonts w:hint="eastAsia"/>
          <w:sz w:val="21"/>
          <w:szCs w:val="21"/>
        </w:rPr>
        <w:t>交货期详见商务文件要求，交货地点用户现场，并提供技术支持和服务。</w:t>
      </w:r>
    </w:p>
    <w:p w:rsidR="005C4C4D" w:rsidRDefault="00BE5D16" w:rsidP="00D5309E">
      <w:pPr>
        <w:pStyle w:val="Heading2"/>
        <w:numPr>
          <w:ilvl w:val="1"/>
          <w:numId w:val="1"/>
        </w:numPr>
        <w:tabs>
          <w:tab w:val="left" w:pos="864"/>
        </w:tabs>
      </w:pPr>
      <w:bookmarkStart w:id="387" w:name="_Toc493789816"/>
      <w:r>
        <w:rPr>
          <w:rFonts w:hint="eastAsia"/>
        </w:rPr>
        <w:t>项目执行要求</w:t>
      </w:r>
      <w:bookmarkEnd w:id="387"/>
    </w:p>
    <w:p w:rsidR="005C4C4D" w:rsidRDefault="00BE5D16">
      <w:pPr>
        <w:pStyle w:val="15"/>
        <w:spacing w:line="360" w:lineRule="exact"/>
        <w:ind w:firstLine="420"/>
        <w:rPr>
          <w:sz w:val="21"/>
          <w:szCs w:val="21"/>
        </w:rPr>
      </w:pPr>
      <w:r>
        <w:rPr>
          <w:rFonts w:hint="eastAsia"/>
          <w:sz w:val="21"/>
          <w:szCs w:val="21"/>
        </w:rPr>
        <w:t>在项目执行过程中，本协议将由业主根据合同约定签发给相关承包商。如果上述执行买方责任的承包商的采购方案与本框架协议及其工作范围有任何偏离，承包商必须首先取得业主的同意。任何与采用本协议有偏离的事项必须提交业主批准。</w:t>
      </w:r>
    </w:p>
    <w:p w:rsidR="005C4C4D" w:rsidRDefault="00BE5D16">
      <w:pPr>
        <w:pStyle w:val="15"/>
        <w:spacing w:line="360" w:lineRule="exact"/>
        <w:ind w:firstLine="420"/>
        <w:rPr>
          <w:sz w:val="21"/>
          <w:szCs w:val="21"/>
        </w:rPr>
      </w:pPr>
      <w:r>
        <w:rPr>
          <w:rFonts w:hint="eastAsia"/>
          <w:sz w:val="21"/>
          <w:szCs w:val="21"/>
        </w:rPr>
        <w:t>承包商必须遵循业主和供应商在协议招标过程中所明确的技术要求。不允许以任何理由降低技术要求。如果承包商的参数选择或调整不会降低技术要求的话，应事先征得业主同意。</w:t>
      </w:r>
    </w:p>
    <w:p w:rsidR="005C4C4D" w:rsidRDefault="00BE5D16" w:rsidP="00D5309E">
      <w:pPr>
        <w:pStyle w:val="Heading1"/>
        <w:numPr>
          <w:ilvl w:val="0"/>
          <w:numId w:val="1"/>
        </w:numPr>
        <w:tabs>
          <w:tab w:val="left" w:pos="864"/>
        </w:tabs>
      </w:pPr>
      <w:bookmarkStart w:id="388" w:name="_Toc131262658"/>
      <w:bookmarkStart w:id="389" w:name="_Toc140544273"/>
      <w:bookmarkStart w:id="390" w:name="_Toc140544085"/>
      <w:bookmarkStart w:id="391" w:name="_Toc138862994"/>
      <w:bookmarkStart w:id="392" w:name="_Toc140543718"/>
      <w:bookmarkStart w:id="393" w:name="_Toc140597041"/>
      <w:bookmarkStart w:id="394" w:name="_Toc298665913"/>
      <w:bookmarkStart w:id="395" w:name="_Toc298679749"/>
      <w:bookmarkStart w:id="396" w:name="_Toc298943831"/>
      <w:bookmarkStart w:id="397" w:name="_Toc534482070"/>
      <w:bookmarkStart w:id="398" w:name="_Toc306201258"/>
      <w:bookmarkStart w:id="399" w:name="_Toc306202862"/>
      <w:bookmarkStart w:id="400" w:name="_Toc324951676"/>
      <w:bookmarkStart w:id="401" w:name="_Toc493789817"/>
      <w:r>
        <w:rPr>
          <w:rFonts w:hint="eastAsia"/>
        </w:rPr>
        <w:lastRenderedPageBreak/>
        <w:t>文件</w:t>
      </w:r>
      <w:bookmarkEnd w:id="388"/>
      <w:r>
        <w:rPr>
          <w:rFonts w:hint="eastAsia"/>
        </w:rPr>
        <w:t>与资料</w:t>
      </w:r>
      <w:bookmarkStart w:id="402" w:name="_Toc140543719"/>
      <w:bookmarkStart w:id="403" w:name="_Toc140544086"/>
      <w:bookmarkStart w:id="404" w:name="_Toc140544274"/>
      <w:bookmarkStart w:id="405" w:name="_Toc140597042"/>
      <w:bookmarkEnd w:id="389"/>
      <w:bookmarkEnd w:id="390"/>
      <w:bookmarkEnd w:id="391"/>
      <w:bookmarkEnd w:id="392"/>
      <w:bookmarkEnd w:id="393"/>
      <w:bookmarkEnd w:id="394"/>
      <w:bookmarkEnd w:id="395"/>
      <w:bookmarkEnd w:id="396"/>
      <w:r>
        <w:rPr>
          <w:rFonts w:hint="eastAsia"/>
        </w:rPr>
        <w:t>管理</w:t>
      </w:r>
      <w:bookmarkEnd w:id="397"/>
      <w:bookmarkEnd w:id="398"/>
      <w:bookmarkEnd w:id="399"/>
      <w:bookmarkEnd w:id="400"/>
      <w:bookmarkEnd w:id="401"/>
    </w:p>
    <w:p w:rsidR="005C4C4D" w:rsidRDefault="00BE5D16" w:rsidP="00D5309E">
      <w:pPr>
        <w:pStyle w:val="Heading2"/>
        <w:numPr>
          <w:ilvl w:val="1"/>
          <w:numId w:val="1"/>
        </w:numPr>
        <w:tabs>
          <w:tab w:val="left" w:pos="864"/>
        </w:tabs>
      </w:pPr>
      <w:bookmarkStart w:id="406" w:name="_Toc298665914"/>
      <w:bookmarkStart w:id="407" w:name="_Toc298679750"/>
      <w:bookmarkStart w:id="408" w:name="_Toc298943832"/>
      <w:bookmarkStart w:id="409" w:name="_Toc534482071"/>
      <w:bookmarkStart w:id="410" w:name="_Toc306201259"/>
      <w:bookmarkStart w:id="411" w:name="_Toc306202863"/>
      <w:bookmarkStart w:id="412" w:name="_Toc324951677"/>
      <w:r>
        <w:rPr>
          <w:rFonts w:hint="eastAsia"/>
        </w:rPr>
        <w:t xml:space="preserve"> </w:t>
      </w:r>
      <w:bookmarkStart w:id="413" w:name="_Toc493789818"/>
      <w:r>
        <w:rPr>
          <w:rFonts w:hint="eastAsia"/>
        </w:rPr>
        <w:t>投标文件</w:t>
      </w:r>
      <w:bookmarkEnd w:id="402"/>
      <w:bookmarkEnd w:id="403"/>
      <w:bookmarkEnd w:id="404"/>
      <w:bookmarkEnd w:id="405"/>
      <w:bookmarkEnd w:id="406"/>
      <w:bookmarkEnd w:id="407"/>
      <w:bookmarkEnd w:id="408"/>
      <w:bookmarkEnd w:id="409"/>
      <w:bookmarkEnd w:id="410"/>
      <w:bookmarkEnd w:id="411"/>
      <w:bookmarkEnd w:id="412"/>
      <w:bookmarkEnd w:id="413"/>
    </w:p>
    <w:p w:rsidR="005C4C4D" w:rsidRDefault="00BE5D16">
      <w:pPr>
        <w:spacing w:line="360" w:lineRule="exact"/>
        <w:ind w:firstLineChars="200" w:firstLine="420"/>
        <w:rPr>
          <w:rFonts w:ascii="宋体" w:hAnsi="宋体"/>
          <w:szCs w:val="21"/>
        </w:rPr>
      </w:pPr>
      <w:r>
        <w:rPr>
          <w:rFonts w:ascii="宋体" w:hAnsi="宋体" w:hint="eastAsia"/>
          <w:szCs w:val="21"/>
        </w:rPr>
        <w:t xml:space="preserve">1）文字要求：投标文件所用的文字必须是中国国家标准汉字（简化字），严禁使用或引用其它文字。                                                </w:t>
      </w:r>
    </w:p>
    <w:p w:rsidR="005C4C4D" w:rsidRDefault="00BE5D16">
      <w:pPr>
        <w:spacing w:line="360" w:lineRule="exact"/>
        <w:ind w:firstLineChars="200" w:firstLine="420"/>
        <w:rPr>
          <w:rFonts w:ascii="宋体" w:hAnsi="宋体"/>
          <w:szCs w:val="21"/>
        </w:rPr>
      </w:pPr>
      <w:r>
        <w:rPr>
          <w:rFonts w:ascii="宋体" w:hAnsi="宋体" w:hint="eastAsia"/>
          <w:szCs w:val="21"/>
        </w:rPr>
        <w:t xml:space="preserve">2）投标文件使用的工程单位必须是国际法定单位（SI单位）                </w:t>
      </w:r>
    </w:p>
    <w:p w:rsidR="005C4C4D" w:rsidRDefault="00BE5D16">
      <w:pPr>
        <w:spacing w:line="360" w:lineRule="exact"/>
        <w:ind w:firstLineChars="200" w:firstLine="420"/>
        <w:rPr>
          <w:rFonts w:ascii="宋体" w:hAnsi="宋体"/>
          <w:szCs w:val="21"/>
        </w:rPr>
      </w:pPr>
      <w:r>
        <w:rPr>
          <w:rFonts w:ascii="宋体" w:hAnsi="宋体" w:hint="eastAsia"/>
          <w:szCs w:val="21"/>
        </w:rPr>
        <w:t xml:space="preserve">3）卖方在投标时应按招标文件要求提供文件：                                       </w:t>
      </w:r>
    </w:p>
    <w:p w:rsidR="005C4C4D" w:rsidRDefault="00BE5D16">
      <w:pPr>
        <w:spacing w:line="360" w:lineRule="exact"/>
        <w:ind w:firstLineChars="200" w:firstLine="420"/>
        <w:rPr>
          <w:rFonts w:ascii="宋体" w:hAnsi="宋体"/>
          <w:bCs/>
          <w:szCs w:val="21"/>
        </w:rPr>
      </w:pPr>
      <w:r>
        <w:rPr>
          <w:rFonts w:ascii="宋体" w:hAnsi="宋体" w:hint="eastAsia"/>
          <w:bCs/>
          <w:szCs w:val="21"/>
        </w:rPr>
        <w:t>4)投标文件组成与内容应参照规格书及招标文件的规定编写，并进行必要的说明，否则将被视为无效投标。</w:t>
      </w:r>
    </w:p>
    <w:p w:rsidR="005C4C4D" w:rsidRDefault="00BE5D16" w:rsidP="00D5309E">
      <w:pPr>
        <w:pStyle w:val="Heading2"/>
        <w:numPr>
          <w:ilvl w:val="1"/>
          <w:numId w:val="1"/>
        </w:numPr>
        <w:tabs>
          <w:tab w:val="left" w:pos="864"/>
        </w:tabs>
      </w:pPr>
      <w:bookmarkStart w:id="414" w:name="_Toc140543720"/>
      <w:bookmarkStart w:id="415" w:name="_Toc140544087"/>
      <w:bookmarkStart w:id="416" w:name="_Toc140544275"/>
      <w:bookmarkStart w:id="417" w:name="_Toc140597043"/>
      <w:bookmarkStart w:id="418" w:name="_Toc298665915"/>
      <w:bookmarkStart w:id="419" w:name="_Toc298679751"/>
      <w:bookmarkStart w:id="420" w:name="_Toc298943833"/>
      <w:bookmarkStart w:id="421" w:name="_Toc534482073"/>
      <w:bookmarkStart w:id="422" w:name="_Toc306201261"/>
      <w:bookmarkStart w:id="423" w:name="_Toc306202865"/>
      <w:bookmarkStart w:id="424" w:name="_Toc324951679"/>
      <w:bookmarkStart w:id="425" w:name="_Toc493789819"/>
      <w:r>
        <w:rPr>
          <w:rFonts w:hint="eastAsia"/>
        </w:rPr>
        <w:t>资料交付</w:t>
      </w:r>
      <w:bookmarkStart w:id="426" w:name="_Toc140597044"/>
      <w:bookmarkEnd w:id="414"/>
      <w:bookmarkEnd w:id="415"/>
      <w:bookmarkEnd w:id="416"/>
      <w:bookmarkEnd w:id="417"/>
      <w:bookmarkEnd w:id="418"/>
      <w:bookmarkEnd w:id="419"/>
      <w:bookmarkEnd w:id="420"/>
      <w:bookmarkEnd w:id="421"/>
      <w:bookmarkEnd w:id="422"/>
      <w:bookmarkEnd w:id="423"/>
      <w:bookmarkEnd w:id="424"/>
      <w:r>
        <w:rPr>
          <w:rFonts w:hint="eastAsia"/>
        </w:rPr>
        <w:t>清单</w:t>
      </w:r>
      <w:bookmarkEnd w:id="425"/>
    </w:p>
    <w:p w:rsidR="005C4C4D" w:rsidRDefault="00BE5D16">
      <w:pPr>
        <w:spacing w:line="360" w:lineRule="exact"/>
        <w:ind w:firstLineChars="200" w:firstLine="420"/>
        <w:rPr>
          <w:rFonts w:ascii="宋体" w:hAnsi="宋体"/>
          <w:szCs w:val="21"/>
        </w:rPr>
      </w:pPr>
      <w:r>
        <w:rPr>
          <w:rFonts w:ascii="宋体" w:hAnsi="宋体" w:hint="eastAsia"/>
          <w:szCs w:val="21"/>
        </w:rPr>
        <w:t>以下所列文件均被认为是卖方应提供的重要工程文件，如果以下文件没有满足要求或没有按时提交，将按商务合同条款对卖方予以处罚。具体的资料交付清单见</w:t>
      </w:r>
      <w:hyperlink w:anchor="_附件6 资料清单" w:history="1">
        <w:r>
          <w:rPr>
            <w:rStyle w:val="Hyperlink"/>
            <w:rFonts w:ascii="宋体" w:hAnsi="宋体" w:hint="eastAsia"/>
            <w:szCs w:val="21"/>
          </w:rPr>
          <w:t>附件4</w:t>
        </w:r>
      </w:hyperlink>
    </w:p>
    <w:p w:rsidR="005C4C4D" w:rsidRDefault="00BE5D16" w:rsidP="00D5309E">
      <w:pPr>
        <w:pStyle w:val="Heading3"/>
        <w:numPr>
          <w:ilvl w:val="2"/>
          <w:numId w:val="1"/>
        </w:numPr>
        <w:tabs>
          <w:tab w:val="left" w:pos="864"/>
        </w:tabs>
      </w:pPr>
      <w:bookmarkStart w:id="427" w:name="_Toc324951683"/>
      <w:bookmarkStart w:id="428" w:name="_Toc306202868"/>
      <w:bookmarkStart w:id="429" w:name="_Toc534482076"/>
      <w:bookmarkStart w:id="430" w:name="_Toc306201264"/>
      <w:bookmarkStart w:id="431" w:name="_Toc493789820"/>
      <w:bookmarkStart w:id="432" w:name="_Toc140597046"/>
      <w:bookmarkStart w:id="433" w:name="_Toc138862993"/>
      <w:bookmarkStart w:id="434" w:name="_Toc140543721"/>
      <w:bookmarkStart w:id="435" w:name="_Toc131262657"/>
      <w:bookmarkStart w:id="436" w:name="_Toc140544088"/>
      <w:bookmarkStart w:id="437" w:name="_Toc140544276"/>
      <w:bookmarkEnd w:id="426"/>
      <w:r>
        <w:rPr>
          <w:rFonts w:hint="eastAsia"/>
        </w:rPr>
        <w:t>资料格式要求</w:t>
      </w:r>
      <w:bookmarkEnd w:id="427"/>
      <w:bookmarkEnd w:id="428"/>
      <w:bookmarkEnd w:id="429"/>
      <w:bookmarkEnd w:id="430"/>
      <w:bookmarkEnd w:id="431"/>
    </w:p>
    <w:p w:rsidR="005C4C4D" w:rsidRDefault="00BE5D16">
      <w:pPr>
        <w:spacing w:line="360" w:lineRule="exact"/>
        <w:ind w:firstLineChars="200" w:firstLine="420"/>
        <w:rPr>
          <w:rFonts w:ascii="宋体" w:hAnsi="宋体"/>
          <w:szCs w:val="21"/>
        </w:rPr>
      </w:pPr>
      <w:r>
        <w:rPr>
          <w:rFonts w:hint="eastAsia"/>
          <w:szCs w:val="21"/>
        </w:rPr>
        <w:t xml:space="preserve"> </w:t>
      </w:r>
      <w:r>
        <w:rPr>
          <w:rFonts w:ascii="宋体" w:hAnsi="宋体" w:hint="eastAsia"/>
          <w:szCs w:val="21"/>
        </w:rPr>
        <w:t>卖方所提供的文件编号必须遵循本项目的文档管理统一规定。要求采用如下的文档格式：</w:t>
      </w:r>
    </w:p>
    <w:p w:rsidR="005C4C4D" w:rsidRDefault="00BE5D16">
      <w:pPr>
        <w:spacing w:line="360" w:lineRule="exact"/>
        <w:ind w:firstLineChars="200" w:firstLine="420"/>
        <w:rPr>
          <w:rFonts w:ascii="宋体" w:hAnsi="宋体"/>
          <w:szCs w:val="21"/>
        </w:rPr>
      </w:pPr>
      <w:r>
        <w:rPr>
          <w:rFonts w:ascii="宋体" w:hAnsi="宋体" w:hint="eastAsia"/>
          <w:szCs w:val="21"/>
        </w:rPr>
        <w:t>电子版资料：</w:t>
      </w:r>
    </w:p>
    <w:p w:rsidR="005C4C4D" w:rsidRDefault="00BE5D16">
      <w:pPr>
        <w:spacing w:line="360" w:lineRule="exact"/>
        <w:ind w:leftChars="200" w:left="420" w:firstLineChars="200" w:firstLine="420"/>
        <w:rPr>
          <w:rFonts w:ascii="宋体" w:hAnsi="宋体"/>
          <w:szCs w:val="21"/>
        </w:rPr>
      </w:pPr>
      <w:r>
        <w:rPr>
          <w:rFonts w:ascii="宋体" w:hAnsi="宋体" w:hint="eastAsia"/>
          <w:szCs w:val="21"/>
        </w:rPr>
        <w:t>图形：Autocad2010和PDF</w:t>
      </w:r>
    </w:p>
    <w:p w:rsidR="005C4C4D" w:rsidRDefault="00BE5D16">
      <w:pPr>
        <w:spacing w:line="360" w:lineRule="exact"/>
        <w:ind w:leftChars="200" w:left="420" w:firstLineChars="200" w:firstLine="420"/>
        <w:rPr>
          <w:rFonts w:ascii="宋体" w:hAnsi="宋体"/>
          <w:szCs w:val="21"/>
        </w:rPr>
      </w:pPr>
      <w:r>
        <w:rPr>
          <w:rFonts w:ascii="宋体" w:hAnsi="宋体" w:hint="eastAsia"/>
          <w:szCs w:val="21"/>
        </w:rPr>
        <w:t>文档：Word2010和PDF</w:t>
      </w:r>
    </w:p>
    <w:p w:rsidR="005C4C4D" w:rsidRDefault="00BE5D16">
      <w:pPr>
        <w:spacing w:line="360" w:lineRule="exact"/>
        <w:ind w:leftChars="200" w:left="420" w:firstLineChars="200" w:firstLine="420"/>
        <w:rPr>
          <w:rFonts w:ascii="宋体" w:hAnsi="宋体"/>
          <w:szCs w:val="21"/>
        </w:rPr>
      </w:pPr>
      <w:r>
        <w:rPr>
          <w:rFonts w:ascii="宋体" w:hAnsi="宋体" w:hint="eastAsia"/>
          <w:szCs w:val="21"/>
        </w:rPr>
        <w:t>数据表：EXCEL2010和PDF</w:t>
      </w:r>
    </w:p>
    <w:p w:rsidR="005C4C4D" w:rsidRDefault="00BE5D16">
      <w:pPr>
        <w:spacing w:line="360" w:lineRule="exact"/>
        <w:ind w:leftChars="200" w:left="420" w:firstLineChars="200" w:firstLine="420"/>
        <w:rPr>
          <w:rFonts w:ascii="宋体" w:hAnsi="宋体"/>
          <w:szCs w:val="21"/>
        </w:rPr>
      </w:pPr>
      <w:r>
        <w:rPr>
          <w:rFonts w:ascii="宋体" w:hAnsi="宋体" w:hint="eastAsia"/>
          <w:szCs w:val="21"/>
        </w:rPr>
        <w:t>硬拷贝资料。</w:t>
      </w:r>
    </w:p>
    <w:p w:rsidR="005C4C4D" w:rsidRDefault="00BE5D16" w:rsidP="00D5309E">
      <w:pPr>
        <w:pStyle w:val="Heading3"/>
        <w:numPr>
          <w:ilvl w:val="2"/>
          <w:numId w:val="1"/>
        </w:numPr>
        <w:tabs>
          <w:tab w:val="left" w:pos="864"/>
        </w:tabs>
      </w:pPr>
      <w:r>
        <w:rPr>
          <w:rFonts w:hint="eastAsia"/>
        </w:rPr>
        <w:t xml:space="preserve"> </w:t>
      </w:r>
      <w:bookmarkStart w:id="438" w:name="_Toc493789821"/>
      <w:r>
        <w:rPr>
          <w:rFonts w:hint="eastAsia"/>
        </w:rPr>
        <w:t>特殊要求</w:t>
      </w:r>
      <w:bookmarkEnd w:id="438"/>
    </w:p>
    <w:p w:rsidR="005C4C4D" w:rsidRDefault="00BE5D16">
      <w:pPr>
        <w:spacing w:line="360" w:lineRule="exact"/>
        <w:ind w:leftChars="200" w:left="420" w:firstLineChars="200" w:firstLine="420"/>
        <w:rPr>
          <w:rFonts w:ascii="宋体" w:hAnsi="宋体"/>
          <w:szCs w:val="21"/>
        </w:rPr>
      </w:pPr>
      <w:r>
        <w:rPr>
          <w:rFonts w:ascii="宋体" w:hAnsi="宋体" w:hint="eastAsia"/>
          <w:szCs w:val="21"/>
        </w:rPr>
        <w:t>1）信息管理</w:t>
      </w:r>
    </w:p>
    <w:p w:rsidR="005C4C4D" w:rsidRDefault="00BE5D16">
      <w:pPr>
        <w:spacing w:line="360" w:lineRule="exact"/>
        <w:ind w:leftChars="200" w:left="420" w:firstLineChars="200" w:firstLine="420"/>
        <w:rPr>
          <w:rFonts w:ascii="宋体" w:hAnsi="宋体"/>
          <w:szCs w:val="21"/>
        </w:rPr>
      </w:pPr>
      <w:r>
        <w:rPr>
          <w:rFonts w:ascii="宋体" w:hAnsi="宋体" w:hint="eastAsia"/>
          <w:szCs w:val="21"/>
        </w:rPr>
        <w:t>卖方负责按照合技术规格和买方的信息管理数据表格（EXECL2010）的要求，全面真实地填写信息数据表格；并在合同签字1 月后，卖方提供给买方指定的部门（或个人）。</w:t>
      </w:r>
    </w:p>
    <w:p w:rsidR="005C4C4D" w:rsidRDefault="005C4C4D" w:rsidP="00B74BCE">
      <w:pPr>
        <w:spacing w:line="360" w:lineRule="exact"/>
        <w:ind w:leftChars="400" w:left="840" w:firstLineChars="200" w:firstLine="422"/>
        <w:rPr>
          <w:rFonts w:ascii="宋体" w:hAnsi="宋体"/>
          <w:b/>
          <w:szCs w:val="21"/>
        </w:rPr>
      </w:pPr>
    </w:p>
    <w:p w:rsidR="005C4C4D" w:rsidRDefault="00BE5D16" w:rsidP="00B74BCE">
      <w:pPr>
        <w:spacing w:line="360" w:lineRule="exact"/>
        <w:ind w:leftChars="400" w:left="840" w:firstLineChars="200" w:firstLine="422"/>
        <w:rPr>
          <w:rFonts w:ascii="宋体" w:hAnsi="宋体"/>
          <w:b/>
          <w:szCs w:val="21"/>
        </w:rPr>
      </w:pPr>
      <w:r>
        <w:rPr>
          <w:rFonts w:ascii="宋体" w:hAnsi="宋体" w:hint="eastAsia"/>
          <w:b/>
          <w:szCs w:val="21"/>
        </w:rPr>
        <w:t>卖方如不按买方要求提供资料视为无效文件</w:t>
      </w:r>
    </w:p>
    <w:p w:rsidR="005C4C4D" w:rsidRDefault="00BE5D16" w:rsidP="00D5309E">
      <w:pPr>
        <w:pStyle w:val="Heading1"/>
        <w:numPr>
          <w:ilvl w:val="0"/>
          <w:numId w:val="1"/>
        </w:numPr>
        <w:tabs>
          <w:tab w:val="left" w:pos="864"/>
        </w:tabs>
      </w:pPr>
      <w:bookmarkStart w:id="439" w:name="_Toc298665918"/>
      <w:bookmarkStart w:id="440" w:name="_Toc298679754"/>
      <w:bookmarkStart w:id="441" w:name="_Toc298943836"/>
      <w:bookmarkStart w:id="442" w:name="_Toc534482077"/>
      <w:bookmarkStart w:id="443" w:name="_Toc306201265"/>
      <w:bookmarkStart w:id="444" w:name="_Toc306202869"/>
      <w:bookmarkStart w:id="445" w:name="_Toc324951684"/>
      <w:bookmarkStart w:id="446" w:name="_Toc493789822"/>
      <w:r>
        <w:rPr>
          <w:rFonts w:hint="eastAsia"/>
        </w:rPr>
        <w:lastRenderedPageBreak/>
        <w:t>储存和发运</w:t>
      </w:r>
      <w:bookmarkStart w:id="447" w:name="_Toc140597047"/>
      <w:bookmarkEnd w:id="432"/>
      <w:bookmarkEnd w:id="433"/>
      <w:bookmarkEnd w:id="434"/>
      <w:bookmarkEnd w:id="435"/>
      <w:bookmarkEnd w:id="436"/>
      <w:bookmarkEnd w:id="437"/>
      <w:bookmarkEnd w:id="439"/>
      <w:bookmarkEnd w:id="440"/>
      <w:bookmarkEnd w:id="441"/>
      <w:bookmarkEnd w:id="442"/>
      <w:bookmarkEnd w:id="443"/>
      <w:bookmarkEnd w:id="444"/>
      <w:bookmarkEnd w:id="445"/>
      <w:bookmarkEnd w:id="446"/>
    </w:p>
    <w:p w:rsidR="005C4C4D" w:rsidRDefault="00BE5D16" w:rsidP="00D5309E">
      <w:pPr>
        <w:pStyle w:val="Heading2"/>
        <w:numPr>
          <w:ilvl w:val="1"/>
          <w:numId w:val="1"/>
        </w:numPr>
        <w:tabs>
          <w:tab w:val="left" w:pos="864"/>
        </w:tabs>
      </w:pPr>
      <w:bookmarkStart w:id="448" w:name="_Toc298665919"/>
      <w:bookmarkStart w:id="449" w:name="_Toc298679755"/>
      <w:bookmarkStart w:id="450" w:name="_Toc298943837"/>
      <w:bookmarkStart w:id="451" w:name="_Toc534482078"/>
      <w:bookmarkStart w:id="452" w:name="_Toc306201266"/>
      <w:bookmarkStart w:id="453" w:name="_Toc306202870"/>
      <w:bookmarkStart w:id="454" w:name="_Toc324951685"/>
      <w:r>
        <w:rPr>
          <w:rFonts w:hint="eastAsia"/>
        </w:rPr>
        <w:t xml:space="preserve"> </w:t>
      </w:r>
      <w:bookmarkStart w:id="455" w:name="_Toc493789823"/>
      <w:r>
        <w:rPr>
          <w:rFonts w:hint="eastAsia"/>
        </w:rPr>
        <w:t>防腐防锈</w:t>
      </w:r>
      <w:bookmarkEnd w:id="447"/>
      <w:bookmarkEnd w:id="448"/>
      <w:bookmarkEnd w:id="449"/>
      <w:bookmarkEnd w:id="450"/>
      <w:bookmarkEnd w:id="451"/>
      <w:bookmarkEnd w:id="452"/>
      <w:bookmarkEnd w:id="453"/>
      <w:bookmarkEnd w:id="454"/>
      <w:bookmarkEnd w:id="455"/>
    </w:p>
    <w:p w:rsidR="005C4C4D" w:rsidRDefault="00BE5D16">
      <w:pPr>
        <w:spacing w:line="360" w:lineRule="exact"/>
        <w:ind w:leftChars="200" w:left="420" w:firstLineChars="200" w:firstLine="420"/>
      </w:pPr>
      <w:r>
        <w:rPr>
          <w:rFonts w:ascii="宋体" w:hAnsi="宋体" w:hint="eastAsia"/>
          <w:szCs w:val="21"/>
        </w:rPr>
        <w:t>卖方在设备发运至买方指定的地点前应对仪表表面进行防腐防锈处理，防腐防锈材料应满足当地环境的要求。</w:t>
      </w:r>
      <w:r>
        <w:rPr>
          <w:rFonts w:ascii="宋体" w:hAnsi="宋体" w:hint="eastAsia"/>
          <w:sz w:val="24"/>
        </w:rPr>
        <w:t xml:space="preserve">      </w:t>
      </w:r>
      <w:r>
        <w:rPr>
          <w:rFonts w:hint="eastAsia"/>
        </w:rPr>
        <w:t xml:space="preserve">                                   </w:t>
      </w:r>
    </w:p>
    <w:p w:rsidR="005C4C4D" w:rsidRDefault="00BE5D16" w:rsidP="00D5309E">
      <w:pPr>
        <w:pStyle w:val="Heading2"/>
        <w:numPr>
          <w:ilvl w:val="1"/>
          <w:numId w:val="1"/>
        </w:numPr>
        <w:tabs>
          <w:tab w:val="left" w:pos="864"/>
        </w:tabs>
      </w:pPr>
      <w:bookmarkStart w:id="456" w:name="_Toc140597048"/>
      <w:bookmarkStart w:id="457" w:name="_Toc298665920"/>
      <w:bookmarkStart w:id="458" w:name="_Toc298679756"/>
      <w:bookmarkStart w:id="459" w:name="_Toc298943838"/>
      <w:bookmarkStart w:id="460" w:name="_Toc534482079"/>
      <w:bookmarkStart w:id="461" w:name="_Toc306201267"/>
      <w:bookmarkStart w:id="462" w:name="_Toc306202871"/>
      <w:bookmarkStart w:id="463" w:name="_Toc324951686"/>
      <w:r>
        <w:rPr>
          <w:rFonts w:hint="eastAsia"/>
        </w:rPr>
        <w:t xml:space="preserve"> </w:t>
      </w:r>
      <w:bookmarkStart w:id="464" w:name="_Toc493789824"/>
      <w:r>
        <w:rPr>
          <w:rFonts w:hint="eastAsia"/>
        </w:rPr>
        <w:t>装配</w:t>
      </w:r>
      <w:bookmarkEnd w:id="456"/>
      <w:bookmarkEnd w:id="457"/>
      <w:bookmarkEnd w:id="458"/>
      <w:bookmarkEnd w:id="459"/>
      <w:bookmarkEnd w:id="460"/>
      <w:bookmarkEnd w:id="461"/>
      <w:bookmarkEnd w:id="462"/>
      <w:bookmarkEnd w:id="463"/>
      <w:bookmarkEnd w:id="464"/>
    </w:p>
    <w:p w:rsidR="005C4C4D" w:rsidRDefault="00BE5D16">
      <w:pPr>
        <w:spacing w:line="360" w:lineRule="exact"/>
        <w:ind w:leftChars="200" w:left="420" w:firstLineChars="200" w:firstLine="420"/>
      </w:pPr>
      <w:r>
        <w:rPr>
          <w:rFonts w:ascii="宋体" w:hAnsi="宋体" w:hint="eastAsia"/>
          <w:szCs w:val="21"/>
        </w:rPr>
        <w:t>设备在运输到买方指定的地点前应装配完整，一般情况下，零部件不得拆卸。当由于运输原因需要拆卸时，卖方应列出拆卸的部件交买方确认。</w:t>
      </w:r>
      <w:r>
        <w:rPr>
          <w:rFonts w:ascii="宋体" w:hAnsi="宋体" w:hint="eastAsia"/>
          <w:sz w:val="24"/>
        </w:rPr>
        <w:t xml:space="preserve">    </w:t>
      </w:r>
      <w:r>
        <w:rPr>
          <w:rFonts w:hint="eastAsia"/>
        </w:rPr>
        <w:t xml:space="preserve">        </w:t>
      </w:r>
      <w:bookmarkStart w:id="465" w:name="_Toc140597049"/>
    </w:p>
    <w:p w:rsidR="005C4C4D" w:rsidRDefault="00BE5D16" w:rsidP="00D5309E">
      <w:pPr>
        <w:pStyle w:val="Heading2"/>
        <w:numPr>
          <w:ilvl w:val="1"/>
          <w:numId w:val="1"/>
        </w:numPr>
        <w:tabs>
          <w:tab w:val="left" w:pos="864"/>
        </w:tabs>
      </w:pPr>
      <w:bookmarkStart w:id="466" w:name="_Toc298665921"/>
      <w:bookmarkStart w:id="467" w:name="_Toc298679757"/>
      <w:bookmarkStart w:id="468" w:name="_Toc298943839"/>
      <w:bookmarkStart w:id="469" w:name="_Toc534482080"/>
      <w:bookmarkStart w:id="470" w:name="_Toc306201268"/>
      <w:bookmarkStart w:id="471" w:name="_Toc306202872"/>
      <w:bookmarkStart w:id="472" w:name="_Toc324951687"/>
      <w:r>
        <w:rPr>
          <w:rFonts w:hint="eastAsia"/>
        </w:rPr>
        <w:t xml:space="preserve"> </w:t>
      </w:r>
      <w:bookmarkStart w:id="473" w:name="_Toc493789825"/>
      <w:r>
        <w:rPr>
          <w:rFonts w:hint="eastAsia"/>
        </w:rPr>
        <w:t>包装</w:t>
      </w:r>
      <w:bookmarkEnd w:id="465"/>
      <w:bookmarkEnd w:id="466"/>
      <w:bookmarkEnd w:id="467"/>
      <w:bookmarkEnd w:id="468"/>
      <w:bookmarkEnd w:id="469"/>
      <w:bookmarkEnd w:id="470"/>
      <w:bookmarkEnd w:id="471"/>
      <w:bookmarkEnd w:id="472"/>
      <w:r>
        <w:rPr>
          <w:rFonts w:hint="eastAsia"/>
        </w:rPr>
        <w:t>运输</w:t>
      </w:r>
      <w:bookmarkEnd w:id="473"/>
    </w:p>
    <w:p w:rsidR="005C4C4D" w:rsidRDefault="00BE5D16">
      <w:pPr>
        <w:spacing w:line="360" w:lineRule="exact"/>
        <w:ind w:leftChars="200" w:left="420" w:firstLineChars="200" w:firstLine="420"/>
        <w:rPr>
          <w:rFonts w:ascii="宋体" w:hAnsi="宋体"/>
          <w:szCs w:val="21"/>
        </w:rPr>
      </w:pPr>
      <w:r>
        <w:rPr>
          <w:rFonts w:ascii="宋体" w:hAnsi="宋体" w:hint="eastAsia"/>
          <w:szCs w:val="21"/>
        </w:rPr>
        <w:t xml:space="preserve">外包装箱上注明仪表位号和装置名称。 </w:t>
      </w:r>
    </w:p>
    <w:p w:rsidR="005C4C4D" w:rsidRDefault="00BE5D16">
      <w:pPr>
        <w:spacing w:line="360" w:lineRule="exact"/>
        <w:ind w:leftChars="200" w:left="420" w:firstLineChars="200" w:firstLine="420"/>
        <w:rPr>
          <w:rFonts w:ascii="宋体" w:hAnsi="宋体"/>
          <w:szCs w:val="21"/>
        </w:rPr>
      </w:pPr>
      <w:r>
        <w:rPr>
          <w:rFonts w:ascii="宋体" w:hAnsi="宋体" w:hint="eastAsia"/>
          <w:szCs w:val="21"/>
        </w:rPr>
        <w:t>交付的设备需提供足够的保护以防止运输中的机械损伤和大气腐蚀。</w:t>
      </w:r>
    </w:p>
    <w:p w:rsidR="005C4C4D" w:rsidRDefault="00BE5D16">
      <w:pPr>
        <w:spacing w:line="360" w:lineRule="exact"/>
        <w:ind w:leftChars="200" w:left="420" w:firstLineChars="200" w:firstLine="420"/>
        <w:rPr>
          <w:rFonts w:ascii="宋体" w:hAnsi="宋体"/>
          <w:szCs w:val="21"/>
        </w:rPr>
      </w:pPr>
      <w:r>
        <w:rPr>
          <w:rFonts w:ascii="宋体" w:hAnsi="宋体" w:hint="eastAsia"/>
          <w:szCs w:val="21"/>
        </w:rPr>
        <w:t>对于暴露的外表面和机加工表面（包括螺栓），应涂防锈材料。内部的金属表面应喷涂防锈剂，并用标签注明防锈剂的种类。</w:t>
      </w:r>
    </w:p>
    <w:p w:rsidR="005C4C4D" w:rsidRDefault="00BE5D16">
      <w:pPr>
        <w:spacing w:line="360" w:lineRule="exact"/>
        <w:ind w:leftChars="200" w:left="420" w:firstLineChars="200" w:firstLine="420"/>
        <w:rPr>
          <w:rFonts w:ascii="宋体" w:hAnsi="宋体"/>
          <w:szCs w:val="21"/>
        </w:rPr>
      </w:pPr>
      <w:r>
        <w:rPr>
          <w:rFonts w:ascii="宋体" w:hAnsi="宋体" w:hint="eastAsia"/>
          <w:szCs w:val="21"/>
        </w:rPr>
        <w:t>所有的开口都应该用木材或塑料材料盖好或塞住，并固定，以满足在安装前长时间的暴露的要求。法兰密封面应很好保护，以免在运输和储存期间损坏。螺纹连接处的临时丝堵应与永久性不锈钢316金属丝堵有明显的区别。</w:t>
      </w:r>
    </w:p>
    <w:p w:rsidR="005C4C4D" w:rsidRDefault="00BE5D16">
      <w:pPr>
        <w:spacing w:line="360" w:lineRule="exact"/>
        <w:ind w:leftChars="200" w:left="420" w:firstLineChars="200" w:firstLine="420"/>
        <w:rPr>
          <w:rFonts w:ascii="宋体" w:hAnsi="宋体"/>
          <w:szCs w:val="21"/>
        </w:rPr>
      </w:pPr>
      <w:bookmarkStart w:id="474" w:name="_Toc79233263"/>
      <w:bookmarkStart w:id="475" w:name="_Toc61750956"/>
      <w:bookmarkStart w:id="476" w:name="_Toc61704795"/>
      <w:r>
        <w:rPr>
          <w:rFonts w:ascii="宋体" w:hAnsi="宋体" w:hint="eastAsia"/>
          <w:szCs w:val="21"/>
        </w:rPr>
        <w:t>承运人应持有供货方明确清晰的发货清单及详细的买方和承运人的联络信息，并将发货清单及联络信息在发货装运时传真或电子邮件给买方。</w:t>
      </w:r>
    </w:p>
    <w:p w:rsidR="005C4C4D" w:rsidRDefault="00BE5D16">
      <w:pPr>
        <w:spacing w:line="360" w:lineRule="exact"/>
        <w:ind w:leftChars="200" w:left="420" w:firstLineChars="200" w:firstLine="420"/>
        <w:rPr>
          <w:sz w:val="28"/>
          <w:szCs w:val="28"/>
        </w:rPr>
      </w:pPr>
      <w:r>
        <w:rPr>
          <w:rFonts w:ascii="宋体" w:hAnsi="宋体" w:hint="eastAsia"/>
          <w:szCs w:val="21"/>
        </w:rPr>
        <w:t>卖方运输到买方指定工程现场（舟山）且应保证装卸和搬运过程不受碰撞、变形、位移和损伤。</w:t>
      </w:r>
      <w:bookmarkEnd w:id="474"/>
      <w:bookmarkEnd w:id="475"/>
      <w:bookmarkEnd w:id="476"/>
      <w:r>
        <w:rPr>
          <w:rFonts w:ascii="宋体" w:hAnsi="宋体" w:hint="eastAsia"/>
          <w:szCs w:val="21"/>
        </w:rPr>
        <w:t xml:space="preserve"> </w:t>
      </w:r>
      <w:r>
        <w:rPr>
          <w:rFonts w:hint="eastAsia"/>
          <w:sz w:val="28"/>
          <w:szCs w:val="28"/>
        </w:rPr>
        <w:t xml:space="preserve">                     </w:t>
      </w:r>
      <w:bookmarkStart w:id="477" w:name="_Toc131262661"/>
      <w:bookmarkStart w:id="478" w:name="_Toc138862995"/>
      <w:bookmarkStart w:id="479" w:name="_Toc140543722"/>
      <w:bookmarkStart w:id="480" w:name="_Toc140544089"/>
      <w:bookmarkStart w:id="481" w:name="_Toc140544277"/>
      <w:bookmarkStart w:id="482" w:name="_Toc140597050"/>
    </w:p>
    <w:p w:rsidR="005C4C4D" w:rsidRDefault="00BE5D16" w:rsidP="00D5309E">
      <w:pPr>
        <w:pStyle w:val="Heading1"/>
        <w:numPr>
          <w:ilvl w:val="0"/>
          <w:numId w:val="1"/>
        </w:numPr>
        <w:tabs>
          <w:tab w:val="left" w:pos="864"/>
        </w:tabs>
      </w:pPr>
      <w:bookmarkStart w:id="483" w:name="_Toc138862997"/>
      <w:bookmarkStart w:id="484" w:name="_Toc140543724"/>
      <w:bookmarkStart w:id="485" w:name="_Toc140544091"/>
      <w:bookmarkStart w:id="486" w:name="_Toc140544279"/>
      <w:bookmarkStart w:id="487" w:name="_Toc140597055"/>
      <w:bookmarkStart w:id="488" w:name="_Toc298665927"/>
      <w:bookmarkStart w:id="489" w:name="_Toc298679763"/>
      <w:bookmarkStart w:id="490" w:name="_Toc298943845"/>
      <w:bookmarkStart w:id="491" w:name="_Toc534482091"/>
      <w:bookmarkStart w:id="492" w:name="_Toc306201279"/>
      <w:bookmarkStart w:id="493" w:name="_Toc306202883"/>
      <w:bookmarkStart w:id="494" w:name="_Toc324951696"/>
      <w:bookmarkStart w:id="495" w:name="_Toc493789826"/>
      <w:bookmarkEnd w:id="477"/>
      <w:bookmarkEnd w:id="478"/>
      <w:bookmarkEnd w:id="479"/>
      <w:bookmarkEnd w:id="480"/>
      <w:bookmarkEnd w:id="481"/>
      <w:bookmarkEnd w:id="482"/>
      <w:r>
        <w:rPr>
          <w:rFonts w:hint="eastAsia"/>
        </w:rPr>
        <w:t>现场技术培训、服务</w:t>
      </w:r>
      <w:bookmarkStart w:id="496" w:name="_Toc140597056"/>
      <w:bookmarkEnd w:id="483"/>
      <w:bookmarkEnd w:id="484"/>
      <w:bookmarkEnd w:id="485"/>
      <w:bookmarkEnd w:id="486"/>
      <w:bookmarkEnd w:id="487"/>
      <w:bookmarkEnd w:id="488"/>
      <w:bookmarkEnd w:id="489"/>
      <w:bookmarkEnd w:id="490"/>
      <w:bookmarkEnd w:id="491"/>
      <w:bookmarkEnd w:id="492"/>
      <w:bookmarkEnd w:id="493"/>
      <w:bookmarkEnd w:id="494"/>
      <w:bookmarkEnd w:id="495"/>
    </w:p>
    <w:p w:rsidR="005C4C4D" w:rsidRDefault="00BE5D16" w:rsidP="00D5309E">
      <w:pPr>
        <w:pStyle w:val="Heading2"/>
        <w:numPr>
          <w:ilvl w:val="1"/>
          <w:numId w:val="1"/>
        </w:numPr>
        <w:tabs>
          <w:tab w:val="left" w:pos="864"/>
        </w:tabs>
      </w:pPr>
      <w:bookmarkStart w:id="497" w:name="_Toc298665928"/>
      <w:bookmarkStart w:id="498" w:name="_Toc298679764"/>
      <w:bookmarkStart w:id="499" w:name="_Toc298943846"/>
      <w:bookmarkStart w:id="500" w:name="_Toc534482092"/>
      <w:bookmarkStart w:id="501" w:name="_Toc306201280"/>
      <w:bookmarkStart w:id="502" w:name="_Toc306202884"/>
      <w:bookmarkStart w:id="503" w:name="_Toc324951697"/>
      <w:bookmarkStart w:id="504" w:name="_Toc493789827"/>
      <w:r>
        <w:rPr>
          <w:rFonts w:hint="eastAsia"/>
        </w:rPr>
        <w:t>系统技术培训：</w:t>
      </w:r>
      <w:bookmarkEnd w:id="496"/>
      <w:bookmarkEnd w:id="497"/>
      <w:bookmarkEnd w:id="498"/>
      <w:bookmarkEnd w:id="499"/>
      <w:bookmarkEnd w:id="500"/>
      <w:bookmarkEnd w:id="501"/>
      <w:bookmarkEnd w:id="502"/>
      <w:bookmarkEnd w:id="503"/>
      <w:bookmarkEnd w:id="504"/>
    </w:p>
    <w:p w:rsidR="005C4C4D" w:rsidRDefault="00BE5D16">
      <w:pPr>
        <w:spacing w:line="360" w:lineRule="exact"/>
        <w:ind w:leftChars="200" w:left="420" w:firstLineChars="200" w:firstLine="420"/>
        <w:rPr>
          <w:rFonts w:ascii="宋体" w:hAnsi="宋体"/>
          <w:szCs w:val="21"/>
        </w:rPr>
      </w:pPr>
      <w:bookmarkStart w:id="505" w:name="_Toc138951771"/>
      <w:bookmarkStart w:id="506" w:name="_Toc140543725"/>
      <w:bookmarkStart w:id="507" w:name="_Toc140544280"/>
      <w:bookmarkStart w:id="508" w:name="_Toc140597057"/>
      <w:bookmarkStart w:id="509" w:name="_Toc298665929"/>
      <w:bookmarkStart w:id="510" w:name="_Toc298679765"/>
      <w:bookmarkStart w:id="511" w:name="_Toc140544092"/>
      <w:bookmarkStart w:id="512" w:name="_Toc138909457"/>
      <w:r>
        <w:rPr>
          <w:rFonts w:ascii="宋体" w:hAnsi="宋体" w:hint="eastAsia"/>
          <w:szCs w:val="21"/>
        </w:rPr>
        <w:t>系统技术培训一般为对所选系统的技术规格、配置的软件功能进行详细介绍，进行技术培训。培训可在卖方具有国际培训资格的培训机构完成，也可在国内有相应培训资格的培训部门进行。</w:t>
      </w:r>
    </w:p>
    <w:p w:rsidR="005C4C4D" w:rsidRDefault="00BE5D16">
      <w:pPr>
        <w:spacing w:line="360" w:lineRule="exact"/>
        <w:ind w:leftChars="200" w:left="420" w:firstLineChars="200" w:firstLine="420"/>
        <w:rPr>
          <w:rFonts w:ascii="宋体" w:hAnsi="宋体"/>
          <w:szCs w:val="21"/>
        </w:rPr>
      </w:pPr>
      <w:r>
        <w:rPr>
          <w:rFonts w:ascii="宋体" w:hAnsi="宋体" w:hint="eastAsia"/>
          <w:szCs w:val="21"/>
        </w:rPr>
        <w:t>培训期间，卖方应为用户提供良好的食宿、交通、通信联络和工作等便利条件， 并保证用户培训人员每人一台工作电脑。</w:t>
      </w:r>
    </w:p>
    <w:p w:rsidR="005C4C4D" w:rsidRDefault="00BE5D16">
      <w:pPr>
        <w:spacing w:line="360" w:lineRule="exact"/>
        <w:ind w:leftChars="200" w:left="420" w:firstLineChars="200" w:firstLine="420"/>
        <w:rPr>
          <w:rFonts w:ascii="宋体" w:hAnsi="宋体"/>
          <w:szCs w:val="21"/>
        </w:rPr>
      </w:pPr>
      <w:r>
        <w:rPr>
          <w:rFonts w:ascii="宋体" w:hAnsi="宋体" w:hint="eastAsia"/>
          <w:szCs w:val="21"/>
        </w:rPr>
        <w:t>在培训前，用户要对讲课和辅导人员进行资格确认。在技术培训期间，用户有权要求更换不称职的培训和辅导人员。</w:t>
      </w:r>
    </w:p>
    <w:p w:rsidR="005C4C4D" w:rsidRDefault="00BE5D16">
      <w:pPr>
        <w:spacing w:line="360" w:lineRule="exact"/>
        <w:ind w:leftChars="200" w:left="420" w:firstLineChars="200" w:firstLine="420"/>
        <w:rPr>
          <w:rFonts w:ascii="宋体" w:hAnsi="宋体"/>
        </w:rPr>
      </w:pPr>
      <w:r>
        <w:rPr>
          <w:rFonts w:ascii="宋体" w:hAnsi="宋体" w:hint="eastAsia"/>
          <w:szCs w:val="21"/>
        </w:rPr>
        <w:t>报价技术文件应对培训计划提出方案并提供详细报价。</w:t>
      </w:r>
    </w:p>
    <w:p w:rsidR="005C4C4D" w:rsidRDefault="00847163" w:rsidP="00D5309E">
      <w:pPr>
        <w:pStyle w:val="Heading2"/>
        <w:numPr>
          <w:ilvl w:val="1"/>
          <w:numId w:val="1"/>
        </w:numPr>
        <w:tabs>
          <w:tab w:val="left" w:pos="864"/>
        </w:tabs>
      </w:pPr>
      <w:bookmarkStart w:id="513" w:name="_Toc239736036"/>
      <w:bookmarkStart w:id="514" w:name="_Toc493789828"/>
      <w:r w:rsidRPr="00D5309E">
        <w:rPr>
          <w:rFonts w:hint="eastAsia"/>
        </w:rPr>
        <w:lastRenderedPageBreak/>
        <w:t>基于</w:t>
      </w:r>
      <w:r w:rsidRPr="00D5309E">
        <w:rPr>
          <w:rFonts w:hint="eastAsia"/>
        </w:rPr>
        <w:t>NMR</w:t>
      </w:r>
      <w:r w:rsidRPr="00D5309E">
        <w:rPr>
          <w:rFonts w:hint="eastAsia"/>
        </w:rPr>
        <w:t>快速检测技术的原油</w:t>
      </w:r>
      <w:r w:rsidR="00143C65">
        <w:rPr>
          <w:rFonts w:hint="eastAsia"/>
        </w:rPr>
        <w:t>离线快评系统</w:t>
      </w:r>
      <w:r w:rsidR="00BE5D16" w:rsidRPr="00D5309E">
        <w:rPr>
          <w:rFonts w:hint="eastAsia"/>
        </w:rPr>
        <w:t>技术培训</w:t>
      </w:r>
      <w:bookmarkEnd w:id="513"/>
      <w:bookmarkEnd w:id="514"/>
    </w:p>
    <w:p w:rsidR="005C4C4D" w:rsidRDefault="00BE5D16">
      <w:pPr>
        <w:pStyle w:val="BodyTextFirstIndent"/>
        <w:rPr>
          <w:rFonts w:ascii="宋体" w:hAnsi="宋体"/>
          <w:szCs w:val="21"/>
        </w:rPr>
      </w:pPr>
      <w:r>
        <w:rPr>
          <w:rFonts w:ascii="宋体" w:hAnsi="宋体" w:hint="eastAsia"/>
          <w:szCs w:val="21"/>
        </w:rPr>
        <w:t>卖方应提供</w:t>
      </w:r>
      <w:r w:rsidR="00847163">
        <w:rPr>
          <w:rFonts w:hint="eastAsia"/>
          <w:color w:val="000000"/>
          <w:szCs w:val="21"/>
        </w:rPr>
        <w:t>基于</w:t>
      </w:r>
      <w:r w:rsidR="00847163">
        <w:rPr>
          <w:rFonts w:hint="eastAsia"/>
          <w:color w:val="000000"/>
          <w:szCs w:val="21"/>
        </w:rPr>
        <w:t>NMR</w:t>
      </w:r>
      <w:r w:rsidR="00847163">
        <w:rPr>
          <w:rFonts w:hint="eastAsia"/>
          <w:color w:val="000000"/>
          <w:szCs w:val="21"/>
        </w:rPr>
        <w:t>快速检测技术的原油</w:t>
      </w:r>
      <w:r w:rsidR="00143C65">
        <w:rPr>
          <w:rFonts w:hint="eastAsia"/>
          <w:color w:val="000000"/>
          <w:szCs w:val="21"/>
        </w:rPr>
        <w:t>离线快评系统</w:t>
      </w:r>
      <w:r>
        <w:rPr>
          <w:rFonts w:ascii="宋体" w:hAnsi="宋体" w:hint="eastAsia"/>
          <w:szCs w:val="21"/>
        </w:rPr>
        <w:t>方面的技术培训。</w:t>
      </w:r>
    </w:p>
    <w:p w:rsidR="005C4C4D" w:rsidRDefault="00BE5D16">
      <w:pPr>
        <w:pStyle w:val="BodyTextFirstIndent"/>
        <w:rPr>
          <w:rFonts w:ascii="宋体" w:hAnsi="宋体"/>
          <w:szCs w:val="21"/>
        </w:rPr>
      </w:pPr>
      <w:r>
        <w:rPr>
          <w:rFonts w:ascii="宋体" w:hAnsi="宋体" w:hint="eastAsia"/>
          <w:szCs w:val="21"/>
        </w:rPr>
        <w:t>通过听课、上机实习，深入学习和掌握</w:t>
      </w:r>
      <w:r w:rsidR="00847163">
        <w:rPr>
          <w:rFonts w:hint="eastAsia"/>
          <w:color w:val="000000"/>
          <w:szCs w:val="21"/>
        </w:rPr>
        <w:t>基于</w:t>
      </w:r>
      <w:r w:rsidR="00847163">
        <w:rPr>
          <w:rFonts w:hint="eastAsia"/>
          <w:color w:val="000000"/>
          <w:szCs w:val="21"/>
        </w:rPr>
        <w:t>NMR</w:t>
      </w:r>
      <w:r w:rsidR="00847163">
        <w:rPr>
          <w:rFonts w:hint="eastAsia"/>
          <w:color w:val="000000"/>
          <w:szCs w:val="21"/>
        </w:rPr>
        <w:t>快速检测技术的原油</w:t>
      </w:r>
      <w:r w:rsidR="00143C65">
        <w:rPr>
          <w:rFonts w:hint="eastAsia"/>
          <w:color w:val="000000"/>
          <w:szCs w:val="21"/>
        </w:rPr>
        <w:t>离线快评系统</w:t>
      </w:r>
      <w:r>
        <w:rPr>
          <w:rFonts w:ascii="宋体" w:hAnsi="宋体" w:hint="eastAsia"/>
          <w:szCs w:val="21"/>
        </w:rPr>
        <w:t>的全部内容，包括：原理、功能和建模方法，提高应用技巧等。</w:t>
      </w:r>
    </w:p>
    <w:p w:rsidR="005C4C4D" w:rsidRDefault="00BE5D16">
      <w:pPr>
        <w:pStyle w:val="BodyTextFirstIndent"/>
        <w:rPr>
          <w:rFonts w:ascii="宋体" w:hAnsi="宋体"/>
          <w:szCs w:val="21"/>
        </w:rPr>
      </w:pPr>
      <w:r>
        <w:rPr>
          <w:rFonts w:ascii="宋体" w:hAnsi="宋体" w:hint="eastAsia"/>
          <w:szCs w:val="21"/>
        </w:rPr>
        <w:t>培训的目的应使学员深入掌握系统的高级应用技巧和维护方法，掌握分析模型的维护方法，并完成对项目功能设计的审定与批准。</w:t>
      </w:r>
    </w:p>
    <w:p w:rsidR="005C4C4D" w:rsidRDefault="00BE5D16" w:rsidP="00D5309E">
      <w:pPr>
        <w:pStyle w:val="Heading2"/>
        <w:numPr>
          <w:ilvl w:val="1"/>
          <w:numId w:val="1"/>
        </w:numPr>
        <w:tabs>
          <w:tab w:val="left" w:pos="864"/>
        </w:tabs>
      </w:pPr>
      <w:bookmarkStart w:id="515" w:name="_Toc20715599"/>
      <w:bookmarkStart w:id="516" w:name="_Toc25313636"/>
      <w:bookmarkStart w:id="517" w:name="_Toc239736037"/>
      <w:bookmarkStart w:id="518" w:name="_Toc493789829"/>
      <w:r>
        <w:rPr>
          <w:rFonts w:hint="eastAsia"/>
        </w:rPr>
        <w:t>操作员使用培训</w:t>
      </w:r>
      <w:bookmarkEnd w:id="515"/>
      <w:bookmarkEnd w:id="516"/>
      <w:bookmarkEnd w:id="517"/>
      <w:bookmarkEnd w:id="518"/>
    </w:p>
    <w:p w:rsidR="005C4C4D" w:rsidRDefault="00BE5D16">
      <w:pPr>
        <w:spacing w:line="360" w:lineRule="exact"/>
        <w:ind w:firstLineChars="200" w:firstLine="420"/>
        <w:rPr>
          <w:rFonts w:ascii="宋体" w:hAnsi="宋体"/>
          <w:szCs w:val="21"/>
        </w:rPr>
      </w:pPr>
      <w:r>
        <w:rPr>
          <w:rFonts w:ascii="宋体" w:hAnsi="宋体" w:hint="eastAsia"/>
        </w:rPr>
        <w:t>在安装</w:t>
      </w:r>
      <w:r>
        <w:rPr>
          <w:rFonts w:ascii="宋体" w:hAnsi="宋体" w:hint="eastAsia"/>
          <w:szCs w:val="21"/>
        </w:rPr>
        <w:t>完</w:t>
      </w:r>
      <w:r>
        <w:rPr>
          <w:rFonts w:hint="eastAsia"/>
          <w:szCs w:val="21"/>
        </w:rPr>
        <w:t>配套的</w:t>
      </w:r>
      <w:r>
        <w:rPr>
          <w:rFonts w:hint="eastAsia"/>
          <w:szCs w:val="21"/>
        </w:rPr>
        <w:t>NMR</w:t>
      </w:r>
      <w:r>
        <w:rPr>
          <w:rFonts w:hint="eastAsia"/>
          <w:szCs w:val="21"/>
        </w:rPr>
        <w:t>分析</w:t>
      </w:r>
      <w:r>
        <w:rPr>
          <w:rFonts w:ascii="宋体" w:hAnsi="宋体" w:hint="eastAsia"/>
          <w:szCs w:val="21"/>
        </w:rPr>
        <w:t>系统上，卖方应模拟实际的操作状况对操作员进行各项操作培训，帮助操作员掌握操作方法和步骤以及对现场出现故障情况的处理办法。</w:t>
      </w:r>
    </w:p>
    <w:p w:rsidR="005C4C4D" w:rsidRDefault="00BE5D16" w:rsidP="00D5309E">
      <w:pPr>
        <w:pStyle w:val="Heading2"/>
        <w:numPr>
          <w:ilvl w:val="1"/>
          <w:numId w:val="1"/>
        </w:numPr>
        <w:tabs>
          <w:tab w:val="left" w:pos="864"/>
        </w:tabs>
      </w:pPr>
      <w:bookmarkStart w:id="519" w:name="_Toc298943847"/>
      <w:bookmarkStart w:id="520" w:name="_Toc534482093"/>
      <w:bookmarkStart w:id="521" w:name="_Toc306201281"/>
      <w:bookmarkStart w:id="522" w:name="_Toc306202885"/>
      <w:bookmarkStart w:id="523" w:name="_Toc324951698"/>
      <w:r>
        <w:rPr>
          <w:rFonts w:hint="eastAsia"/>
        </w:rPr>
        <w:t xml:space="preserve"> </w:t>
      </w:r>
      <w:bookmarkStart w:id="524" w:name="_Toc493789830"/>
      <w:r>
        <w:rPr>
          <w:rFonts w:hint="eastAsia"/>
        </w:rPr>
        <w:t>技术服务</w:t>
      </w:r>
      <w:del w:id="525" w:author="KH" w:date="2017-09-22T13:09:00Z">
        <w:r w:rsidDel="0056230F">
          <w:rPr>
            <w:rFonts w:hint="eastAsia"/>
          </w:rPr>
          <w:delText>：</w:delText>
        </w:r>
      </w:del>
      <w:bookmarkEnd w:id="505"/>
      <w:bookmarkEnd w:id="506"/>
      <w:bookmarkEnd w:id="507"/>
      <w:bookmarkEnd w:id="508"/>
      <w:bookmarkEnd w:id="509"/>
      <w:bookmarkEnd w:id="510"/>
      <w:bookmarkEnd w:id="511"/>
      <w:bookmarkEnd w:id="512"/>
      <w:bookmarkEnd w:id="519"/>
      <w:bookmarkEnd w:id="520"/>
      <w:bookmarkEnd w:id="521"/>
      <w:bookmarkEnd w:id="522"/>
      <w:bookmarkEnd w:id="523"/>
      <w:bookmarkEnd w:id="524"/>
    </w:p>
    <w:p w:rsidR="005C4C4D" w:rsidRDefault="00BE5D16" w:rsidP="00D5309E">
      <w:pPr>
        <w:pStyle w:val="Heading3"/>
        <w:numPr>
          <w:ilvl w:val="2"/>
          <w:numId w:val="1"/>
        </w:numPr>
        <w:tabs>
          <w:tab w:val="left" w:pos="864"/>
        </w:tabs>
      </w:pPr>
      <w:bookmarkStart w:id="526" w:name="_Toc493789831"/>
      <w:bookmarkStart w:id="527" w:name="_Toc140597058"/>
      <w:bookmarkStart w:id="528" w:name="_Toc298665930"/>
      <w:bookmarkStart w:id="529" w:name="_Toc298679766"/>
      <w:bookmarkStart w:id="530" w:name="_Toc140544281"/>
      <w:bookmarkStart w:id="531" w:name="_Toc140543726"/>
      <w:bookmarkStart w:id="532" w:name="_Toc140544093"/>
      <w:bookmarkStart w:id="533" w:name="_Toc131262660"/>
      <w:bookmarkStart w:id="534" w:name="_Toc138862998"/>
      <w:r>
        <w:rPr>
          <w:rFonts w:hint="eastAsia"/>
        </w:rPr>
        <w:t>配合选型</w:t>
      </w:r>
      <w:bookmarkEnd w:id="526"/>
    </w:p>
    <w:p w:rsidR="005C4C4D" w:rsidRDefault="00BE5D16">
      <w:pPr>
        <w:spacing w:line="360" w:lineRule="exact"/>
        <w:ind w:firstLineChars="200" w:firstLine="420"/>
        <w:rPr>
          <w:rFonts w:ascii="宋体" w:hAnsi="宋体"/>
          <w:szCs w:val="21"/>
        </w:rPr>
      </w:pPr>
      <w:r>
        <w:rPr>
          <w:rFonts w:ascii="宋体" w:hAnsi="宋体" w:hint="eastAsia"/>
          <w:szCs w:val="21"/>
        </w:rPr>
        <w:t>卖方应主动配合设计院对</w:t>
      </w:r>
      <w:r>
        <w:rPr>
          <w:rFonts w:hint="eastAsia"/>
          <w:szCs w:val="21"/>
        </w:rPr>
        <w:t>NMR</w:t>
      </w:r>
      <w:r>
        <w:rPr>
          <w:rFonts w:hint="eastAsia"/>
          <w:szCs w:val="21"/>
        </w:rPr>
        <w:t>分析仪器</w:t>
      </w:r>
      <w:r>
        <w:rPr>
          <w:rFonts w:ascii="宋体" w:hAnsi="宋体" w:hint="eastAsia"/>
          <w:szCs w:val="21"/>
        </w:rPr>
        <w:t>的</w:t>
      </w:r>
      <w:r w:rsidR="00CE50F8">
        <w:rPr>
          <w:rFonts w:ascii="宋体" w:hAnsi="宋体" w:hint="eastAsia"/>
          <w:szCs w:val="21"/>
        </w:rPr>
        <w:t>选型</w:t>
      </w:r>
      <w:r>
        <w:rPr>
          <w:rFonts w:ascii="宋体" w:hAnsi="宋体" w:hint="eastAsia"/>
          <w:szCs w:val="21"/>
        </w:rPr>
        <w:t>优化工作。</w:t>
      </w:r>
    </w:p>
    <w:p w:rsidR="005C4C4D" w:rsidRDefault="00BE5D16" w:rsidP="00D5309E">
      <w:pPr>
        <w:pStyle w:val="Heading3"/>
        <w:numPr>
          <w:ilvl w:val="2"/>
          <w:numId w:val="1"/>
        </w:numPr>
        <w:tabs>
          <w:tab w:val="left" w:pos="864"/>
        </w:tabs>
      </w:pPr>
      <w:bookmarkStart w:id="535" w:name="_Toc493789832"/>
      <w:r>
        <w:rPr>
          <w:rFonts w:hint="eastAsia"/>
        </w:rPr>
        <w:t>安装技术服务</w:t>
      </w:r>
      <w:bookmarkEnd w:id="535"/>
    </w:p>
    <w:p w:rsidR="005C4C4D" w:rsidRDefault="00BE5D16">
      <w:pPr>
        <w:spacing w:line="360" w:lineRule="exact"/>
        <w:ind w:firstLineChars="200" w:firstLine="420"/>
        <w:rPr>
          <w:rFonts w:ascii="宋体" w:hAnsi="宋体"/>
          <w:szCs w:val="21"/>
        </w:rPr>
      </w:pPr>
      <w:r>
        <w:rPr>
          <w:rFonts w:ascii="宋体" w:hAnsi="宋体" w:hint="eastAsia"/>
          <w:szCs w:val="21"/>
        </w:rPr>
        <w:t>卖方负责</w:t>
      </w:r>
      <w:r w:rsidR="00847163">
        <w:rPr>
          <w:rFonts w:hint="eastAsia"/>
          <w:color w:val="000000"/>
          <w:szCs w:val="21"/>
        </w:rPr>
        <w:t>基于</w:t>
      </w:r>
      <w:r w:rsidR="00847163">
        <w:rPr>
          <w:rFonts w:hint="eastAsia"/>
          <w:color w:val="000000"/>
          <w:szCs w:val="21"/>
        </w:rPr>
        <w:t>NMR</w:t>
      </w:r>
      <w:r w:rsidR="00847163">
        <w:rPr>
          <w:rFonts w:hint="eastAsia"/>
          <w:color w:val="000000"/>
          <w:szCs w:val="21"/>
        </w:rPr>
        <w:t>快速检测技术的原油</w:t>
      </w:r>
      <w:r w:rsidR="00143C65">
        <w:rPr>
          <w:rFonts w:hint="eastAsia"/>
          <w:color w:val="000000"/>
          <w:szCs w:val="21"/>
        </w:rPr>
        <w:t>离线快评系统</w:t>
      </w:r>
      <w:r>
        <w:rPr>
          <w:rFonts w:ascii="宋体" w:hAnsi="宋体" w:hint="eastAsia"/>
          <w:szCs w:val="21"/>
        </w:rPr>
        <w:t>及运行平台，及仪器设备的结构件、配套件、所有附件等的安装工作。</w:t>
      </w:r>
    </w:p>
    <w:p w:rsidR="005C4C4D" w:rsidRDefault="00BE5D16" w:rsidP="00D5309E">
      <w:pPr>
        <w:pStyle w:val="Heading3"/>
        <w:numPr>
          <w:ilvl w:val="2"/>
          <w:numId w:val="1"/>
        </w:numPr>
        <w:tabs>
          <w:tab w:val="left" w:pos="864"/>
        </w:tabs>
      </w:pPr>
      <w:bookmarkStart w:id="536" w:name="_Toc493789833"/>
      <w:r>
        <w:rPr>
          <w:rFonts w:hint="eastAsia"/>
        </w:rPr>
        <w:t>系统集成服务</w:t>
      </w:r>
      <w:bookmarkEnd w:id="536"/>
    </w:p>
    <w:p w:rsidR="005C4C4D" w:rsidRDefault="00BE5D16">
      <w:pPr>
        <w:spacing w:line="360" w:lineRule="exact"/>
      </w:pPr>
      <w:r>
        <w:rPr>
          <w:rFonts w:ascii="宋体" w:hAnsi="宋体" w:hint="eastAsia"/>
          <w:szCs w:val="21"/>
        </w:rPr>
        <w:t xml:space="preserve">    与DCS通讯工作由卖方负责，DCS供货商协助完成。卖方收到买方的通知后，应派一名通讯经验丰富的工程师，到买方指定的地点，同DCS 供货商的工程师一起，完成通讯调试工作。</w:t>
      </w:r>
    </w:p>
    <w:p w:rsidR="005C4C4D" w:rsidRDefault="00BE5D16" w:rsidP="00D5309E">
      <w:pPr>
        <w:pStyle w:val="Heading3"/>
        <w:numPr>
          <w:ilvl w:val="2"/>
          <w:numId w:val="1"/>
        </w:numPr>
        <w:tabs>
          <w:tab w:val="left" w:pos="864"/>
        </w:tabs>
      </w:pPr>
      <w:bookmarkStart w:id="537" w:name="_Toc493789834"/>
      <w:r>
        <w:rPr>
          <w:rFonts w:hint="eastAsia"/>
        </w:rPr>
        <w:t>开工技术服务</w:t>
      </w:r>
      <w:bookmarkEnd w:id="537"/>
    </w:p>
    <w:p w:rsidR="005C4C4D" w:rsidRDefault="00BE5D16">
      <w:pPr>
        <w:spacing w:line="360" w:lineRule="exact"/>
        <w:ind w:firstLineChars="200" w:firstLine="420"/>
        <w:rPr>
          <w:ins w:id="538" w:author="KH" w:date="2017-09-22T13:08:00Z"/>
          <w:rFonts w:ascii="宋体" w:hAnsi="宋体"/>
          <w:szCs w:val="21"/>
        </w:rPr>
      </w:pPr>
      <w:r>
        <w:rPr>
          <w:rFonts w:ascii="宋体" w:hAnsi="宋体" w:hint="eastAsia"/>
          <w:szCs w:val="21"/>
        </w:rPr>
        <w:t>具体开始现场服务的日期以业主通知为准。供货商应安排工程师在现场提供服务，现场服务人员在现场服务期间内服从买方的安排，做到24小时响应。服务费用包含在设备总价中。</w:t>
      </w:r>
    </w:p>
    <w:p w:rsidR="0056230F" w:rsidRDefault="0056230F">
      <w:pPr>
        <w:pStyle w:val="Heading2"/>
        <w:numPr>
          <w:ilvl w:val="1"/>
          <w:numId w:val="1"/>
        </w:numPr>
        <w:tabs>
          <w:tab w:val="left" w:pos="864"/>
        </w:tabs>
        <w:rPr>
          <w:ins w:id="539" w:author="KH" w:date="2017-09-22T13:14:00Z"/>
          <w:rFonts w:ascii="宋体" w:hAnsi="宋体"/>
          <w:szCs w:val="21"/>
        </w:rPr>
        <w:pPrChange w:id="540" w:author="KH" w:date="2017-09-22T13:09:00Z">
          <w:pPr>
            <w:spacing w:line="360" w:lineRule="exact"/>
            <w:ind w:firstLineChars="200" w:firstLine="420"/>
          </w:pPr>
        </w:pPrChange>
      </w:pPr>
      <w:ins w:id="541" w:author="KH" w:date="2017-09-22T13:09:00Z">
        <w:r>
          <w:rPr>
            <w:rFonts w:ascii="宋体" w:hAnsi="宋体"/>
            <w:szCs w:val="21"/>
          </w:rPr>
          <w:t>原油数据库及原油评价综合管理软件使用培训</w:t>
        </w:r>
      </w:ins>
    </w:p>
    <w:p w:rsidR="002A5E7A" w:rsidRDefault="002A5E7A">
      <w:pPr>
        <w:ind w:firstLineChars="200" w:firstLine="420"/>
        <w:rPr>
          <w:ins w:id="542" w:author="KH" w:date="2017-09-22T13:15:00Z"/>
        </w:rPr>
        <w:pPrChange w:id="543" w:author="KH" w:date="2017-09-22T13:15:00Z">
          <w:pPr/>
        </w:pPrChange>
      </w:pPr>
      <w:ins w:id="544" w:author="KH" w:date="2017-09-22T13:15:00Z">
        <w:r>
          <w:rPr>
            <w:rFonts w:hint="eastAsia"/>
          </w:rPr>
          <w:t>通过听课、软件使用现场培训等方式，帮助买房人员深入学习和掌握原油数据库及原油评价综合管理软件的</w:t>
        </w:r>
      </w:ins>
      <w:ins w:id="545" w:author="KH" w:date="2017-09-22T13:16:00Z">
        <w:r>
          <w:rPr>
            <w:rFonts w:hint="eastAsia"/>
          </w:rPr>
          <w:t>使用方法</w:t>
        </w:r>
      </w:ins>
      <w:ins w:id="546" w:author="KH" w:date="2017-09-22T13:15:00Z">
        <w:r>
          <w:rPr>
            <w:rFonts w:hint="eastAsia"/>
          </w:rPr>
          <w:t>。</w:t>
        </w:r>
      </w:ins>
    </w:p>
    <w:p w:rsidR="002A5E7A" w:rsidRPr="002A5E7A" w:rsidRDefault="002A5E7A">
      <w:pPr>
        <w:ind w:firstLineChars="200" w:firstLine="420"/>
        <w:rPr>
          <w:rPrChange w:id="547" w:author="KH" w:date="2017-09-22T13:14:00Z">
            <w:rPr>
              <w:rFonts w:ascii="宋体" w:hAnsi="宋体"/>
              <w:szCs w:val="21"/>
            </w:rPr>
          </w:rPrChange>
        </w:rPr>
        <w:pPrChange w:id="548" w:author="KH" w:date="2017-09-22T13:16:00Z">
          <w:pPr>
            <w:spacing w:line="360" w:lineRule="exact"/>
            <w:ind w:firstLineChars="200" w:firstLine="420"/>
          </w:pPr>
        </w:pPrChange>
      </w:pPr>
      <w:ins w:id="549" w:author="KH" w:date="2017-09-22T13:15:00Z">
        <w:r>
          <w:rPr>
            <w:rFonts w:hint="eastAsia"/>
          </w:rPr>
          <w:t>培训的目的应使学员深入掌握</w:t>
        </w:r>
      </w:ins>
      <w:ins w:id="550" w:author="KH" w:date="2017-09-22T13:17:00Z">
        <w:r>
          <w:rPr>
            <w:rFonts w:hint="eastAsia"/>
          </w:rPr>
          <w:t>原油数据的生成、</w:t>
        </w:r>
      </w:ins>
      <w:ins w:id="551" w:author="KH" w:date="2017-09-22T13:16:00Z">
        <w:r>
          <w:rPr>
            <w:rFonts w:hint="eastAsia"/>
          </w:rPr>
          <w:t>软件系统的使用</w:t>
        </w:r>
      </w:ins>
      <w:ins w:id="552" w:author="KH" w:date="2017-09-22T13:17:00Z">
        <w:r>
          <w:rPr>
            <w:rFonts w:hint="eastAsia"/>
          </w:rPr>
          <w:t>等功能</w:t>
        </w:r>
      </w:ins>
      <w:ins w:id="553" w:author="KH" w:date="2017-09-22T13:15:00Z">
        <w:r>
          <w:rPr>
            <w:rFonts w:hint="eastAsia"/>
          </w:rPr>
          <w:t>，并完成对项</w:t>
        </w:r>
        <w:r>
          <w:rPr>
            <w:rFonts w:hint="eastAsia"/>
          </w:rPr>
          <w:lastRenderedPageBreak/>
          <w:t>目功能的审定与批准。</w:t>
        </w:r>
      </w:ins>
    </w:p>
    <w:p w:rsidR="005C4C4D" w:rsidRDefault="00BE5D16" w:rsidP="00D5309E">
      <w:pPr>
        <w:pStyle w:val="Heading1"/>
        <w:numPr>
          <w:ilvl w:val="0"/>
          <w:numId w:val="1"/>
        </w:numPr>
        <w:tabs>
          <w:tab w:val="left" w:pos="864"/>
        </w:tabs>
      </w:pPr>
      <w:bookmarkStart w:id="554" w:name="_Toc298943848"/>
      <w:bookmarkStart w:id="555" w:name="_Toc534482095"/>
      <w:bookmarkStart w:id="556" w:name="_Toc306201283"/>
      <w:bookmarkStart w:id="557" w:name="_Toc306202887"/>
      <w:bookmarkStart w:id="558" w:name="_Toc324951700"/>
      <w:r>
        <w:rPr>
          <w:rFonts w:hint="eastAsia"/>
        </w:rPr>
        <w:t xml:space="preserve"> </w:t>
      </w:r>
      <w:bookmarkStart w:id="559" w:name="_Toc493789835"/>
      <w:r>
        <w:rPr>
          <w:rFonts w:hint="eastAsia"/>
        </w:rPr>
        <w:t>性能考核及质量保证</w:t>
      </w:r>
      <w:bookmarkEnd w:id="527"/>
      <w:bookmarkEnd w:id="528"/>
      <w:bookmarkEnd w:id="529"/>
      <w:bookmarkEnd w:id="530"/>
      <w:bookmarkEnd w:id="531"/>
      <w:bookmarkEnd w:id="532"/>
      <w:bookmarkEnd w:id="533"/>
      <w:bookmarkEnd w:id="534"/>
      <w:bookmarkEnd w:id="554"/>
      <w:bookmarkEnd w:id="555"/>
      <w:bookmarkEnd w:id="556"/>
      <w:bookmarkEnd w:id="557"/>
      <w:bookmarkEnd w:id="558"/>
      <w:bookmarkEnd w:id="559"/>
    </w:p>
    <w:p w:rsidR="005C4C4D" w:rsidRDefault="00BE5D16">
      <w:pPr>
        <w:spacing w:line="360" w:lineRule="exact"/>
        <w:ind w:firstLineChars="200" w:firstLine="420"/>
        <w:rPr>
          <w:rFonts w:ascii="宋体" w:hAnsi="宋体"/>
          <w:szCs w:val="21"/>
        </w:rPr>
      </w:pPr>
      <w:r>
        <w:rPr>
          <w:rFonts w:ascii="宋体" w:hAnsi="宋体" w:hint="eastAsia"/>
          <w:szCs w:val="21"/>
        </w:rPr>
        <w:t>卖方提供的</w:t>
      </w:r>
      <w:r w:rsidR="00847163">
        <w:rPr>
          <w:rFonts w:hint="eastAsia"/>
          <w:color w:val="000000"/>
          <w:szCs w:val="21"/>
        </w:rPr>
        <w:t>基于</w:t>
      </w:r>
      <w:r w:rsidR="00847163">
        <w:rPr>
          <w:rFonts w:hint="eastAsia"/>
          <w:color w:val="000000"/>
          <w:szCs w:val="21"/>
        </w:rPr>
        <w:t>NMR</w:t>
      </w:r>
      <w:r w:rsidR="00847163">
        <w:rPr>
          <w:rFonts w:hint="eastAsia"/>
          <w:color w:val="000000"/>
          <w:szCs w:val="21"/>
        </w:rPr>
        <w:t>快速检测技术的原油</w:t>
      </w:r>
      <w:r w:rsidR="00143C65">
        <w:rPr>
          <w:rFonts w:hint="eastAsia"/>
          <w:color w:val="000000"/>
          <w:szCs w:val="21"/>
        </w:rPr>
        <w:t>离线快评系统</w:t>
      </w:r>
      <w:r>
        <w:rPr>
          <w:rFonts w:ascii="宋体" w:hAnsi="宋体" w:hint="eastAsia"/>
          <w:szCs w:val="21"/>
        </w:rPr>
        <w:t>的结构件、配套件、所有附件等，应完全满足设计院的技术规格书要求。如不满足则在偏差表中注明，否则认为完全满足。</w:t>
      </w:r>
    </w:p>
    <w:p w:rsidR="005C4C4D" w:rsidRDefault="00BE5D16" w:rsidP="00D5309E">
      <w:pPr>
        <w:pStyle w:val="Heading2"/>
        <w:numPr>
          <w:ilvl w:val="1"/>
          <w:numId w:val="1"/>
        </w:numPr>
        <w:tabs>
          <w:tab w:val="left" w:pos="864"/>
        </w:tabs>
      </w:pPr>
      <w:bookmarkStart w:id="560" w:name="_Toc493789836"/>
      <w:r>
        <w:rPr>
          <w:rFonts w:hint="eastAsia"/>
        </w:rPr>
        <w:t>性能考核</w:t>
      </w:r>
      <w:bookmarkEnd w:id="560"/>
    </w:p>
    <w:p w:rsidR="005C4C4D" w:rsidRDefault="00BE5D16">
      <w:pPr>
        <w:spacing w:line="360" w:lineRule="exact"/>
        <w:ind w:firstLineChars="200" w:firstLine="420"/>
        <w:rPr>
          <w:rFonts w:ascii="宋体" w:hAnsi="宋体"/>
          <w:szCs w:val="21"/>
        </w:rPr>
      </w:pPr>
      <w:r>
        <w:rPr>
          <w:rFonts w:ascii="宋体" w:hAnsi="宋体" w:hint="eastAsia"/>
          <w:szCs w:val="21"/>
        </w:rPr>
        <w:t>如发现卖方提供的系统及</w:t>
      </w:r>
      <w:r>
        <w:rPr>
          <w:rFonts w:hint="eastAsia"/>
          <w:bCs/>
        </w:rPr>
        <w:t>仪器设备的结构件、配套件、所有附件等</w:t>
      </w:r>
      <w:r>
        <w:rPr>
          <w:rFonts w:ascii="宋体" w:hAnsi="宋体" w:hint="eastAsia"/>
          <w:szCs w:val="21"/>
        </w:rPr>
        <w:t>有任何质量或功能问题，在质量保证期内，卖方应在收到买方通知后，免费更换有缺陷的设备。如果没有纠正，买方可以拒绝接受，并且购买合格的设备来替换不合格设备，卖方应承担替换设备的所有费用。</w:t>
      </w:r>
    </w:p>
    <w:p w:rsidR="005C4C4D" w:rsidRDefault="00BE5D16">
      <w:pPr>
        <w:spacing w:line="360" w:lineRule="exact"/>
        <w:ind w:firstLineChars="200" w:firstLine="420"/>
        <w:rPr>
          <w:rFonts w:ascii="宋体" w:hAnsi="宋体"/>
          <w:szCs w:val="21"/>
        </w:rPr>
      </w:pPr>
      <w:r>
        <w:rPr>
          <w:rFonts w:ascii="宋体" w:hAnsi="宋体" w:hint="eastAsia"/>
          <w:szCs w:val="21"/>
        </w:rPr>
        <w:t>质保期内，卖方收到缺陷通知后应在24小时内到达现场免费维修，若需更换设备或部件，卖方应在2天内维修或更换（备品备件清单外的设备10天内更换）。如果卖方收到通知后在合同规定的时间内没有以合理的速度弥补缺陷，每发生一次，则按商务条款处罚。</w:t>
      </w:r>
    </w:p>
    <w:p w:rsidR="005C4C4D" w:rsidRDefault="00BE5D16">
      <w:pPr>
        <w:spacing w:line="360" w:lineRule="exact"/>
        <w:ind w:firstLineChars="200" w:firstLine="420"/>
        <w:rPr>
          <w:rFonts w:ascii="宋体" w:hAnsi="宋体"/>
          <w:szCs w:val="21"/>
        </w:rPr>
      </w:pPr>
      <w:r>
        <w:rPr>
          <w:rFonts w:ascii="宋体" w:hAnsi="宋体" w:hint="eastAsia"/>
          <w:szCs w:val="21"/>
        </w:rPr>
        <w:t>若属最终用户或业主代表原因，供货方也应立即响应并提供有偿技术服务。</w:t>
      </w:r>
    </w:p>
    <w:p w:rsidR="005C4C4D" w:rsidRDefault="00BE5D16" w:rsidP="00D5309E">
      <w:pPr>
        <w:pStyle w:val="Heading2"/>
        <w:numPr>
          <w:ilvl w:val="1"/>
          <w:numId w:val="1"/>
        </w:numPr>
        <w:tabs>
          <w:tab w:val="left" w:pos="864"/>
        </w:tabs>
      </w:pPr>
      <w:r>
        <w:rPr>
          <w:rFonts w:hint="eastAsia"/>
        </w:rPr>
        <w:t xml:space="preserve"> </w:t>
      </w:r>
      <w:bookmarkStart w:id="561" w:name="_Toc493789837"/>
      <w:r>
        <w:rPr>
          <w:rFonts w:hint="eastAsia"/>
        </w:rPr>
        <w:t>质量保证</w:t>
      </w:r>
      <w:bookmarkEnd w:id="561"/>
    </w:p>
    <w:p w:rsidR="00CE50F8" w:rsidRDefault="00CE50F8">
      <w:pPr>
        <w:spacing w:line="360" w:lineRule="exact"/>
        <w:ind w:firstLineChars="200" w:firstLine="420"/>
        <w:rPr>
          <w:rFonts w:ascii="宋体" w:hAnsi="宋体"/>
          <w:szCs w:val="21"/>
        </w:rPr>
      </w:pPr>
      <w:r>
        <w:rPr>
          <w:rFonts w:ascii="宋体" w:hAnsi="宋体" w:hint="eastAsia"/>
          <w:szCs w:val="21"/>
        </w:rPr>
        <w:t>质保期为投运后12个月或者发货后18个月，以先到的时间为准。</w:t>
      </w:r>
    </w:p>
    <w:p w:rsidR="005C4C4D" w:rsidRDefault="00BE5D16">
      <w:pPr>
        <w:spacing w:line="360" w:lineRule="exact"/>
        <w:ind w:firstLineChars="200" w:firstLine="420"/>
        <w:rPr>
          <w:rFonts w:ascii="宋体" w:hAnsi="宋体"/>
          <w:szCs w:val="21"/>
        </w:rPr>
      </w:pPr>
      <w:r>
        <w:rPr>
          <w:rFonts w:ascii="宋体" w:hAnsi="宋体" w:hint="eastAsia"/>
          <w:szCs w:val="21"/>
        </w:rPr>
        <w:t>在质量保证期内，发现货物的质量或规格与合同规定不符合，或证明货物有缺陷，供货方免费进行更换和维修。</w:t>
      </w:r>
    </w:p>
    <w:p w:rsidR="005C4C4D" w:rsidRDefault="00BE5D16">
      <w:pPr>
        <w:spacing w:line="360" w:lineRule="exact"/>
        <w:ind w:firstLineChars="200" w:firstLine="420"/>
        <w:rPr>
          <w:rFonts w:ascii="宋体" w:hAnsi="宋体"/>
          <w:szCs w:val="21"/>
        </w:rPr>
      </w:pPr>
      <w:r>
        <w:rPr>
          <w:rFonts w:ascii="宋体" w:hAnsi="宋体" w:hint="eastAsia"/>
          <w:szCs w:val="21"/>
        </w:rPr>
        <w:t>质保期后供货方继续跟踪服务，在质保期后如设备出现质量问题，供货方应及时对设备检修提供方案或派技术人员到现场解决问题，并按出厂价供应配件</w:t>
      </w:r>
    </w:p>
    <w:p w:rsidR="005C4C4D" w:rsidRDefault="00BE5D16">
      <w:pPr>
        <w:spacing w:line="360" w:lineRule="exact"/>
        <w:ind w:firstLineChars="200" w:firstLine="420"/>
        <w:rPr>
          <w:rFonts w:ascii="宋体" w:hAnsi="宋体"/>
          <w:szCs w:val="21"/>
        </w:rPr>
      </w:pPr>
      <w:r>
        <w:rPr>
          <w:rFonts w:ascii="宋体" w:hAnsi="宋体" w:hint="eastAsia"/>
          <w:szCs w:val="21"/>
        </w:rPr>
        <w:t>卖方所供产品制造商应建立、制定文件、执行并保持一套质量管理体系，以保证其产品严格遵守包括ISO9001:2008条款在内的特定要求。</w:t>
      </w:r>
    </w:p>
    <w:p w:rsidR="005C4C4D" w:rsidRDefault="00BE5D16">
      <w:pPr>
        <w:spacing w:line="360" w:lineRule="exact"/>
        <w:ind w:firstLineChars="200" w:firstLine="420"/>
        <w:rPr>
          <w:rFonts w:ascii="宋体" w:hAnsi="宋体"/>
          <w:szCs w:val="21"/>
        </w:rPr>
      </w:pPr>
      <w:r>
        <w:rPr>
          <w:rFonts w:ascii="宋体" w:hAnsi="宋体" w:hint="eastAsia"/>
          <w:szCs w:val="21"/>
        </w:rPr>
        <w:t>卖方应在报价文件中提供产品制造商ISO9001证书复印件和符合ISO9001要求的</w:t>
      </w:r>
      <w:r>
        <w:rPr>
          <w:rFonts w:ascii="宋体" w:hAnsi="宋体"/>
          <w:szCs w:val="21"/>
        </w:rPr>
        <w:t>“</w:t>
      </w:r>
      <w:r>
        <w:rPr>
          <w:rFonts w:ascii="宋体" w:hAnsi="宋体" w:hint="eastAsia"/>
          <w:szCs w:val="21"/>
        </w:rPr>
        <w:t>质量手册</w:t>
      </w:r>
      <w:r>
        <w:rPr>
          <w:rFonts w:ascii="宋体" w:hAnsi="宋体"/>
          <w:szCs w:val="21"/>
        </w:rPr>
        <w:t>”</w:t>
      </w:r>
      <w:r>
        <w:rPr>
          <w:rFonts w:ascii="宋体" w:hAnsi="宋体" w:hint="eastAsia"/>
          <w:szCs w:val="21"/>
        </w:rPr>
        <w:t>或</w:t>
      </w:r>
      <w:r>
        <w:rPr>
          <w:rFonts w:ascii="宋体" w:hAnsi="宋体"/>
          <w:szCs w:val="21"/>
        </w:rPr>
        <w:t>“</w:t>
      </w:r>
      <w:r>
        <w:rPr>
          <w:rFonts w:ascii="宋体" w:hAnsi="宋体" w:hint="eastAsia"/>
          <w:szCs w:val="21"/>
        </w:rPr>
        <w:t>质量计划</w:t>
      </w:r>
      <w:r>
        <w:rPr>
          <w:rFonts w:ascii="宋体" w:hAnsi="宋体"/>
          <w:szCs w:val="21"/>
        </w:rPr>
        <w:t>”</w:t>
      </w:r>
      <w:r>
        <w:rPr>
          <w:rFonts w:ascii="宋体" w:hAnsi="宋体" w:hint="eastAsia"/>
          <w:szCs w:val="21"/>
        </w:rPr>
        <w:t>供业主评阅。</w:t>
      </w:r>
    </w:p>
    <w:p w:rsidR="005C4C4D" w:rsidRDefault="00BE5D16">
      <w:pPr>
        <w:spacing w:line="360" w:lineRule="exact"/>
        <w:ind w:firstLineChars="200" w:firstLine="420"/>
        <w:rPr>
          <w:rFonts w:ascii="宋体" w:hAnsi="宋体"/>
          <w:szCs w:val="21"/>
        </w:rPr>
      </w:pPr>
      <w:r>
        <w:rPr>
          <w:rFonts w:ascii="宋体" w:hAnsi="宋体" w:hint="eastAsia"/>
          <w:szCs w:val="21"/>
        </w:rPr>
        <w:t xml:space="preserve">卖方应在框架合同签订后一个月内提交用于合同执行的、针对性的质量手册或计划供业主审阅批准。买方在收到相关文件后7天内给出答复。 </w:t>
      </w:r>
    </w:p>
    <w:p w:rsidR="005C4C4D" w:rsidRDefault="00BE5D16">
      <w:pPr>
        <w:spacing w:line="360" w:lineRule="exact"/>
        <w:ind w:firstLineChars="200" w:firstLine="420"/>
      </w:pPr>
      <w:r>
        <w:rPr>
          <w:rFonts w:ascii="宋体" w:hAnsi="宋体" w:hint="eastAsia"/>
          <w:szCs w:val="21"/>
        </w:rPr>
        <w:t>质量手册或计划应符合ISO9001：2008条款7.1</w:t>
      </w:r>
      <w:r>
        <w:rPr>
          <w:rFonts w:ascii="宋体" w:hAnsi="宋体"/>
          <w:szCs w:val="21"/>
        </w:rPr>
        <w:t>“</w:t>
      </w:r>
      <w:r>
        <w:rPr>
          <w:rFonts w:ascii="宋体" w:hAnsi="宋体" w:hint="eastAsia"/>
          <w:szCs w:val="21"/>
        </w:rPr>
        <w:t>产品实现策划</w:t>
      </w:r>
      <w:r>
        <w:rPr>
          <w:rFonts w:ascii="宋体" w:hAnsi="宋体"/>
          <w:szCs w:val="21"/>
        </w:rPr>
        <w:t>”</w:t>
      </w:r>
      <w:r>
        <w:rPr>
          <w:rFonts w:ascii="宋体" w:hAnsi="宋体" w:hint="eastAsia"/>
          <w:szCs w:val="21"/>
        </w:rPr>
        <w:t>和条款8</w:t>
      </w:r>
      <w:r>
        <w:rPr>
          <w:rFonts w:ascii="宋体" w:hAnsi="宋体"/>
          <w:szCs w:val="21"/>
        </w:rPr>
        <w:t>“</w:t>
      </w:r>
      <w:r>
        <w:rPr>
          <w:rFonts w:ascii="宋体" w:hAnsi="宋体" w:hint="eastAsia"/>
          <w:szCs w:val="21"/>
        </w:rPr>
        <w:t>测量、分析和改进</w:t>
      </w:r>
      <w:r>
        <w:rPr>
          <w:rFonts w:ascii="宋体" w:hAnsi="宋体"/>
          <w:szCs w:val="21"/>
        </w:rPr>
        <w:t>”</w:t>
      </w:r>
      <w:r>
        <w:rPr>
          <w:rFonts w:ascii="宋体" w:hAnsi="宋体" w:hint="eastAsia"/>
          <w:szCs w:val="21"/>
        </w:rPr>
        <w:t>的要求。</w:t>
      </w:r>
      <w:r>
        <w:rPr>
          <w:rFonts w:ascii="宋体" w:hAnsi="宋体" w:hint="eastAsia"/>
          <w:szCs w:val="21"/>
        </w:rPr>
        <w:br w:type="page"/>
      </w:r>
      <w:bookmarkStart w:id="562" w:name="_Toc306202888"/>
      <w:bookmarkStart w:id="563" w:name="_Toc534482096"/>
      <w:bookmarkStart w:id="564" w:name="_Toc298665931"/>
      <w:bookmarkStart w:id="565" w:name="_Toc306201284"/>
      <w:bookmarkStart w:id="566" w:name="_Toc298679767"/>
      <w:bookmarkStart w:id="567" w:name="_Toc298943849"/>
      <w:r>
        <w:rPr>
          <w:rFonts w:hint="eastAsia"/>
        </w:rPr>
        <w:lastRenderedPageBreak/>
        <w:t>联系方式</w:t>
      </w:r>
    </w:p>
    <w:p w:rsidR="005C4C4D" w:rsidRDefault="00847163">
      <w:pPr>
        <w:ind w:leftChars="200" w:left="420"/>
        <w:rPr>
          <w:b/>
          <w:bCs/>
          <w:color w:val="000000"/>
          <w:sz w:val="28"/>
          <w:szCs w:val="28"/>
        </w:rPr>
      </w:pPr>
      <w:r>
        <w:rPr>
          <w:rFonts w:hint="eastAsia"/>
          <w:b/>
          <w:bCs/>
          <w:color w:val="000000"/>
          <w:sz w:val="28"/>
          <w:szCs w:val="28"/>
        </w:rPr>
        <w:t>买　方</w:t>
      </w:r>
      <w:r w:rsidR="00BE5D16">
        <w:rPr>
          <w:rFonts w:hint="eastAsia"/>
          <w:b/>
          <w:bCs/>
          <w:color w:val="000000"/>
          <w:sz w:val="28"/>
          <w:szCs w:val="28"/>
        </w:rPr>
        <w:t>：浙江石油化工有限公司</w:t>
      </w:r>
    </w:p>
    <w:p w:rsidR="005C4C4D" w:rsidRDefault="00BE5D16">
      <w:pPr>
        <w:spacing w:line="360" w:lineRule="auto"/>
        <w:ind w:leftChars="200" w:left="420"/>
        <w:rPr>
          <w:color w:val="000000"/>
          <w:szCs w:val="21"/>
        </w:rPr>
      </w:pPr>
      <w:r>
        <w:rPr>
          <w:rFonts w:hint="eastAsia"/>
          <w:color w:val="000000"/>
          <w:szCs w:val="21"/>
        </w:rPr>
        <w:t>联系人：朱青青（技术）</w:t>
      </w:r>
      <w:r>
        <w:rPr>
          <w:rFonts w:hint="eastAsia"/>
          <w:color w:val="000000"/>
          <w:szCs w:val="21"/>
        </w:rPr>
        <w:t xml:space="preserve"> </w:t>
      </w:r>
      <w:r>
        <w:rPr>
          <w:rFonts w:hint="eastAsia"/>
          <w:color w:val="000000"/>
          <w:szCs w:val="21"/>
        </w:rPr>
        <w:t>金长聚（商务）</w:t>
      </w:r>
    </w:p>
    <w:p w:rsidR="005C4C4D" w:rsidRDefault="00BE5D16">
      <w:pPr>
        <w:spacing w:line="360" w:lineRule="auto"/>
        <w:ind w:leftChars="200" w:left="420"/>
        <w:rPr>
          <w:color w:val="000000"/>
          <w:szCs w:val="21"/>
        </w:rPr>
      </w:pPr>
      <w:r>
        <w:rPr>
          <w:rFonts w:hint="eastAsia"/>
          <w:color w:val="000000"/>
          <w:szCs w:val="21"/>
        </w:rPr>
        <w:t>地</w:t>
      </w:r>
      <w:r>
        <w:rPr>
          <w:rFonts w:hint="eastAsia"/>
          <w:color w:val="000000"/>
          <w:szCs w:val="21"/>
        </w:rPr>
        <w:t xml:space="preserve">  </w:t>
      </w:r>
      <w:r>
        <w:rPr>
          <w:rFonts w:hint="eastAsia"/>
          <w:color w:val="000000"/>
          <w:szCs w:val="21"/>
        </w:rPr>
        <w:t>址：浙江省舟山市普陀区朱家尖南沙风景区淡枫林度假村</w:t>
      </w:r>
      <w:r>
        <w:rPr>
          <w:rFonts w:hint="eastAsia"/>
          <w:color w:val="000000"/>
          <w:szCs w:val="21"/>
        </w:rPr>
        <w:t>5</w:t>
      </w:r>
      <w:r>
        <w:rPr>
          <w:rFonts w:hint="eastAsia"/>
          <w:color w:val="000000"/>
          <w:szCs w:val="21"/>
        </w:rPr>
        <w:t>号楼</w:t>
      </w:r>
    </w:p>
    <w:p w:rsidR="005C4C4D" w:rsidRDefault="00BE5D16">
      <w:pPr>
        <w:spacing w:line="360" w:lineRule="auto"/>
        <w:ind w:leftChars="200" w:left="420"/>
        <w:rPr>
          <w:color w:val="000000"/>
          <w:szCs w:val="21"/>
        </w:rPr>
      </w:pPr>
      <w:r>
        <w:rPr>
          <w:rFonts w:hint="eastAsia"/>
          <w:color w:val="000000"/>
          <w:szCs w:val="21"/>
        </w:rPr>
        <w:t>邮</w:t>
      </w:r>
      <w:r>
        <w:rPr>
          <w:rFonts w:hint="eastAsia"/>
          <w:color w:val="000000"/>
          <w:szCs w:val="21"/>
        </w:rPr>
        <w:t xml:space="preserve">  </w:t>
      </w:r>
      <w:r>
        <w:rPr>
          <w:rFonts w:hint="eastAsia"/>
          <w:color w:val="000000"/>
          <w:szCs w:val="21"/>
        </w:rPr>
        <w:t>件：</w:t>
      </w:r>
      <w:r>
        <w:rPr>
          <w:rFonts w:hint="eastAsia"/>
          <w:szCs w:val="21"/>
        </w:rPr>
        <w:t xml:space="preserve">  </w:t>
      </w:r>
      <w:hyperlink r:id="rId13" w:history="1">
        <w:r>
          <w:rPr>
            <w:rStyle w:val="Hyperlink"/>
            <w:rFonts w:hint="eastAsia"/>
            <w:color w:val="auto"/>
            <w:szCs w:val="21"/>
          </w:rPr>
          <w:t>zsh_zhuqq@rong-sheng.com</w:t>
        </w:r>
      </w:hyperlink>
      <w:r>
        <w:rPr>
          <w:rFonts w:hint="eastAsia"/>
          <w:color w:val="000000"/>
          <w:szCs w:val="21"/>
        </w:rPr>
        <w:t>（朱青青）</w:t>
      </w:r>
      <w:r>
        <w:rPr>
          <w:rFonts w:hint="eastAsia"/>
          <w:color w:val="000000"/>
          <w:szCs w:val="21"/>
        </w:rPr>
        <w:t xml:space="preserve">      zsh_jincj@rong-sheng.com</w:t>
      </w:r>
      <w:r>
        <w:rPr>
          <w:rFonts w:hint="eastAsia"/>
          <w:color w:val="000000"/>
          <w:szCs w:val="21"/>
        </w:rPr>
        <w:t>（金长聚）</w:t>
      </w:r>
    </w:p>
    <w:p w:rsidR="005C4C4D" w:rsidRDefault="00BE5D16">
      <w:pPr>
        <w:spacing w:line="360" w:lineRule="auto"/>
        <w:ind w:leftChars="200" w:left="420"/>
        <w:rPr>
          <w:color w:val="000000"/>
          <w:szCs w:val="21"/>
        </w:rPr>
      </w:pPr>
      <w:r>
        <w:rPr>
          <w:rFonts w:hint="eastAsia"/>
          <w:color w:val="000000"/>
          <w:szCs w:val="21"/>
        </w:rPr>
        <w:t>电</w:t>
      </w:r>
      <w:r>
        <w:rPr>
          <w:rFonts w:hint="eastAsia"/>
          <w:color w:val="000000"/>
          <w:szCs w:val="21"/>
        </w:rPr>
        <w:t xml:space="preserve">  </w:t>
      </w:r>
      <w:r>
        <w:rPr>
          <w:rFonts w:hint="eastAsia"/>
          <w:color w:val="000000"/>
          <w:szCs w:val="21"/>
        </w:rPr>
        <w:t>话：</w:t>
      </w:r>
      <w:r>
        <w:rPr>
          <w:color w:val="000000"/>
          <w:szCs w:val="21"/>
        </w:rPr>
        <w:t>18678236470</w:t>
      </w:r>
      <w:r>
        <w:rPr>
          <w:rFonts w:hint="eastAsia"/>
          <w:color w:val="000000"/>
          <w:szCs w:val="21"/>
        </w:rPr>
        <w:t>（朱青青）</w:t>
      </w:r>
      <w:r>
        <w:rPr>
          <w:rFonts w:hint="eastAsia"/>
          <w:color w:val="000000"/>
          <w:szCs w:val="21"/>
        </w:rPr>
        <w:t xml:space="preserve"> 15888109210</w:t>
      </w:r>
      <w:r>
        <w:rPr>
          <w:rFonts w:hint="eastAsia"/>
          <w:color w:val="000000"/>
          <w:szCs w:val="21"/>
        </w:rPr>
        <w:t>（金长聚）传</w:t>
      </w:r>
      <w:r>
        <w:rPr>
          <w:rFonts w:hint="eastAsia"/>
          <w:color w:val="000000"/>
          <w:szCs w:val="21"/>
        </w:rPr>
        <w:t xml:space="preserve">  </w:t>
      </w:r>
      <w:r>
        <w:rPr>
          <w:rFonts w:hint="eastAsia"/>
          <w:color w:val="000000"/>
          <w:szCs w:val="21"/>
        </w:rPr>
        <w:t>真：</w:t>
      </w:r>
      <w:r>
        <w:rPr>
          <w:rFonts w:hint="eastAsia"/>
          <w:color w:val="000000"/>
          <w:szCs w:val="21"/>
        </w:rPr>
        <w:t xml:space="preserve">     </w:t>
      </w:r>
      <w:r>
        <w:rPr>
          <w:rFonts w:hint="eastAsia"/>
          <w:color w:val="000000"/>
          <w:szCs w:val="21"/>
        </w:rPr>
        <w:t>邮</w:t>
      </w:r>
      <w:r>
        <w:rPr>
          <w:rFonts w:hint="eastAsia"/>
          <w:color w:val="000000"/>
          <w:szCs w:val="21"/>
        </w:rPr>
        <w:t xml:space="preserve">  </w:t>
      </w:r>
      <w:r>
        <w:rPr>
          <w:rFonts w:hint="eastAsia"/>
          <w:color w:val="000000"/>
          <w:szCs w:val="21"/>
        </w:rPr>
        <w:t>编：</w:t>
      </w:r>
      <w:r>
        <w:rPr>
          <w:rFonts w:hint="eastAsia"/>
          <w:color w:val="000000"/>
          <w:szCs w:val="21"/>
        </w:rPr>
        <w:t xml:space="preserve"> 316111</w:t>
      </w:r>
    </w:p>
    <w:p w:rsidR="005C4C4D" w:rsidRDefault="00BE5D16">
      <w:pPr>
        <w:ind w:leftChars="200" w:left="420"/>
        <w:rPr>
          <w:color w:val="000000"/>
          <w:szCs w:val="21"/>
        </w:rPr>
      </w:pPr>
      <w:r>
        <w:rPr>
          <w:rFonts w:hint="eastAsia"/>
          <w:b/>
          <w:bCs/>
          <w:color w:val="000000"/>
          <w:sz w:val="28"/>
          <w:szCs w:val="28"/>
        </w:rPr>
        <w:t>设计院：镇海石化工程股份有限公司</w:t>
      </w:r>
    </w:p>
    <w:p w:rsidR="005C4C4D" w:rsidRDefault="00BE5D16">
      <w:pPr>
        <w:ind w:leftChars="200" w:left="420"/>
        <w:rPr>
          <w:color w:val="000000"/>
          <w:szCs w:val="21"/>
        </w:rPr>
      </w:pPr>
      <w:r>
        <w:rPr>
          <w:rFonts w:hint="eastAsia"/>
          <w:color w:val="000000"/>
          <w:szCs w:val="21"/>
        </w:rPr>
        <w:t>联系人</w:t>
      </w:r>
      <w:r>
        <w:rPr>
          <w:rFonts w:hint="eastAsia"/>
          <w:color w:val="000000"/>
          <w:szCs w:val="21"/>
        </w:rPr>
        <w:t>:</w:t>
      </w:r>
      <w:r>
        <w:rPr>
          <w:rFonts w:hint="eastAsia"/>
          <w:color w:val="000000"/>
          <w:szCs w:val="21"/>
        </w:rPr>
        <w:t>胡伯琪</w:t>
      </w:r>
    </w:p>
    <w:p w:rsidR="005C4C4D" w:rsidRDefault="00BE5D16">
      <w:pPr>
        <w:ind w:leftChars="200" w:left="420"/>
        <w:rPr>
          <w:color w:val="000000"/>
          <w:szCs w:val="21"/>
        </w:rPr>
      </w:pPr>
      <w:r>
        <w:rPr>
          <w:rFonts w:hint="eastAsia"/>
          <w:color w:val="000000"/>
          <w:szCs w:val="21"/>
        </w:rPr>
        <w:t>地</w:t>
      </w:r>
      <w:r>
        <w:rPr>
          <w:rFonts w:hint="eastAsia"/>
          <w:color w:val="000000"/>
          <w:szCs w:val="21"/>
        </w:rPr>
        <w:t xml:space="preserve">  </w:t>
      </w:r>
      <w:r>
        <w:rPr>
          <w:rFonts w:hint="eastAsia"/>
          <w:color w:val="000000"/>
          <w:szCs w:val="21"/>
        </w:rPr>
        <w:t>址：宁波市高新区星海南路</w:t>
      </w:r>
      <w:r>
        <w:rPr>
          <w:rFonts w:hint="eastAsia"/>
          <w:color w:val="000000"/>
          <w:szCs w:val="21"/>
        </w:rPr>
        <w:t>36</w:t>
      </w:r>
      <w:r>
        <w:rPr>
          <w:rFonts w:hint="eastAsia"/>
          <w:color w:val="000000"/>
          <w:szCs w:val="21"/>
        </w:rPr>
        <w:t>号</w:t>
      </w:r>
    </w:p>
    <w:p w:rsidR="005C4C4D" w:rsidRDefault="00BE5D16">
      <w:pPr>
        <w:ind w:leftChars="200" w:left="420"/>
        <w:rPr>
          <w:color w:val="000000"/>
          <w:szCs w:val="21"/>
        </w:rPr>
      </w:pPr>
      <w:r>
        <w:rPr>
          <w:rFonts w:hint="eastAsia"/>
          <w:color w:val="000000"/>
          <w:szCs w:val="21"/>
        </w:rPr>
        <w:t>邮</w:t>
      </w:r>
      <w:r>
        <w:rPr>
          <w:rFonts w:hint="eastAsia"/>
          <w:color w:val="000000"/>
          <w:szCs w:val="21"/>
        </w:rPr>
        <w:t xml:space="preserve">  </w:t>
      </w:r>
      <w:r>
        <w:rPr>
          <w:rFonts w:hint="eastAsia"/>
          <w:color w:val="000000"/>
          <w:szCs w:val="21"/>
        </w:rPr>
        <w:t>件：</w:t>
      </w:r>
      <w:r>
        <w:rPr>
          <w:rFonts w:hint="eastAsia"/>
          <w:color w:val="000000"/>
          <w:szCs w:val="21"/>
        </w:rPr>
        <w:t>hubq@izpec.com</w:t>
      </w:r>
    </w:p>
    <w:p w:rsidR="005C4C4D" w:rsidRDefault="00BE5D16">
      <w:pPr>
        <w:ind w:leftChars="200" w:left="420"/>
        <w:rPr>
          <w:color w:val="000000"/>
          <w:szCs w:val="21"/>
        </w:rPr>
      </w:pPr>
      <w:r>
        <w:rPr>
          <w:rFonts w:hint="eastAsia"/>
          <w:color w:val="000000"/>
          <w:szCs w:val="21"/>
        </w:rPr>
        <w:t>电</w:t>
      </w:r>
      <w:r>
        <w:rPr>
          <w:rFonts w:hint="eastAsia"/>
          <w:color w:val="000000"/>
          <w:szCs w:val="21"/>
        </w:rPr>
        <w:t xml:space="preserve">  </w:t>
      </w:r>
      <w:r>
        <w:rPr>
          <w:rFonts w:hint="eastAsia"/>
          <w:color w:val="000000"/>
          <w:szCs w:val="21"/>
        </w:rPr>
        <w:t>话：</w:t>
      </w:r>
      <w:r>
        <w:rPr>
          <w:rFonts w:hint="eastAsia"/>
          <w:color w:val="000000"/>
          <w:szCs w:val="21"/>
        </w:rPr>
        <w:t xml:space="preserve"> 13506842901         </w:t>
      </w:r>
      <w:r>
        <w:rPr>
          <w:rFonts w:hint="eastAsia"/>
          <w:color w:val="000000"/>
          <w:szCs w:val="21"/>
        </w:rPr>
        <w:t>邮</w:t>
      </w:r>
      <w:r>
        <w:rPr>
          <w:rFonts w:hint="eastAsia"/>
          <w:color w:val="000000"/>
          <w:szCs w:val="21"/>
        </w:rPr>
        <w:t xml:space="preserve">  </w:t>
      </w:r>
      <w:r>
        <w:rPr>
          <w:rFonts w:hint="eastAsia"/>
          <w:color w:val="000000"/>
          <w:szCs w:val="21"/>
        </w:rPr>
        <w:t>编：</w:t>
      </w:r>
      <w:r>
        <w:rPr>
          <w:rFonts w:hint="eastAsia"/>
          <w:color w:val="000000"/>
          <w:szCs w:val="21"/>
        </w:rPr>
        <w:t>315000</w:t>
      </w:r>
    </w:p>
    <w:p w:rsidR="005C4C4D" w:rsidRDefault="00BE5D16">
      <w:pPr>
        <w:ind w:leftChars="200" w:left="420"/>
        <w:rPr>
          <w:b/>
          <w:bCs/>
          <w:color w:val="000000"/>
          <w:sz w:val="28"/>
          <w:szCs w:val="28"/>
        </w:rPr>
      </w:pPr>
      <w:r>
        <w:rPr>
          <w:rFonts w:hint="eastAsia"/>
          <w:b/>
          <w:bCs/>
          <w:color w:val="000000"/>
          <w:sz w:val="28"/>
          <w:szCs w:val="28"/>
        </w:rPr>
        <w:t>卖</w:t>
      </w:r>
      <w:r>
        <w:rPr>
          <w:rFonts w:hint="eastAsia"/>
          <w:b/>
          <w:bCs/>
          <w:color w:val="000000"/>
          <w:sz w:val="28"/>
          <w:szCs w:val="28"/>
        </w:rPr>
        <w:t xml:space="preserve"> </w:t>
      </w:r>
      <w:r>
        <w:rPr>
          <w:rFonts w:hint="eastAsia"/>
          <w:b/>
          <w:bCs/>
          <w:color w:val="000000"/>
          <w:sz w:val="28"/>
          <w:szCs w:val="28"/>
        </w:rPr>
        <w:t>方：</w:t>
      </w:r>
      <w:r w:rsidR="00847163">
        <w:rPr>
          <w:rFonts w:hint="eastAsia"/>
          <w:b/>
          <w:bCs/>
          <w:color w:val="000000"/>
          <w:sz w:val="28"/>
          <w:szCs w:val="28"/>
        </w:rPr>
        <w:t>北京凯利安能科技</w:t>
      </w:r>
      <w:r>
        <w:rPr>
          <w:rFonts w:hint="eastAsia"/>
          <w:b/>
          <w:bCs/>
          <w:color w:val="000000"/>
          <w:sz w:val="28"/>
          <w:szCs w:val="28"/>
        </w:rPr>
        <w:t>有限公司</w:t>
      </w:r>
    </w:p>
    <w:p w:rsidR="005C4C4D" w:rsidRDefault="00BE5D16">
      <w:pPr>
        <w:spacing w:line="360" w:lineRule="auto"/>
        <w:ind w:leftChars="200" w:left="420"/>
        <w:rPr>
          <w:color w:val="000000"/>
          <w:szCs w:val="21"/>
        </w:rPr>
      </w:pPr>
      <w:r>
        <w:rPr>
          <w:rFonts w:hint="eastAsia"/>
          <w:color w:val="000000"/>
          <w:szCs w:val="21"/>
        </w:rPr>
        <w:t>联系人：魏桃树</w:t>
      </w:r>
    </w:p>
    <w:p w:rsidR="005C4C4D" w:rsidRDefault="00BE5D16">
      <w:pPr>
        <w:spacing w:line="360" w:lineRule="auto"/>
        <w:ind w:leftChars="200" w:left="420"/>
        <w:rPr>
          <w:color w:val="000000"/>
          <w:szCs w:val="21"/>
        </w:rPr>
      </w:pPr>
      <w:r>
        <w:rPr>
          <w:rFonts w:hint="eastAsia"/>
          <w:color w:val="000000"/>
          <w:szCs w:val="21"/>
        </w:rPr>
        <w:t>地</w:t>
      </w:r>
      <w:r>
        <w:rPr>
          <w:rFonts w:hint="eastAsia"/>
          <w:color w:val="000000"/>
          <w:szCs w:val="21"/>
        </w:rPr>
        <w:t xml:space="preserve">  </w:t>
      </w:r>
      <w:r>
        <w:rPr>
          <w:rFonts w:hint="eastAsia"/>
          <w:color w:val="000000"/>
          <w:szCs w:val="21"/>
        </w:rPr>
        <w:t>址：</w:t>
      </w:r>
      <w:r>
        <w:rPr>
          <w:rFonts w:cs="Arial" w:hint="eastAsia"/>
          <w:bCs/>
          <w:color w:val="000000"/>
          <w:szCs w:val="21"/>
        </w:rPr>
        <w:t>北京市石景山区实兴大街</w:t>
      </w:r>
      <w:r>
        <w:rPr>
          <w:rFonts w:cs="Arial" w:hint="eastAsia"/>
          <w:bCs/>
          <w:color w:val="000000"/>
          <w:szCs w:val="21"/>
        </w:rPr>
        <w:t>11</w:t>
      </w:r>
      <w:r>
        <w:rPr>
          <w:rFonts w:cs="Arial" w:hint="eastAsia"/>
          <w:bCs/>
          <w:color w:val="000000"/>
          <w:szCs w:val="21"/>
        </w:rPr>
        <w:t>号</w:t>
      </w:r>
    </w:p>
    <w:p w:rsidR="005C4C4D" w:rsidRDefault="00BE5D16">
      <w:pPr>
        <w:spacing w:line="360" w:lineRule="auto"/>
        <w:ind w:leftChars="200" w:left="420"/>
        <w:rPr>
          <w:color w:val="000000"/>
          <w:szCs w:val="21"/>
        </w:rPr>
      </w:pPr>
      <w:r>
        <w:rPr>
          <w:rFonts w:hint="eastAsia"/>
          <w:color w:val="000000"/>
          <w:szCs w:val="21"/>
        </w:rPr>
        <w:t>邮</w:t>
      </w:r>
      <w:r>
        <w:rPr>
          <w:rFonts w:hint="eastAsia"/>
          <w:color w:val="000000"/>
          <w:szCs w:val="21"/>
        </w:rPr>
        <w:t xml:space="preserve">  </w:t>
      </w:r>
      <w:r>
        <w:rPr>
          <w:rFonts w:hint="eastAsia"/>
          <w:color w:val="000000"/>
          <w:szCs w:val="21"/>
        </w:rPr>
        <w:t>件：</w:t>
      </w:r>
      <w:r w:rsidR="00847163">
        <w:rPr>
          <w:rFonts w:cs="Arial" w:hint="eastAsia"/>
          <w:bCs/>
          <w:color w:val="000000"/>
          <w:szCs w:val="21"/>
        </w:rPr>
        <w:t>peterweits@163.com</w:t>
      </w:r>
    </w:p>
    <w:p w:rsidR="005C4C4D" w:rsidRDefault="00BE5D16">
      <w:pPr>
        <w:spacing w:line="360" w:lineRule="auto"/>
        <w:ind w:leftChars="200" w:left="420"/>
        <w:rPr>
          <w:szCs w:val="21"/>
        </w:rPr>
      </w:pPr>
      <w:r>
        <w:rPr>
          <w:rFonts w:hint="eastAsia"/>
          <w:color w:val="000000"/>
          <w:szCs w:val="21"/>
        </w:rPr>
        <w:t>电</w:t>
      </w:r>
      <w:r>
        <w:rPr>
          <w:rFonts w:hint="eastAsia"/>
          <w:color w:val="000000"/>
          <w:szCs w:val="21"/>
        </w:rPr>
        <w:t xml:space="preserve">  </w:t>
      </w:r>
      <w:r>
        <w:rPr>
          <w:rFonts w:hint="eastAsia"/>
          <w:color w:val="000000"/>
          <w:szCs w:val="21"/>
        </w:rPr>
        <w:t>话：</w:t>
      </w:r>
      <w:r>
        <w:rPr>
          <w:rFonts w:cs="Arial"/>
          <w:bCs/>
          <w:color w:val="000000"/>
          <w:szCs w:val="21"/>
        </w:rPr>
        <w:t>18511751428</w:t>
      </w:r>
      <w:r>
        <w:rPr>
          <w:rFonts w:hint="eastAsia"/>
          <w:color w:val="000000"/>
          <w:szCs w:val="21"/>
        </w:rPr>
        <w:t xml:space="preserve">    </w:t>
      </w:r>
      <w:r>
        <w:rPr>
          <w:rFonts w:hint="eastAsia"/>
          <w:color w:val="000000"/>
          <w:szCs w:val="21"/>
        </w:rPr>
        <w:t>传</w:t>
      </w:r>
      <w:r>
        <w:rPr>
          <w:rFonts w:hint="eastAsia"/>
          <w:color w:val="000000"/>
          <w:szCs w:val="21"/>
        </w:rPr>
        <w:t xml:space="preserve">  </w:t>
      </w:r>
      <w:r>
        <w:rPr>
          <w:rFonts w:hint="eastAsia"/>
          <w:color w:val="000000"/>
          <w:szCs w:val="21"/>
        </w:rPr>
        <w:t>真：</w:t>
      </w:r>
      <w:r>
        <w:rPr>
          <w:szCs w:val="21"/>
        </w:rPr>
        <w:t>010-</w:t>
      </w:r>
      <w:r>
        <w:rPr>
          <w:rFonts w:hint="eastAsia"/>
          <w:szCs w:val="21"/>
        </w:rPr>
        <w:t>88793857</w:t>
      </w:r>
      <w:r>
        <w:rPr>
          <w:rFonts w:hint="eastAsia"/>
          <w:color w:val="000000"/>
          <w:szCs w:val="21"/>
        </w:rPr>
        <w:t xml:space="preserve"> </w:t>
      </w:r>
      <w:r>
        <w:rPr>
          <w:color w:val="000000"/>
          <w:szCs w:val="21"/>
        </w:rPr>
        <w:t xml:space="preserve">  </w:t>
      </w:r>
      <w:r>
        <w:rPr>
          <w:rFonts w:hint="eastAsia"/>
          <w:color w:val="000000"/>
          <w:szCs w:val="21"/>
        </w:rPr>
        <w:t>邮</w:t>
      </w:r>
      <w:r>
        <w:rPr>
          <w:rFonts w:hint="eastAsia"/>
          <w:color w:val="000000"/>
          <w:szCs w:val="21"/>
        </w:rPr>
        <w:t xml:space="preserve">  </w:t>
      </w:r>
      <w:r>
        <w:rPr>
          <w:rFonts w:hint="eastAsia"/>
          <w:color w:val="000000"/>
          <w:szCs w:val="21"/>
        </w:rPr>
        <w:t>编：</w:t>
      </w:r>
      <w:r>
        <w:rPr>
          <w:szCs w:val="21"/>
        </w:rPr>
        <w:t>100041</w:t>
      </w:r>
    </w:p>
    <w:p w:rsidR="005C4C4D" w:rsidRDefault="005C4C4D">
      <w:pPr>
        <w:spacing w:line="360" w:lineRule="auto"/>
        <w:rPr>
          <w:szCs w:val="21"/>
        </w:rPr>
      </w:pPr>
    </w:p>
    <w:p w:rsidR="005C4C4D" w:rsidRDefault="005C4C4D"/>
    <w:p w:rsidR="005C4C4D" w:rsidRDefault="005C4C4D"/>
    <w:p w:rsidR="005C4C4D" w:rsidRDefault="005C4C4D"/>
    <w:p w:rsidR="005C4C4D" w:rsidRDefault="005C4C4D"/>
    <w:p w:rsidR="005C4C4D" w:rsidRDefault="005C4C4D"/>
    <w:p w:rsidR="005C4C4D" w:rsidRDefault="005C4C4D"/>
    <w:p w:rsidR="005C4C4D" w:rsidRDefault="005C4C4D"/>
    <w:p w:rsidR="005C4C4D" w:rsidRDefault="005C4C4D"/>
    <w:p w:rsidR="005C4C4D" w:rsidRDefault="005C4C4D"/>
    <w:p w:rsidR="005C4C4D" w:rsidRDefault="005C4C4D"/>
    <w:p w:rsidR="005C4C4D" w:rsidRDefault="005C4C4D"/>
    <w:p w:rsidR="005C4C4D" w:rsidRDefault="005C4C4D"/>
    <w:p w:rsidR="005C4C4D" w:rsidRDefault="005C4C4D"/>
    <w:p w:rsidR="005C4C4D" w:rsidRDefault="005C4C4D"/>
    <w:p w:rsidR="005C4C4D" w:rsidRDefault="005C4C4D"/>
    <w:p w:rsidR="005C4C4D" w:rsidRDefault="005C4C4D"/>
    <w:p w:rsidR="005C4C4D" w:rsidRDefault="005C4C4D"/>
    <w:p w:rsidR="005C4C4D" w:rsidRDefault="00BE5D16" w:rsidP="00D5309E">
      <w:pPr>
        <w:pStyle w:val="Heading1"/>
        <w:numPr>
          <w:ilvl w:val="0"/>
          <w:numId w:val="1"/>
        </w:numPr>
        <w:tabs>
          <w:tab w:val="left" w:pos="864"/>
        </w:tabs>
      </w:pPr>
      <w:bookmarkStart w:id="568" w:name="_Toc493789838"/>
      <w:bookmarkStart w:id="569" w:name="_Toc324951701"/>
      <w:r>
        <w:rPr>
          <w:rFonts w:hint="eastAsia"/>
        </w:rPr>
        <w:lastRenderedPageBreak/>
        <w:t>其它</w:t>
      </w:r>
      <w:bookmarkEnd w:id="568"/>
    </w:p>
    <w:p w:rsidR="00847163" w:rsidRPr="00C01BEC" w:rsidRDefault="00847163" w:rsidP="00847163">
      <w:pPr>
        <w:pStyle w:val="Heading2"/>
        <w:numPr>
          <w:ilvl w:val="1"/>
          <w:numId w:val="0"/>
        </w:numPr>
        <w:tabs>
          <w:tab w:val="num" w:pos="576"/>
        </w:tabs>
        <w:adjustRightInd/>
        <w:spacing w:before="31" w:after="31" w:line="416" w:lineRule="auto"/>
        <w:ind w:left="576" w:hanging="576"/>
        <w:jc w:val="both"/>
        <w:textAlignment w:val="auto"/>
        <w:rPr>
          <w:b w:val="0"/>
        </w:rPr>
      </w:pPr>
      <w:bookmarkStart w:id="570" w:name="_Toc429841424"/>
      <w:bookmarkStart w:id="571" w:name="_Toc493789839"/>
      <w:r>
        <w:t xml:space="preserve">13.1 </w:t>
      </w:r>
      <w:r w:rsidR="00843572">
        <w:rPr>
          <w:rFonts w:hint="eastAsia"/>
        </w:rPr>
        <w:t>原油快评</w:t>
      </w:r>
      <w:r w:rsidR="00435D21">
        <w:rPr>
          <w:rFonts w:hint="eastAsia"/>
        </w:rPr>
        <w:t>系统</w:t>
      </w:r>
      <w:r w:rsidR="00843572">
        <w:rPr>
          <w:rFonts w:hint="eastAsia"/>
        </w:rPr>
        <w:t>方案</w:t>
      </w:r>
      <w:r w:rsidRPr="00C01BEC">
        <w:rPr>
          <w:rFonts w:hint="eastAsia"/>
        </w:rPr>
        <w:t>目的</w:t>
      </w:r>
      <w:bookmarkEnd w:id="570"/>
      <w:bookmarkEnd w:id="571"/>
    </w:p>
    <w:p w:rsidR="008E7446" w:rsidRDefault="008E7446" w:rsidP="00847163">
      <w:pPr>
        <w:pStyle w:val="10"/>
        <w:spacing w:line="360" w:lineRule="auto"/>
        <w:ind w:firstLineChars="200" w:firstLine="480"/>
        <w:rPr>
          <w:snapToGrid w:val="0"/>
        </w:rPr>
      </w:pPr>
      <w:r>
        <w:rPr>
          <w:rFonts w:hint="eastAsia"/>
          <w:snapToGrid w:val="0"/>
        </w:rPr>
        <w:t>原油快评系统方案的建设目标是为原油罐区的原油性质能够在短时间内，实现快速化验检测提供一种手段，为保证装置的安全生产，提供稳定的原油原料。支持罐区原油品种的频繁变化，为实现炼油工艺生产装置的复杂排产计划提供分析依据，以提高炼油单元生产装置的的操作灵活性。形成对原油有效的计划管理和生产目标、原油库存的精确控制。并为生产装置提供有效的原料保证，减少能源消耗和保证高附加值产品的收率。</w:t>
      </w:r>
    </w:p>
    <w:p w:rsidR="00847163" w:rsidRPr="00C01BEC" w:rsidRDefault="00847163" w:rsidP="00847163">
      <w:pPr>
        <w:pStyle w:val="Heading2"/>
        <w:numPr>
          <w:ilvl w:val="1"/>
          <w:numId w:val="0"/>
        </w:numPr>
        <w:tabs>
          <w:tab w:val="num" w:pos="576"/>
        </w:tabs>
        <w:adjustRightInd/>
        <w:spacing w:before="31" w:after="31" w:line="416" w:lineRule="auto"/>
        <w:ind w:left="576" w:hanging="576"/>
        <w:jc w:val="both"/>
        <w:textAlignment w:val="auto"/>
        <w:rPr>
          <w:b w:val="0"/>
        </w:rPr>
      </w:pPr>
      <w:bookmarkStart w:id="572" w:name="_Toc415138318"/>
      <w:bookmarkStart w:id="573" w:name="_Toc429841425"/>
      <w:bookmarkStart w:id="574" w:name="_Toc493789840"/>
      <w:r>
        <w:t xml:space="preserve">13.2 </w:t>
      </w:r>
      <w:r w:rsidRPr="00C01BEC">
        <w:rPr>
          <w:rFonts w:hint="eastAsia"/>
        </w:rPr>
        <w:t>编制依据</w:t>
      </w:r>
      <w:bookmarkStart w:id="575" w:name="_Toc414969768"/>
      <w:bookmarkEnd w:id="572"/>
      <w:bookmarkEnd w:id="573"/>
      <w:bookmarkEnd w:id="574"/>
    </w:p>
    <w:p w:rsidR="00847163" w:rsidRPr="00CE50F8" w:rsidRDefault="00847163" w:rsidP="00847163">
      <w:pPr>
        <w:spacing w:before="31" w:after="31"/>
        <w:ind w:firstLine="420"/>
        <w:rPr>
          <w:rFonts w:ascii="宋体" w:hAnsi="宋体"/>
          <w:color w:val="FF0000"/>
          <w:sz w:val="24"/>
        </w:rPr>
      </w:pPr>
      <w:r w:rsidRPr="00CE50F8">
        <w:rPr>
          <w:color w:val="FF0000"/>
        </w:rPr>
        <w:t> </w:t>
      </w:r>
      <w:r w:rsidRPr="00CE50F8">
        <w:rPr>
          <w:rFonts w:hint="eastAsia"/>
          <w:color w:val="FF0000"/>
        </w:rPr>
        <w:t>《</w:t>
      </w:r>
      <w:r w:rsidR="00CE50F8" w:rsidRPr="00CE50F8">
        <w:rPr>
          <w:rFonts w:hint="eastAsia"/>
          <w:color w:val="FF0000"/>
        </w:rPr>
        <w:t>原油快速评价系统技术规格书</w:t>
      </w:r>
      <w:r w:rsidRPr="00CE50F8">
        <w:rPr>
          <w:rFonts w:ascii="宋体" w:hAnsi="宋体" w:hint="eastAsia"/>
          <w:color w:val="FF0000"/>
          <w:sz w:val="24"/>
        </w:rPr>
        <w:t>》</w:t>
      </w:r>
    </w:p>
    <w:p w:rsidR="00847163" w:rsidRPr="00CE50F8" w:rsidRDefault="00847163" w:rsidP="00496D45">
      <w:pPr>
        <w:pStyle w:val="Heading3"/>
        <w:numPr>
          <w:ilvl w:val="2"/>
          <w:numId w:val="0"/>
        </w:numPr>
        <w:adjustRightInd/>
        <w:spacing w:beforeLines="10" w:before="31" w:afterLines="10" w:after="31" w:line="360" w:lineRule="auto"/>
        <w:jc w:val="both"/>
        <w:textAlignment w:val="auto"/>
        <w:rPr>
          <w:szCs w:val="28"/>
        </w:rPr>
      </w:pPr>
      <w:bookmarkStart w:id="576" w:name="_Toc429841426"/>
      <w:bookmarkStart w:id="577" w:name="_Toc493789841"/>
      <w:r w:rsidRPr="00CE50F8">
        <w:rPr>
          <w:szCs w:val="28"/>
        </w:rPr>
        <w:t xml:space="preserve">13.3 </w:t>
      </w:r>
      <w:r w:rsidRPr="00CE50F8">
        <w:rPr>
          <w:rFonts w:hint="eastAsia"/>
          <w:szCs w:val="28"/>
        </w:rPr>
        <w:t>设计原则</w:t>
      </w:r>
      <w:bookmarkEnd w:id="575"/>
      <w:bookmarkEnd w:id="576"/>
      <w:bookmarkEnd w:id="577"/>
    </w:p>
    <w:p w:rsidR="00847163" w:rsidRPr="006E6FAD" w:rsidRDefault="00847163" w:rsidP="00847163">
      <w:pPr>
        <w:spacing w:before="31" w:after="31" w:line="360" w:lineRule="auto"/>
        <w:ind w:firstLineChars="250" w:firstLine="600"/>
        <w:rPr>
          <w:rFonts w:ascii="宋体" w:hAnsi="宋体"/>
          <w:sz w:val="24"/>
        </w:rPr>
      </w:pPr>
      <w:r w:rsidRPr="006E6FAD">
        <w:rPr>
          <w:rFonts w:ascii="宋体" w:hAnsi="宋体" w:hint="eastAsia"/>
          <w:sz w:val="24"/>
        </w:rPr>
        <w:t>系统</w:t>
      </w:r>
      <w:r>
        <w:rPr>
          <w:rFonts w:ascii="宋体" w:hAnsi="宋体" w:hint="eastAsia"/>
          <w:sz w:val="24"/>
        </w:rPr>
        <w:t>方案</w:t>
      </w:r>
      <w:r w:rsidRPr="006E6FAD">
        <w:rPr>
          <w:rFonts w:ascii="宋体" w:hAnsi="宋体" w:hint="eastAsia"/>
          <w:sz w:val="24"/>
        </w:rPr>
        <w:t>设计原则遵循ISO 9000、ISO/IEC 17025、GLP、GMP、GALP等实验室管理规范。</w:t>
      </w:r>
    </w:p>
    <w:p w:rsidR="00847163" w:rsidRPr="00541426" w:rsidRDefault="00847163" w:rsidP="00496D45">
      <w:pPr>
        <w:pStyle w:val="Heading3"/>
        <w:numPr>
          <w:ilvl w:val="2"/>
          <w:numId w:val="0"/>
        </w:numPr>
        <w:adjustRightInd/>
        <w:spacing w:beforeLines="10" w:before="31" w:afterLines="10" w:after="31" w:line="360" w:lineRule="auto"/>
        <w:jc w:val="both"/>
        <w:textAlignment w:val="auto"/>
        <w:rPr>
          <w:szCs w:val="28"/>
        </w:rPr>
      </w:pPr>
      <w:bookmarkStart w:id="578" w:name="_Toc401826731"/>
      <w:bookmarkStart w:id="579" w:name="_Toc401910730"/>
      <w:bookmarkStart w:id="580" w:name="_Toc414969770"/>
      <w:bookmarkStart w:id="581" w:name="_Toc429841428"/>
      <w:bookmarkStart w:id="582" w:name="_Toc493789842"/>
      <w:r>
        <w:rPr>
          <w:szCs w:val="28"/>
        </w:rPr>
        <w:t>13.</w:t>
      </w:r>
      <w:r w:rsidR="00CE50F8">
        <w:rPr>
          <w:rFonts w:hint="eastAsia"/>
          <w:szCs w:val="28"/>
        </w:rPr>
        <w:t>4</w:t>
      </w:r>
      <w:r>
        <w:rPr>
          <w:szCs w:val="28"/>
        </w:rPr>
        <w:t xml:space="preserve"> </w:t>
      </w:r>
      <w:r w:rsidRPr="00541426">
        <w:rPr>
          <w:rFonts w:hint="eastAsia"/>
          <w:szCs w:val="28"/>
        </w:rPr>
        <w:t>行业标准</w:t>
      </w:r>
      <w:bookmarkEnd w:id="578"/>
      <w:bookmarkEnd w:id="579"/>
      <w:bookmarkEnd w:id="580"/>
      <w:bookmarkEnd w:id="581"/>
      <w:bookmarkEnd w:id="582"/>
    </w:p>
    <w:p w:rsidR="00847163" w:rsidRPr="006E6FAD" w:rsidRDefault="00847163" w:rsidP="00847163">
      <w:pPr>
        <w:pStyle w:val="NormalIndent"/>
        <w:adjustRightInd w:val="0"/>
        <w:snapToGrid w:val="0"/>
        <w:ind w:leftChars="300" w:left="630" w:firstLine="0"/>
        <w:rPr>
          <w:rFonts w:hAnsi="宋体" w:cs="Arial Unicode MS"/>
          <w:szCs w:val="24"/>
        </w:rPr>
      </w:pPr>
      <w:r w:rsidRPr="006E6FAD">
        <w:rPr>
          <w:rFonts w:hAnsi="宋体" w:cs="Arial Unicode MS"/>
          <w:szCs w:val="24"/>
        </w:rPr>
        <w:t xml:space="preserve">GB/T 1526-1989　</w:t>
      </w:r>
      <w:r>
        <w:rPr>
          <w:rFonts w:hAnsi="宋体" w:cs="Arial Unicode MS" w:hint="eastAsia"/>
          <w:szCs w:val="24"/>
        </w:rPr>
        <w:t>《</w:t>
      </w:r>
      <w:r w:rsidRPr="006E6FAD">
        <w:rPr>
          <w:rFonts w:hAnsi="宋体" w:cs="Arial Unicode MS"/>
          <w:szCs w:val="24"/>
        </w:rPr>
        <w:t>信息处理—数据流程图、程序流程图、系统流程图、程序网络图和系统资源图的文件编制符号及约定</w:t>
      </w:r>
      <w:r>
        <w:rPr>
          <w:rFonts w:hAnsi="宋体" w:cs="Arial Unicode MS" w:hint="eastAsia"/>
          <w:szCs w:val="24"/>
        </w:rPr>
        <w:t>》</w:t>
      </w:r>
    </w:p>
    <w:p w:rsidR="00847163" w:rsidRPr="006E6FAD" w:rsidRDefault="00847163" w:rsidP="00847163">
      <w:pPr>
        <w:pStyle w:val="NormalIndent"/>
        <w:adjustRightInd w:val="0"/>
        <w:snapToGrid w:val="0"/>
        <w:ind w:leftChars="300" w:left="630" w:firstLine="0"/>
        <w:rPr>
          <w:rFonts w:hAnsi="宋体" w:cs="Arial Unicode MS"/>
          <w:szCs w:val="24"/>
        </w:rPr>
      </w:pPr>
      <w:r w:rsidRPr="006E6FAD">
        <w:rPr>
          <w:rFonts w:hAnsi="宋体" w:cs="Arial Unicode MS"/>
          <w:szCs w:val="24"/>
        </w:rPr>
        <w:t xml:space="preserve">GB/T 15538-1995　</w:t>
      </w:r>
      <w:r>
        <w:rPr>
          <w:rFonts w:hAnsi="宋体" w:cs="Arial Unicode MS" w:hint="eastAsia"/>
          <w:szCs w:val="24"/>
        </w:rPr>
        <w:t>《</w:t>
      </w:r>
      <w:r w:rsidRPr="006E6FAD">
        <w:rPr>
          <w:rFonts w:hAnsi="宋体" w:cs="Arial Unicode MS"/>
          <w:szCs w:val="24"/>
        </w:rPr>
        <w:t>软件工程标准分类法</w:t>
      </w:r>
      <w:r>
        <w:rPr>
          <w:rFonts w:hAnsi="宋体" w:cs="Arial Unicode MS" w:hint="eastAsia"/>
          <w:szCs w:val="24"/>
        </w:rPr>
        <w:t>》</w:t>
      </w:r>
    </w:p>
    <w:p w:rsidR="00847163" w:rsidRPr="006E6FAD" w:rsidRDefault="00847163" w:rsidP="00847163">
      <w:pPr>
        <w:pStyle w:val="NormalIndent"/>
        <w:adjustRightInd w:val="0"/>
        <w:snapToGrid w:val="0"/>
        <w:ind w:leftChars="300" w:left="630" w:firstLine="0"/>
        <w:rPr>
          <w:rFonts w:hAnsi="宋体" w:cs="Arial Unicode MS"/>
          <w:szCs w:val="24"/>
        </w:rPr>
      </w:pPr>
      <w:r w:rsidRPr="006E6FAD">
        <w:rPr>
          <w:rFonts w:hAnsi="宋体" w:cs="Arial Unicode MS"/>
          <w:szCs w:val="24"/>
        </w:rPr>
        <w:t xml:space="preserve">GB/T 15532-2008　</w:t>
      </w:r>
      <w:r>
        <w:rPr>
          <w:rFonts w:hAnsi="宋体" w:cs="Arial Unicode MS" w:hint="eastAsia"/>
          <w:szCs w:val="24"/>
        </w:rPr>
        <w:t>《</w:t>
      </w:r>
      <w:r w:rsidRPr="006E6FAD">
        <w:rPr>
          <w:rFonts w:hAnsi="宋体" w:cs="Arial Unicode MS"/>
          <w:szCs w:val="24"/>
        </w:rPr>
        <w:t>计算机软件测试规范</w:t>
      </w:r>
      <w:r>
        <w:rPr>
          <w:rFonts w:hAnsi="宋体" w:cs="Arial Unicode MS" w:hint="eastAsia"/>
          <w:szCs w:val="24"/>
        </w:rPr>
        <w:t>》</w:t>
      </w:r>
    </w:p>
    <w:p w:rsidR="00847163" w:rsidRPr="006E6FAD" w:rsidRDefault="00847163" w:rsidP="00847163">
      <w:pPr>
        <w:pStyle w:val="NormalIndent"/>
        <w:adjustRightInd w:val="0"/>
        <w:snapToGrid w:val="0"/>
        <w:ind w:leftChars="300" w:left="630" w:firstLine="0"/>
        <w:rPr>
          <w:rFonts w:hAnsi="宋体" w:cs="Arial Unicode MS"/>
          <w:szCs w:val="24"/>
        </w:rPr>
      </w:pPr>
      <w:r w:rsidRPr="006E6FAD">
        <w:rPr>
          <w:rFonts w:hAnsi="宋体" w:cs="Arial Unicode MS"/>
          <w:szCs w:val="24"/>
        </w:rPr>
        <w:t xml:space="preserve">GB/T 14079-1993　</w:t>
      </w:r>
      <w:r>
        <w:rPr>
          <w:rFonts w:hAnsi="宋体" w:cs="Arial Unicode MS" w:hint="eastAsia"/>
          <w:szCs w:val="24"/>
        </w:rPr>
        <w:t>《</w:t>
      </w:r>
      <w:r w:rsidRPr="006E6FAD">
        <w:rPr>
          <w:rFonts w:hAnsi="宋体" w:cs="Arial Unicode MS"/>
          <w:szCs w:val="24"/>
        </w:rPr>
        <w:t>软件维护指南</w:t>
      </w:r>
      <w:r>
        <w:rPr>
          <w:rFonts w:hAnsi="宋体" w:cs="Arial Unicode MS" w:hint="eastAsia"/>
          <w:szCs w:val="24"/>
        </w:rPr>
        <w:t>》</w:t>
      </w:r>
    </w:p>
    <w:p w:rsidR="00847163" w:rsidRPr="006E6FAD" w:rsidRDefault="00847163" w:rsidP="00847163">
      <w:pPr>
        <w:pStyle w:val="NormalIndent"/>
        <w:adjustRightInd w:val="0"/>
        <w:snapToGrid w:val="0"/>
        <w:ind w:leftChars="300" w:left="630" w:firstLine="0"/>
        <w:rPr>
          <w:rFonts w:hAnsi="宋体" w:cs="Arial Unicode MS"/>
          <w:szCs w:val="24"/>
        </w:rPr>
      </w:pPr>
      <w:r w:rsidRPr="006E6FAD">
        <w:rPr>
          <w:rFonts w:hAnsi="宋体" w:cs="Arial Unicode MS"/>
          <w:szCs w:val="24"/>
        </w:rPr>
        <w:t xml:space="preserve">GB/T 8567-2006　</w:t>
      </w:r>
      <w:r>
        <w:rPr>
          <w:rFonts w:hAnsi="宋体" w:cs="Arial Unicode MS" w:hint="eastAsia"/>
          <w:szCs w:val="24"/>
        </w:rPr>
        <w:t>《</w:t>
      </w:r>
      <w:r w:rsidRPr="006E6FAD">
        <w:rPr>
          <w:rFonts w:hAnsi="宋体" w:cs="Arial Unicode MS"/>
          <w:szCs w:val="24"/>
        </w:rPr>
        <w:t>计算机软件文档</w:t>
      </w:r>
      <w:r>
        <w:rPr>
          <w:rFonts w:hAnsi="宋体" w:cs="Arial Unicode MS" w:hint="eastAsia"/>
          <w:szCs w:val="24"/>
        </w:rPr>
        <w:t>》</w:t>
      </w:r>
    </w:p>
    <w:p w:rsidR="00847163" w:rsidRDefault="00847163" w:rsidP="00847163">
      <w:pPr>
        <w:pStyle w:val="NormalIndent"/>
        <w:adjustRightInd w:val="0"/>
        <w:snapToGrid w:val="0"/>
        <w:ind w:leftChars="300" w:left="630" w:firstLine="0"/>
        <w:rPr>
          <w:szCs w:val="24"/>
        </w:rPr>
      </w:pPr>
      <w:r w:rsidRPr="005E4E53">
        <w:rPr>
          <w:rFonts w:hAnsi="宋体" w:cs="Arial Unicode MS"/>
          <w:szCs w:val="24"/>
        </w:rPr>
        <w:t>GB</w:t>
      </w:r>
      <w:r w:rsidRPr="006E6FAD">
        <w:rPr>
          <w:rFonts w:hAnsi="宋体" w:cs="Arial Unicode MS"/>
        </w:rPr>
        <w:t xml:space="preserve">/T 12504-1990　</w:t>
      </w:r>
      <w:r>
        <w:rPr>
          <w:rFonts w:hAnsi="宋体" w:cs="Arial Unicode MS" w:hint="eastAsia"/>
        </w:rPr>
        <w:t>《</w:t>
      </w:r>
      <w:r w:rsidRPr="006E6FAD">
        <w:rPr>
          <w:rFonts w:hAnsi="宋体" w:cs="Arial Unicode MS"/>
        </w:rPr>
        <w:t>计算机软件质量保证计划规范</w:t>
      </w:r>
      <w:r>
        <w:rPr>
          <w:rFonts w:hint="eastAsia"/>
          <w:szCs w:val="24"/>
        </w:rPr>
        <w:t>》</w:t>
      </w:r>
    </w:p>
    <w:p w:rsidR="00435D21" w:rsidRPr="00435D21" w:rsidRDefault="00435D21" w:rsidP="00435D21">
      <w:pPr>
        <w:pStyle w:val="NormalIndent"/>
        <w:adjustRightInd w:val="0"/>
        <w:snapToGrid w:val="0"/>
        <w:ind w:leftChars="300" w:left="630" w:firstLine="0"/>
        <w:rPr>
          <w:rFonts w:hAnsi="宋体" w:cs="Arial Unicode MS"/>
          <w:szCs w:val="24"/>
        </w:rPr>
      </w:pPr>
      <w:r w:rsidRPr="00435D21">
        <w:rPr>
          <w:rFonts w:hAnsi="宋体" w:cs="Arial Unicode MS"/>
          <w:szCs w:val="24"/>
        </w:rPr>
        <w:t>GB/T17040-2008</w:t>
      </w:r>
      <w:r>
        <w:rPr>
          <w:rFonts w:hAnsi="宋体" w:cs="Arial Unicode MS" w:hint="eastAsia"/>
          <w:szCs w:val="24"/>
        </w:rPr>
        <w:t xml:space="preserve">　</w:t>
      </w:r>
      <w:r w:rsidRPr="00435D21">
        <w:rPr>
          <w:rFonts w:hAnsi="宋体" w:cs="Arial Unicode MS" w:hint="eastAsia"/>
          <w:szCs w:val="24"/>
        </w:rPr>
        <w:t>《石油产品硫含量测定法（能量色散</w:t>
      </w:r>
      <w:r w:rsidRPr="00435D21">
        <w:rPr>
          <w:rFonts w:hAnsi="宋体" w:cs="Arial Unicode MS"/>
          <w:szCs w:val="24"/>
        </w:rPr>
        <w:t>X</w:t>
      </w:r>
      <w:r w:rsidRPr="00435D21">
        <w:rPr>
          <w:rFonts w:hAnsi="宋体" w:cs="Arial Unicode MS" w:hint="eastAsia"/>
          <w:szCs w:val="24"/>
        </w:rPr>
        <w:t>射线荧光光谱法）》</w:t>
      </w:r>
    </w:p>
    <w:p w:rsidR="00435D21" w:rsidRPr="00435D21" w:rsidRDefault="00435D21" w:rsidP="00435D21">
      <w:pPr>
        <w:pStyle w:val="NormalIndent"/>
        <w:adjustRightInd w:val="0"/>
        <w:snapToGrid w:val="0"/>
        <w:ind w:leftChars="300" w:left="630" w:firstLine="0"/>
        <w:rPr>
          <w:rFonts w:hAnsi="宋体" w:cs="Arial Unicode MS"/>
          <w:szCs w:val="24"/>
        </w:rPr>
      </w:pPr>
      <w:r w:rsidRPr="00435D21">
        <w:rPr>
          <w:rFonts w:hAnsi="宋体" w:cs="Arial Unicode MS"/>
          <w:szCs w:val="24"/>
        </w:rPr>
        <w:t>GB/T8929-2006</w:t>
      </w:r>
      <w:r>
        <w:rPr>
          <w:rFonts w:hAnsi="宋体" w:cs="Arial Unicode MS" w:hint="eastAsia"/>
          <w:szCs w:val="24"/>
        </w:rPr>
        <w:t xml:space="preserve">　</w:t>
      </w:r>
      <w:r w:rsidRPr="00435D21">
        <w:rPr>
          <w:rFonts w:hAnsi="宋体" w:cs="Arial Unicode MS" w:hint="eastAsia"/>
          <w:szCs w:val="24"/>
        </w:rPr>
        <w:t>《原油水含量的测定</w:t>
      </w:r>
      <w:r w:rsidRPr="00435D21">
        <w:rPr>
          <w:rFonts w:hAnsi="宋体" w:cs="Arial Unicode MS"/>
          <w:szCs w:val="24"/>
        </w:rPr>
        <w:t>(</w:t>
      </w:r>
      <w:r w:rsidRPr="00435D21">
        <w:rPr>
          <w:rFonts w:hAnsi="宋体" w:cs="Arial Unicode MS" w:hint="eastAsia"/>
          <w:szCs w:val="24"/>
        </w:rPr>
        <w:t>蒸馏法</w:t>
      </w:r>
      <w:r w:rsidRPr="00435D21">
        <w:rPr>
          <w:rFonts w:hAnsi="宋体" w:cs="Arial Unicode MS"/>
          <w:szCs w:val="24"/>
        </w:rPr>
        <w:t>)</w:t>
      </w:r>
      <w:r w:rsidRPr="00435D21">
        <w:rPr>
          <w:rFonts w:hAnsi="宋体" w:cs="Arial Unicode MS" w:hint="eastAsia"/>
          <w:szCs w:val="24"/>
        </w:rPr>
        <w:t>》</w:t>
      </w:r>
    </w:p>
    <w:p w:rsidR="00435D21" w:rsidRPr="00435D21" w:rsidRDefault="00435D21" w:rsidP="00435D21">
      <w:pPr>
        <w:pStyle w:val="NormalIndent"/>
        <w:adjustRightInd w:val="0"/>
        <w:snapToGrid w:val="0"/>
        <w:ind w:leftChars="300" w:left="630" w:firstLine="0"/>
        <w:rPr>
          <w:rFonts w:hAnsi="宋体" w:cs="Arial Unicode MS"/>
          <w:szCs w:val="24"/>
        </w:rPr>
      </w:pPr>
      <w:r w:rsidRPr="00435D21">
        <w:rPr>
          <w:rFonts w:hAnsi="宋体" w:cs="Arial Unicode MS" w:hint="eastAsia"/>
          <w:szCs w:val="24"/>
        </w:rPr>
        <w:t>GB/T 18609-2011</w:t>
      </w:r>
      <w:r>
        <w:rPr>
          <w:rFonts w:hAnsi="宋体" w:cs="Arial Unicode MS" w:hint="eastAsia"/>
          <w:szCs w:val="24"/>
        </w:rPr>
        <w:t xml:space="preserve">　</w:t>
      </w:r>
      <w:r w:rsidRPr="00435D21">
        <w:rPr>
          <w:rFonts w:hAnsi="宋体" w:cs="Arial Unicode MS" w:hint="eastAsia"/>
          <w:szCs w:val="24"/>
        </w:rPr>
        <w:t>《原油酸值的测定（电位滴定法）》</w:t>
      </w:r>
    </w:p>
    <w:p w:rsidR="00435D21" w:rsidRPr="00435D21" w:rsidRDefault="00435D21" w:rsidP="00435D21">
      <w:pPr>
        <w:pStyle w:val="NormalIndent"/>
        <w:adjustRightInd w:val="0"/>
        <w:snapToGrid w:val="0"/>
        <w:ind w:leftChars="300" w:left="630" w:firstLine="0"/>
        <w:rPr>
          <w:rFonts w:hAnsi="宋体" w:cs="Arial Unicode MS"/>
          <w:szCs w:val="24"/>
        </w:rPr>
      </w:pPr>
      <w:r w:rsidRPr="00435D21">
        <w:rPr>
          <w:rFonts w:hAnsi="宋体" w:cs="Arial Unicode MS"/>
          <w:szCs w:val="24"/>
        </w:rPr>
        <w:t>GB/T 17144-1997(2004)</w:t>
      </w:r>
      <w:r>
        <w:rPr>
          <w:rFonts w:hAnsi="宋体" w:cs="Arial Unicode MS" w:hint="eastAsia"/>
          <w:szCs w:val="24"/>
        </w:rPr>
        <w:t xml:space="preserve">　</w:t>
      </w:r>
      <w:r w:rsidRPr="00435D21">
        <w:rPr>
          <w:rFonts w:hAnsi="宋体" w:cs="Arial Unicode MS" w:hint="eastAsia"/>
          <w:szCs w:val="24"/>
        </w:rPr>
        <w:t>《石油产品残炭测定法（微量法）》</w:t>
      </w:r>
    </w:p>
    <w:p w:rsidR="00435D21" w:rsidRPr="00435D21" w:rsidRDefault="00435D21" w:rsidP="00435D21">
      <w:pPr>
        <w:pStyle w:val="NormalIndent"/>
        <w:adjustRightInd w:val="0"/>
        <w:snapToGrid w:val="0"/>
        <w:ind w:leftChars="300" w:left="630" w:firstLine="0"/>
        <w:rPr>
          <w:rFonts w:hAnsi="宋体" w:cs="Arial Unicode MS"/>
          <w:szCs w:val="24"/>
        </w:rPr>
      </w:pPr>
      <w:r w:rsidRPr="00435D21">
        <w:rPr>
          <w:rFonts w:hAnsi="宋体" w:cs="Arial Unicode MS"/>
          <w:szCs w:val="24"/>
        </w:rPr>
        <w:t>SH/T 0656-1998</w:t>
      </w:r>
      <w:r>
        <w:rPr>
          <w:rFonts w:hAnsi="宋体" w:cs="Arial Unicode MS" w:hint="eastAsia"/>
          <w:szCs w:val="24"/>
        </w:rPr>
        <w:t xml:space="preserve">　</w:t>
      </w:r>
      <w:r w:rsidRPr="00435D21">
        <w:rPr>
          <w:rFonts w:hAnsi="宋体" w:cs="Arial Unicode MS" w:hint="eastAsia"/>
          <w:szCs w:val="24"/>
        </w:rPr>
        <w:t>《石油产品及润滑剂中碳、氢、氮测定法</w:t>
      </w:r>
      <w:r w:rsidRPr="00435D21">
        <w:rPr>
          <w:rFonts w:hAnsi="宋体" w:cs="Arial Unicode MS"/>
          <w:szCs w:val="24"/>
        </w:rPr>
        <w:t>(</w:t>
      </w:r>
      <w:r w:rsidRPr="00435D21">
        <w:rPr>
          <w:rFonts w:hAnsi="宋体" w:cs="Arial Unicode MS" w:hint="eastAsia"/>
          <w:szCs w:val="24"/>
        </w:rPr>
        <w:t>元素分析仪法</w:t>
      </w:r>
      <w:r w:rsidRPr="00435D21">
        <w:rPr>
          <w:rFonts w:hAnsi="宋体" w:cs="Arial Unicode MS"/>
          <w:szCs w:val="24"/>
        </w:rPr>
        <w:t>)</w:t>
      </w:r>
      <w:r w:rsidRPr="00435D21">
        <w:rPr>
          <w:rFonts w:hAnsi="宋体" w:cs="Arial Unicode MS" w:hint="eastAsia"/>
          <w:szCs w:val="24"/>
        </w:rPr>
        <w:t>》</w:t>
      </w:r>
    </w:p>
    <w:p w:rsidR="00435D21" w:rsidRPr="00435D21" w:rsidRDefault="00435D21" w:rsidP="00435D21">
      <w:pPr>
        <w:pStyle w:val="NormalIndent"/>
        <w:adjustRightInd w:val="0"/>
        <w:snapToGrid w:val="0"/>
        <w:ind w:leftChars="300" w:left="630" w:firstLine="0"/>
        <w:rPr>
          <w:rFonts w:hAnsi="宋体" w:cs="Arial Unicode MS"/>
          <w:szCs w:val="24"/>
        </w:rPr>
      </w:pPr>
      <w:r w:rsidRPr="00435D21">
        <w:rPr>
          <w:rFonts w:hAnsi="宋体" w:cs="Arial Unicode MS" w:hint="eastAsia"/>
          <w:szCs w:val="24"/>
        </w:rPr>
        <w:t>SH/T 0604-2000</w:t>
      </w:r>
      <w:r>
        <w:rPr>
          <w:rFonts w:hAnsi="宋体" w:cs="Arial Unicode MS" w:hint="eastAsia"/>
          <w:szCs w:val="24"/>
        </w:rPr>
        <w:t xml:space="preserve">　</w:t>
      </w:r>
      <w:r w:rsidRPr="00435D21">
        <w:rPr>
          <w:rFonts w:hAnsi="宋体" w:cs="Arial Unicode MS" w:hint="eastAsia"/>
          <w:szCs w:val="24"/>
        </w:rPr>
        <w:t>《原油和石油产品密度测定法（U形振动管法）》</w:t>
      </w:r>
    </w:p>
    <w:p w:rsidR="00435D21" w:rsidRPr="00435D21" w:rsidRDefault="00435D21" w:rsidP="00435D21">
      <w:pPr>
        <w:pStyle w:val="NormalIndent"/>
        <w:adjustRightInd w:val="0"/>
        <w:snapToGrid w:val="0"/>
        <w:ind w:leftChars="300" w:left="630" w:firstLine="0"/>
        <w:rPr>
          <w:rFonts w:hAnsi="宋体" w:cs="Arial Unicode MS"/>
          <w:szCs w:val="24"/>
        </w:rPr>
      </w:pPr>
      <w:r w:rsidRPr="00435D21">
        <w:rPr>
          <w:rFonts w:hAnsi="宋体" w:cs="Arial Unicode MS"/>
          <w:szCs w:val="24"/>
        </w:rPr>
        <w:t>SH/T0704-2001</w:t>
      </w:r>
      <w:r>
        <w:rPr>
          <w:rFonts w:hAnsi="宋体" w:cs="Arial Unicode MS" w:hint="eastAsia"/>
          <w:szCs w:val="24"/>
        </w:rPr>
        <w:t xml:space="preserve">　</w:t>
      </w:r>
      <w:r w:rsidRPr="00435D21">
        <w:rPr>
          <w:rFonts w:hAnsi="宋体" w:cs="Arial Unicode MS" w:hint="eastAsia"/>
          <w:szCs w:val="24"/>
        </w:rPr>
        <w:t>《石油及石油产品中氮含量测定法》</w:t>
      </w:r>
    </w:p>
    <w:p w:rsidR="00435D21" w:rsidRPr="00435D21" w:rsidRDefault="00435D21" w:rsidP="00435D21">
      <w:pPr>
        <w:pStyle w:val="NormalIndent"/>
        <w:adjustRightInd w:val="0"/>
        <w:snapToGrid w:val="0"/>
        <w:ind w:leftChars="300" w:left="630" w:firstLine="0"/>
        <w:rPr>
          <w:rFonts w:hAnsi="宋体" w:cs="Arial Unicode MS"/>
          <w:szCs w:val="24"/>
        </w:rPr>
      </w:pPr>
      <w:r w:rsidRPr="00435D21">
        <w:rPr>
          <w:rFonts w:hAnsi="宋体" w:cs="Arial Unicode MS"/>
          <w:szCs w:val="24"/>
        </w:rPr>
        <w:t>SY/T7550-2004</w:t>
      </w:r>
      <w:r>
        <w:rPr>
          <w:rFonts w:hAnsi="宋体" w:cs="Arial Unicode MS" w:hint="eastAsia"/>
          <w:szCs w:val="24"/>
        </w:rPr>
        <w:t xml:space="preserve">　</w:t>
      </w:r>
      <w:r w:rsidRPr="00435D21">
        <w:rPr>
          <w:rFonts w:hAnsi="宋体" w:cs="Arial Unicode MS" w:hint="eastAsia"/>
          <w:szCs w:val="24"/>
        </w:rPr>
        <w:t>《原油中胶质的测量方法》</w:t>
      </w:r>
    </w:p>
    <w:p w:rsidR="00435D21" w:rsidRPr="00435D21" w:rsidRDefault="00435D21" w:rsidP="00435D21">
      <w:pPr>
        <w:pStyle w:val="NormalIndent"/>
        <w:adjustRightInd w:val="0"/>
        <w:snapToGrid w:val="0"/>
        <w:ind w:leftChars="300" w:left="630" w:firstLine="0"/>
        <w:rPr>
          <w:rFonts w:hAnsi="宋体" w:cs="Arial Unicode MS"/>
          <w:szCs w:val="24"/>
        </w:rPr>
      </w:pPr>
      <w:r w:rsidRPr="00435D21">
        <w:rPr>
          <w:rFonts w:hAnsi="宋体" w:cs="Arial Unicode MS"/>
          <w:szCs w:val="24"/>
        </w:rPr>
        <w:lastRenderedPageBreak/>
        <w:t>Q/SH3215 218-2011</w:t>
      </w:r>
      <w:r>
        <w:rPr>
          <w:rFonts w:hAnsi="宋体" w:cs="Arial Unicode MS" w:hint="eastAsia"/>
          <w:szCs w:val="24"/>
        </w:rPr>
        <w:t xml:space="preserve">　</w:t>
      </w:r>
      <w:r w:rsidRPr="00435D21">
        <w:rPr>
          <w:rFonts w:hAnsi="宋体" w:cs="Arial Unicode MS" w:hint="eastAsia"/>
          <w:szCs w:val="24"/>
        </w:rPr>
        <w:t>《原油中沥青质的测定法</w:t>
      </w:r>
      <w:r w:rsidRPr="00435D21">
        <w:rPr>
          <w:rFonts w:hAnsi="宋体" w:cs="Arial Unicode MS"/>
          <w:szCs w:val="24"/>
        </w:rPr>
        <w:t xml:space="preserve"> </w:t>
      </w:r>
      <w:r w:rsidRPr="00435D21">
        <w:rPr>
          <w:rFonts w:hAnsi="宋体" w:cs="Arial Unicode MS" w:hint="eastAsia"/>
          <w:szCs w:val="24"/>
        </w:rPr>
        <w:t>》</w:t>
      </w:r>
      <w:r w:rsidRPr="00435D21">
        <w:rPr>
          <w:rFonts w:hAnsi="宋体" w:cs="Arial Unicode MS"/>
          <w:szCs w:val="24"/>
        </w:rPr>
        <w:t xml:space="preserve"> </w:t>
      </w:r>
    </w:p>
    <w:p w:rsidR="00435D21" w:rsidRPr="00435D21" w:rsidRDefault="00435D21" w:rsidP="00435D21">
      <w:pPr>
        <w:pStyle w:val="NormalIndent"/>
        <w:adjustRightInd w:val="0"/>
        <w:snapToGrid w:val="0"/>
        <w:ind w:leftChars="300" w:left="630" w:firstLine="0"/>
        <w:rPr>
          <w:rFonts w:hAnsi="宋体" w:cs="Arial Unicode MS"/>
          <w:szCs w:val="24"/>
        </w:rPr>
      </w:pPr>
      <w:r w:rsidRPr="00435D21">
        <w:rPr>
          <w:rFonts w:hAnsi="宋体" w:cs="Arial Unicode MS"/>
          <w:szCs w:val="24"/>
        </w:rPr>
        <w:t>SY/</w:t>
      </w:r>
      <w:r w:rsidRPr="00435D21">
        <w:rPr>
          <w:rFonts w:hAnsi="宋体" w:cs="Arial Unicode MS" w:hint="eastAsia"/>
          <w:szCs w:val="24"/>
        </w:rPr>
        <w:t xml:space="preserve">T </w:t>
      </w:r>
      <w:r w:rsidRPr="00435D21">
        <w:rPr>
          <w:rFonts w:hAnsi="宋体" w:cs="Arial Unicode MS"/>
          <w:szCs w:val="24"/>
        </w:rPr>
        <w:t>0541-2009</w:t>
      </w:r>
      <w:r>
        <w:rPr>
          <w:rFonts w:hAnsi="宋体" w:cs="Arial Unicode MS" w:hint="eastAsia"/>
          <w:szCs w:val="24"/>
        </w:rPr>
        <w:t xml:space="preserve">　</w:t>
      </w:r>
      <w:r w:rsidRPr="00435D21">
        <w:rPr>
          <w:rFonts w:hAnsi="宋体" w:cs="Arial Unicode MS" w:hint="eastAsia"/>
          <w:szCs w:val="24"/>
        </w:rPr>
        <w:t>《原油中凝点的测定方法》</w:t>
      </w:r>
    </w:p>
    <w:p w:rsidR="00435D21" w:rsidRPr="00435D21" w:rsidRDefault="00435D21" w:rsidP="00435D21">
      <w:pPr>
        <w:pStyle w:val="NormalIndent"/>
        <w:adjustRightInd w:val="0"/>
        <w:snapToGrid w:val="0"/>
        <w:ind w:leftChars="300" w:left="630" w:firstLine="0"/>
        <w:rPr>
          <w:rFonts w:hAnsi="宋体" w:cs="Arial Unicode MS"/>
          <w:szCs w:val="24"/>
        </w:rPr>
      </w:pPr>
      <w:r w:rsidRPr="00435D21">
        <w:rPr>
          <w:rFonts w:hAnsi="宋体" w:cs="Arial Unicode MS"/>
          <w:szCs w:val="24"/>
        </w:rPr>
        <w:t>ASTM D2892-2010</w:t>
      </w:r>
      <w:r>
        <w:rPr>
          <w:rFonts w:hAnsi="宋体" w:cs="Arial Unicode MS" w:hint="eastAsia"/>
          <w:szCs w:val="24"/>
        </w:rPr>
        <w:t xml:space="preserve">　</w:t>
      </w:r>
      <w:r w:rsidRPr="00435D21">
        <w:rPr>
          <w:rFonts w:hAnsi="宋体" w:cs="Arial Unicode MS" w:hint="eastAsia"/>
          <w:szCs w:val="24"/>
        </w:rPr>
        <w:t>《原油蒸馏试验方法</w:t>
      </w:r>
      <w:r w:rsidRPr="00435D21">
        <w:rPr>
          <w:rFonts w:hAnsi="宋体" w:cs="Arial Unicode MS"/>
          <w:szCs w:val="24"/>
        </w:rPr>
        <w:t>(15-</w:t>
      </w:r>
      <w:r w:rsidRPr="00435D21">
        <w:rPr>
          <w:rFonts w:hAnsi="宋体" w:cs="Arial Unicode MS" w:hint="eastAsia"/>
          <w:szCs w:val="24"/>
        </w:rPr>
        <w:t>理论板式柱</w:t>
      </w:r>
      <w:r w:rsidRPr="00435D21">
        <w:rPr>
          <w:rFonts w:hAnsi="宋体" w:cs="Arial Unicode MS"/>
          <w:szCs w:val="24"/>
        </w:rPr>
        <w:t>)</w:t>
      </w:r>
      <w:r w:rsidRPr="00435D21">
        <w:rPr>
          <w:rFonts w:hAnsi="宋体" w:cs="Arial Unicode MS" w:hint="eastAsia"/>
          <w:szCs w:val="24"/>
        </w:rPr>
        <w:t>》</w:t>
      </w:r>
    </w:p>
    <w:p w:rsidR="00435D21" w:rsidRPr="00435D21" w:rsidRDefault="00435D21" w:rsidP="00435D21">
      <w:pPr>
        <w:pStyle w:val="NormalIndent"/>
        <w:adjustRightInd w:val="0"/>
        <w:snapToGrid w:val="0"/>
        <w:ind w:leftChars="300" w:left="630" w:firstLine="0"/>
        <w:rPr>
          <w:rFonts w:hAnsi="宋体" w:cs="Arial Unicode MS"/>
          <w:szCs w:val="24"/>
        </w:rPr>
      </w:pPr>
      <w:r w:rsidRPr="00435D21">
        <w:rPr>
          <w:rFonts w:hAnsi="宋体" w:cs="Arial Unicode MS"/>
          <w:szCs w:val="24"/>
        </w:rPr>
        <w:t>ASTM D5236-2003(2007)</w:t>
      </w:r>
      <w:r>
        <w:rPr>
          <w:rFonts w:hAnsi="宋体" w:cs="Arial Unicode MS" w:hint="eastAsia"/>
          <w:szCs w:val="24"/>
        </w:rPr>
        <w:t xml:space="preserve">　</w:t>
      </w:r>
      <w:r w:rsidRPr="00435D21">
        <w:rPr>
          <w:rFonts w:hAnsi="宋体" w:cs="Arial Unicode MS" w:hint="eastAsia"/>
          <w:szCs w:val="24"/>
        </w:rPr>
        <w:t>《重烃混合物蒸馏试验方法》</w:t>
      </w:r>
    </w:p>
    <w:p w:rsidR="00847163" w:rsidRPr="00C01BEC" w:rsidRDefault="00847163" w:rsidP="00847163">
      <w:pPr>
        <w:pStyle w:val="Heading2"/>
        <w:numPr>
          <w:ilvl w:val="1"/>
          <w:numId w:val="0"/>
        </w:numPr>
        <w:tabs>
          <w:tab w:val="num" w:pos="576"/>
        </w:tabs>
        <w:adjustRightInd/>
        <w:spacing w:before="31" w:after="31" w:line="416" w:lineRule="auto"/>
        <w:ind w:left="576" w:hanging="576"/>
        <w:jc w:val="both"/>
        <w:textAlignment w:val="auto"/>
        <w:rPr>
          <w:b w:val="0"/>
        </w:rPr>
      </w:pPr>
      <w:bookmarkStart w:id="583" w:name="_Toc429841429"/>
      <w:bookmarkStart w:id="584" w:name="_Toc493789843"/>
      <w:r>
        <w:t>13.</w:t>
      </w:r>
      <w:r w:rsidR="00CE50F8">
        <w:rPr>
          <w:rFonts w:hint="eastAsia"/>
        </w:rPr>
        <w:t>5</w:t>
      </w:r>
      <w:r>
        <w:t xml:space="preserve"> </w:t>
      </w:r>
      <w:r>
        <w:rPr>
          <w:rFonts w:hint="eastAsia"/>
        </w:rPr>
        <w:t>实施</w:t>
      </w:r>
      <w:r w:rsidRPr="00C01BEC">
        <w:rPr>
          <w:rFonts w:hint="eastAsia"/>
        </w:rPr>
        <w:t>范围</w:t>
      </w:r>
      <w:bookmarkEnd w:id="583"/>
      <w:bookmarkEnd w:id="584"/>
    </w:p>
    <w:p w:rsidR="00847163" w:rsidRPr="00CE50F8" w:rsidRDefault="00435D21" w:rsidP="00847163">
      <w:pPr>
        <w:spacing w:before="31" w:after="31" w:line="360" w:lineRule="auto"/>
        <w:ind w:firstLine="480"/>
        <w:rPr>
          <w:rFonts w:ascii="宋体" w:hAnsi="宋体"/>
          <w:color w:val="FF0000"/>
          <w:sz w:val="24"/>
        </w:rPr>
      </w:pPr>
      <w:r w:rsidRPr="00CE50F8">
        <w:rPr>
          <w:rFonts w:ascii="宋体" w:hAnsi="宋体" w:hint="eastAsia"/>
          <w:color w:val="FF0000"/>
          <w:sz w:val="24"/>
        </w:rPr>
        <w:t>原油快评系统</w:t>
      </w:r>
      <w:r w:rsidR="00847163" w:rsidRPr="00CE50F8">
        <w:rPr>
          <w:rFonts w:ascii="宋体" w:hAnsi="宋体" w:hint="eastAsia"/>
          <w:color w:val="FF0000"/>
          <w:sz w:val="24"/>
        </w:rPr>
        <w:t>项目将</w:t>
      </w:r>
      <w:r w:rsidRPr="00CE50F8">
        <w:rPr>
          <w:rFonts w:ascii="宋体" w:hAnsi="宋体" w:hint="eastAsia"/>
          <w:color w:val="FF0000"/>
          <w:sz w:val="24"/>
        </w:rPr>
        <w:t>应用</w:t>
      </w:r>
      <w:r w:rsidR="00847163" w:rsidRPr="00CE50F8">
        <w:rPr>
          <w:rFonts w:ascii="宋体" w:hAnsi="宋体" w:hint="eastAsia"/>
          <w:color w:val="FF0000"/>
          <w:sz w:val="24"/>
        </w:rPr>
        <w:t>在浙江石化有限公司</w:t>
      </w:r>
      <w:r w:rsidR="0028661E" w:rsidRPr="00CE50F8">
        <w:rPr>
          <w:rFonts w:ascii="宋体" w:hAnsi="宋体" w:hint="eastAsia"/>
          <w:color w:val="FF0000"/>
          <w:sz w:val="24"/>
        </w:rPr>
        <w:t>马目</w:t>
      </w:r>
      <w:r w:rsidR="00847163" w:rsidRPr="00CE50F8">
        <w:rPr>
          <w:rFonts w:ascii="宋体" w:hAnsi="宋体" w:hint="eastAsia"/>
          <w:color w:val="FF0000"/>
          <w:sz w:val="24"/>
        </w:rPr>
        <w:t>原油罐区化验中心</w:t>
      </w:r>
      <w:r w:rsidRPr="00CE50F8">
        <w:rPr>
          <w:rFonts w:ascii="宋体" w:hAnsi="宋体" w:hint="eastAsia"/>
          <w:color w:val="FF0000"/>
          <w:sz w:val="24"/>
        </w:rPr>
        <w:t>，</w:t>
      </w:r>
      <w:r w:rsidR="00847163" w:rsidRPr="00CE50F8">
        <w:rPr>
          <w:rFonts w:ascii="宋体" w:hAnsi="宋体" w:hint="eastAsia"/>
          <w:color w:val="FF0000"/>
          <w:sz w:val="24"/>
        </w:rPr>
        <w:t>项目的实施范围</w:t>
      </w:r>
      <w:r w:rsidRPr="00CE50F8">
        <w:rPr>
          <w:rFonts w:ascii="宋体" w:hAnsi="宋体" w:hint="eastAsia"/>
          <w:color w:val="FF0000"/>
          <w:sz w:val="24"/>
        </w:rPr>
        <w:t>：为</w:t>
      </w:r>
      <w:r w:rsidR="00847163" w:rsidRPr="00CE50F8">
        <w:rPr>
          <w:rFonts w:ascii="宋体" w:hAnsi="宋体" w:hint="eastAsia"/>
          <w:color w:val="FF0000"/>
          <w:sz w:val="24"/>
        </w:rPr>
        <w:t>浙江石化有限公司</w:t>
      </w:r>
      <w:r w:rsidRPr="00CE50F8">
        <w:rPr>
          <w:rFonts w:ascii="宋体" w:hAnsi="宋体" w:hint="eastAsia"/>
          <w:color w:val="FF0000"/>
          <w:sz w:val="24"/>
        </w:rPr>
        <w:t>马目</w:t>
      </w:r>
      <w:r w:rsidR="00847163" w:rsidRPr="00CE50F8">
        <w:rPr>
          <w:rFonts w:ascii="宋体" w:hAnsi="宋体" w:hint="eastAsia"/>
          <w:color w:val="FF0000"/>
          <w:sz w:val="24"/>
        </w:rPr>
        <w:t>原油罐区</w:t>
      </w:r>
      <w:r w:rsidR="00847163" w:rsidRPr="00CE50F8">
        <w:rPr>
          <w:rFonts w:hint="eastAsia"/>
          <w:color w:val="FF0000"/>
          <w:sz w:val="24"/>
        </w:rPr>
        <w:t>内</w:t>
      </w:r>
      <w:r w:rsidRPr="00CE50F8">
        <w:rPr>
          <w:rFonts w:hint="eastAsia"/>
          <w:color w:val="FF0000"/>
          <w:sz w:val="24"/>
        </w:rPr>
        <w:t>的原油物</w:t>
      </w:r>
      <w:r w:rsidR="00847163" w:rsidRPr="00CE50F8">
        <w:rPr>
          <w:rFonts w:hint="eastAsia"/>
          <w:color w:val="FF0000"/>
          <w:sz w:val="24"/>
        </w:rPr>
        <w:t>性分析项目</w:t>
      </w:r>
      <w:r w:rsidRPr="00CE50F8">
        <w:rPr>
          <w:rFonts w:hint="eastAsia"/>
          <w:color w:val="FF0000"/>
          <w:sz w:val="24"/>
        </w:rPr>
        <w:t>做</w:t>
      </w:r>
      <w:r w:rsidR="00847163" w:rsidRPr="00CE50F8">
        <w:rPr>
          <w:rFonts w:hint="eastAsia"/>
          <w:color w:val="FF0000"/>
          <w:sz w:val="24"/>
        </w:rPr>
        <w:t>快速</w:t>
      </w:r>
      <w:r w:rsidRPr="00CE50F8">
        <w:rPr>
          <w:rFonts w:hint="eastAsia"/>
          <w:color w:val="FF0000"/>
          <w:sz w:val="24"/>
        </w:rPr>
        <w:t>化验</w:t>
      </w:r>
      <w:r w:rsidR="00847163" w:rsidRPr="00CE50F8">
        <w:rPr>
          <w:rFonts w:hint="eastAsia"/>
          <w:color w:val="FF0000"/>
          <w:sz w:val="24"/>
        </w:rPr>
        <w:t>分析</w:t>
      </w:r>
      <w:r w:rsidRPr="00CE50F8">
        <w:rPr>
          <w:rFonts w:hint="eastAsia"/>
          <w:color w:val="FF0000"/>
          <w:sz w:val="24"/>
        </w:rPr>
        <w:t>；分析结果上传</w:t>
      </w:r>
      <w:r w:rsidRPr="00CE50F8">
        <w:rPr>
          <w:rFonts w:hint="eastAsia"/>
          <w:color w:val="FF0000"/>
          <w:sz w:val="24"/>
        </w:rPr>
        <w:t>LIMS</w:t>
      </w:r>
      <w:r w:rsidRPr="00CE50F8">
        <w:rPr>
          <w:rFonts w:hint="eastAsia"/>
          <w:color w:val="FF0000"/>
          <w:sz w:val="24"/>
        </w:rPr>
        <w:t>；</w:t>
      </w:r>
      <w:del w:id="585" w:author="KH" w:date="2017-09-22T13:25:00Z">
        <w:r w:rsidRPr="00CE50F8" w:rsidDel="008941CC">
          <w:rPr>
            <w:rFonts w:hint="eastAsia"/>
            <w:color w:val="FF0000"/>
            <w:sz w:val="24"/>
          </w:rPr>
          <w:delText>出</w:delText>
        </w:r>
      </w:del>
      <w:ins w:id="586" w:author="KH" w:date="2017-09-22T13:25:00Z">
        <w:r w:rsidR="008941CC">
          <w:rPr>
            <w:rFonts w:hint="eastAsia"/>
            <w:color w:val="FF0000"/>
            <w:sz w:val="24"/>
          </w:rPr>
          <w:t>生成</w:t>
        </w:r>
      </w:ins>
      <w:r w:rsidRPr="00CE50F8">
        <w:rPr>
          <w:rFonts w:hint="eastAsia"/>
          <w:color w:val="FF0000"/>
          <w:sz w:val="24"/>
        </w:rPr>
        <w:t>原油简评、全评报告，根据</w:t>
      </w:r>
      <w:r w:rsidRPr="00CE50F8">
        <w:rPr>
          <w:rFonts w:hint="eastAsia"/>
          <w:color w:val="FF0000"/>
          <w:sz w:val="24"/>
        </w:rPr>
        <w:t>NMR</w:t>
      </w:r>
      <w:r w:rsidRPr="00CE50F8">
        <w:rPr>
          <w:rFonts w:hint="eastAsia"/>
          <w:color w:val="FF0000"/>
          <w:sz w:val="24"/>
        </w:rPr>
        <w:t>原油快评结果做模拟切割；及根据用户的设定目标，做原油的混炼比例优化。</w:t>
      </w:r>
    </w:p>
    <w:p w:rsidR="00847163" w:rsidRPr="00F22D40" w:rsidRDefault="00847163" w:rsidP="004C5F7A">
      <w:pPr>
        <w:pStyle w:val="Heading2"/>
        <w:numPr>
          <w:ilvl w:val="1"/>
          <w:numId w:val="0"/>
        </w:numPr>
        <w:tabs>
          <w:tab w:val="num" w:pos="576"/>
        </w:tabs>
        <w:adjustRightInd/>
        <w:spacing w:before="31" w:after="31" w:line="416" w:lineRule="auto"/>
        <w:ind w:left="576" w:hanging="576"/>
        <w:jc w:val="both"/>
        <w:textAlignment w:val="auto"/>
      </w:pPr>
      <w:bookmarkStart w:id="587" w:name="_Toc429841433"/>
      <w:bookmarkStart w:id="588" w:name="_Toc493789844"/>
      <w:bookmarkStart w:id="589" w:name="_Toc425764908"/>
      <w:r>
        <w:t>13.</w:t>
      </w:r>
      <w:r w:rsidR="00CE50F8">
        <w:rPr>
          <w:rFonts w:hint="eastAsia"/>
        </w:rPr>
        <w:t>6</w:t>
      </w:r>
      <w:r>
        <w:t xml:space="preserve"> </w:t>
      </w:r>
      <w:r w:rsidRPr="00F22D40">
        <w:rPr>
          <w:rFonts w:hint="eastAsia"/>
        </w:rPr>
        <w:t>分析样品</w:t>
      </w:r>
      <w:bookmarkEnd w:id="587"/>
      <w:bookmarkEnd w:id="588"/>
    </w:p>
    <w:p w:rsidR="00847163" w:rsidRPr="00A80288" w:rsidRDefault="00847163" w:rsidP="00847163">
      <w:pPr>
        <w:pStyle w:val="NormalIndent"/>
        <w:spacing w:before="31" w:after="31"/>
        <w:ind w:firstLine="480"/>
      </w:pPr>
      <w:r w:rsidRPr="00A25DC5">
        <w:rPr>
          <w:rFonts w:hint="eastAsia"/>
          <w:szCs w:val="24"/>
        </w:rPr>
        <w:t>分析样品：</w:t>
      </w:r>
      <w:r>
        <w:rPr>
          <w:rFonts w:hint="eastAsia"/>
          <w:szCs w:val="24"/>
        </w:rPr>
        <w:t>罐区原油。</w:t>
      </w:r>
    </w:p>
    <w:p w:rsidR="00847163" w:rsidRPr="00F22D40" w:rsidRDefault="00847163" w:rsidP="004C5F7A">
      <w:pPr>
        <w:pStyle w:val="Heading2"/>
        <w:numPr>
          <w:ilvl w:val="1"/>
          <w:numId w:val="0"/>
        </w:numPr>
        <w:tabs>
          <w:tab w:val="num" w:pos="576"/>
        </w:tabs>
        <w:adjustRightInd/>
        <w:spacing w:before="31" w:after="31" w:line="416" w:lineRule="auto"/>
        <w:ind w:left="576" w:hanging="576"/>
        <w:jc w:val="both"/>
        <w:textAlignment w:val="auto"/>
      </w:pPr>
      <w:bookmarkStart w:id="590" w:name="_Toc425764909"/>
      <w:bookmarkStart w:id="591" w:name="_Toc429841434"/>
      <w:bookmarkStart w:id="592" w:name="_Toc493789845"/>
      <w:bookmarkEnd w:id="589"/>
      <w:r>
        <w:t>13.</w:t>
      </w:r>
      <w:r w:rsidR="00CE50F8">
        <w:rPr>
          <w:rFonts w:hint="eastAsia"/>
        </w:rPr>
        <w:t>7</w:t>
      </w:r>
      <w:r>
        <w:t xml:space="preserve"> </w:t>
      </w:r>
      <w:r w:rsidRPr="00F22D40">
        <w:rPr>
          <w:rFonts w:hint="eastAsia"/>
        </w:rPr>
        <w:t>分析指标</w:t>
      </w:r>
      <w:bookmarkEnd w:id="590"/>
      <w:bookmarkEnd w:id="591"/>
      <w:bookmarkEnd w:id="592"/>
    </w:p>
    <w:p w:rsidR="00847163" w:rsidRPr="00435D21" w:rsidRDefault="00847163" w:rsidP="00435D21">
      <w:pPr>
        <w:pStyle w:val="NormalIndent"/>
        <w:spacing w:before="31" w:after="31"/>
        <w:ind w:firstLine="480"/>
        <w:rPr>
          <w:szCs w:val="24"/>
        </w:rPr>
      </w:pPr>
      <w:r w:rsidRPr="00435D21">
        <w:rPr>
          <w:rFonts w:hint="eastAsia"/>
          <w:szCs w:val="24"/>
        </w:rPr>
        <w:t>原油</w:t>
      </w:r>
      <w:r w:rsidR="0028661E" w:rsidRPr="00435D21">
        <w:rPr>
          <w:rFonts w:hint="eastAsia"/>
          <w:szCs w:val="24"/>
        </w:rPr>
        <w:t>快评</w:t>
      </w:r>
      <w:r w:rsidRPr="00435D21">
        <w:rPr>
          <w:rFonts w:hint="eastAsia"/>
          <w:szCs w:val="24"/>
        </w:rPr>
        <w:t>分析指标</w:t>
      </w:r>
      <w:r w:rsidR="00435D21">
        <w:rPr>
          <w:rFonts w:hint="eastAsia"/>
          <w:szCs w:val="24"/>
        </w:rPr>
        <w:t>，用户可以根据实际需要做调整，并与卖方确定。</w:t>
      </w:r>
    </w:p>
    <w:tbl>
      <w:tblPr>
        <w:tblW w:w="5723" w:type="pct"/>
        <w:tblLayout w:type="fixed"/>
        <w:tblLook w:val="04A0" w:firstRow="1" w:lastRow="0" w:firstColumn="1" w:lastColumn="0" w:noHBand="0" w:noVBand="1"/>
      </w:tblPr>
      <w:tblGrid>
        <w:gridCol w:w="428"/>
        <w:gridCol w:w="537"/>
        <w:gridCol w:w="539"/>
        <w:gridCol w:w="1029"/>
        <w:gridCol w:w="5371"/>
        <w:gridCol w:w="1857"/>
      </w:tblGrid>
      <w:tr w:rsidR="00435D21" w:rsidRPr="00A73B31" w:rsidTr="00435D21">
        <w:trPr>
          <w:trHeight w:val="240"/>
          <w:tblHeader/>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b/>
                <w:bCs/>
                <w:szCs w:val="21"/>
              </w:rPr>
            </w:pPr>
            <w:r w:rsidRPr="00A73B31">
              <w:rPr>
                <w:rFonts w:cs="宋体" w:hint="eastAsia"/>
                <w:b/>
                <w:bCs/>
                <w:szCs w:val="21"/>
              </w:rPr>
              <w:t>序号</w:t>
            </w:r>
          </w:p>
        </w:tc>
        <w:tc>
          <w:tcPr>
            <w:tcW w:w="551" w:type="pct"/>
            <w:gridSpan w:val="2"/>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b/>
                <w:bCs/>
                <w:szCs w:val="21"/>
              </w:rPr>
            </w:pPr>
            <w:r w:rsidRPr="00A73B31">
              <w:rPr>
                <w:b/>
                <w:bCs/>
                <w:szCs w:val="21"/>
              </w:rPr>
              <w:t>NMR</w:t>
            </w:r>
            <w:r w:rsidRPr="00A73B31">
              <w:rPr>
                <w:rFonts w:hint="eastAsia"/>
                <w:b/>
                <w:bCs/>
                <w:szCs w:val="21"/>
              </w:rPr>
              <w:t>分析项目</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b/>
                <w:bCs/>
                <w:szCs w:val="21"/>
              </w:rPr>
            </w:pPr>
            <w:r w:rsidRPr="00A73B31">
              <w:rPr>
                <w:rFonts w:cs="宋体" w:hint="eastAsia"/>
                <w:b/>
                <w:bCs/>
                <w:szCs w:val="21"/>
              </w:rPr>
              <w:t>单位</w:t>
            </w:r>
          </w:p>
        </w:tc>
        <w:tc>
          <w:tcPr>
            <w:tcW w:w="2751"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b/>
                <w:bCs/>
                <w:szCs w:val="21"/>
              </w:rPr>
            </w:pPr>
            <w:r>
              <w:rPr>
                <w:rFonts w:cs="宋体" w:hint="eastAsia"/>
                <w:b/>
                <w:bCs/>
                <w:szCs w:val="21"/>
              </w:rPr>
              <w:t>实验室</w:t>
            </w:r>
            <w:r w:rsidRPr="00A73B31">
              <w:rPr>
                <w:rFonts w:cs="宋体" w:hint="eastAsia"/>
                <w:b/>
                <w:bCs/>
                <w:szCs w:val="21"/>
              </w:rPr>
              <w:t>分析标准</w:t>
            </w:r>
          </w:p>
        </w:tc>
        <w:tc>
          <w:tcPr>
            <w:tcW w:w="951"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b/>
                <w:bCs/>
                <w:szCs w:val="21"/>
              </w:rPr>
            </w:pPr>
            <w:r>
              <w:rPr>
                <w:rFonts w:cs="宋体" w:hint="eastAsia"/>
                <w:b/>
                <w:bCs/>
                <w:szCs w:val="21"/>
              </w:rPr>
              <w:t>再现性精度</w:t>
            </w: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1</w:t>
            </w:r>
          </w:p>
        </w:tc>
        <w:tc>
          <w:tcPr>
            <w:tcW w:w="551" w:type="pct"/>
            <w:gridSpan w:val="2"/>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API</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 xml:space="preserve">　</w:t>
            </w:r>
          </w:p>
        </w:tc>
        <w:tc>
          <w:tcPr>
            <w:tcW w:w="2751" w:type="pct"/>
            <w:tcBorders>
              <w:top w:val="single" w:sz="4" w:space="0" w:color="auto"/>
              <w:left w:val="nil"/>
              <w:bottom w:val="single" w:sz="4" w:space="0" w:color="auto"/>
              <w:right w:val="single" w:sz="4" w:space="0" w:color="auto"/>
            </w:tcBorders>
            <w:shd w:val="clear" w:color="auto" w:fill="auto"/>
            <w:noWrap/>
            <w:vAlign w:val="center"/>
            <w:hideMark/>
          </w:tcPr>
          <w:p w:rsidR="00435D21" w:rsidRPr="00A73B31" w:rsidRDefault="00435D21" w:rsidP="001C0EA1">
            <w:pPr>
              <w:widowControl/>
              <w:rPr>
                <w:rFonts w:cs="宋体"/>
                <w:szCs w:val="21"/>
              </w:rPr>
            </w:pPr>
            <w:r w:rsidRPr="00A73B31">
              <w:rPr>
                <w:rFonts w:cs="宋体" w:hint="eastAsia"/>
                <w:szCs w:val="21"/>
              </w:rPr>
              <w:t>原油和石油产品密度测定法（</w:t>
            </w:r>
            <w:r w:rsidRPr="00A73B31">
              <w:rPr>
                <w:rFonts w:cs="宋体" w:hint="eastAsia"/>
                <w:szCs w:val="21"/>
              </w:rPr>
              <w:t>U</w:t>
            </w:r>
            <w:r w:rsidRPr="00A73B31">
              <w:rPr>
                <w:rFonts w:cs="宋体" w:hint="eastAsia"/>
                <w:szCs w:val="21"/>
              </w:rPr>
              <w:t>形振动管法）</w:t>
            </w:r>
            <w:r w:rsidRPr="00A73B31">
              <w:rPr>
                <w:rFonts w:cs="宋体" w:hint="eastAsia"/>
                <w:szCs w:val="21"/>
              </w:rPr>
              <w:t>SH/T 0604-2000</w:t>
            </w:r>
          </w:p>
        </w:tc>
        <w:tc>
          <w:tcPr>
            <w:tcW w:w="951"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 xml:space="preserve">　</w:t>
            </w:r>
            <w:r>
              <w:rPr>
                <w:rFonts w:cs="宋体" w:hint="eastAsia"/>
                <w:szCs w:val="21"/>
              </w:rPr>
              <w:t>1</w:t>
            </w:r>
            <w:r>
              <w:rPr>
                <w:rFonts w:cs="宋体"/>
                <w:szCs w:val="21"/>
              </w:rPr>
              <w:t>.5</w:t>
            </w: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2</w:t>
            </w:r>
          </w:p>
        </w:tc>
        <w:tc>
          <w:tcPr>
            <w:tcW w:w="551" w:type="pct"/>
            <w:gridSpan w:val="2"/>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总硫</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tcBorders>
              <w:top w:val="single" w:sz="4" w:space="0" w:color="auto"/>
              <w:left w:val="nil"/>
              <w:bottom w:val="single" w:sz="4" w:space="0" w:color="auto"/>
              <w:right w:val="single" w:sz="4" w:space="0" w:color="auto"/>
            </w:tcBorders>
            <w:shd w:val="clear" w:color="auto" w:fill="auto"/>
            <w:noWrap/>
            <w:vAlign w:val="center"/>
            <w:hideMark/>
          </w:tcPr>
          <w:p w:rsidR="00435D21" w:rsidRPr="00A73B31" w:rsidRDefault="00435D21" w:rsidP="001C0EA1">
            <w:pPr>
              <w:widowControl/>
              <w:rPr>
                <w:rFonts w:cs="宋体"/>
                <w:szCs w:val="21"/>
              </w:rPr>
            </w:pPr>
            <w:r w:rsidRPr="00A73B31">
              <w:rPr>
                <w:rFonts w:cs="宋体" w:hint="eastAsia"/>
                <w:szCs w:val="21"/>
              </w:rPr>
              <w:t>石油产品硫含量测定法（能量色散</w:t>
            </w:r>
            <w:r w:rsidRPr="00435D21">
              <w:rPr>
                <w:rFonts w:cs="宋体"/>
                <w:szCs w:val="21"/>
              </w:rPr>
              <w:t>X</w:t>
            </w:r>
            <w:r w:rsidRPr="00A73B31">
              <w:rPr>
                <w:rFonts w:cs="宋体" w:hint="eastAsia"/>
                <w:szCs w:val="21"/>
              </w:rPr>
              <w:t>射线荧光光谱法）</w:t>
            </w:r>
            <w:r w:rsidRPr="00435D21">
              <w:rPr>
                <w:rFonts w:cs="宋体"/>
                <w:szCs w:val="21"/>
              </w:rPr>
              <w:t>GB/T17040-2008</w:t>
            </w:r>
          </w:p>
        </w:tc>
        <w:tc>
          <w:tcPr>
            <w:tcW w:w="951" w:type="pct"/>
            <w:tcBorders>
              <w:top w:val="single" w:sz="4" w:space="0" w:color="auto"/>
              <w:left w:val="nil"/>
              <w:bottom w:val="single" w:sz="4" w:space="0" w:color="auto"/>
              <w:right w:val="single" w:sz="4" w:space="0" w:color="auto"/>
            </w:tcBorders>
            <w:shd w:val="clear" w:color="auto" w:fill="auto"/>
            <w:vAlign w:val="center"/>
            <w:hideMark/>
          </w:tcPr>
          <w:p w:rsidR="00435D21" w:rsidRPr="00435D21" w:rsidRDefault="00435D21" w:rsidP="00435D21">
            <w:pPr>
              <w:widowControl/>
              <w:rPr>
                <w:rFonts w:cs="宋体"/>
                <w:szCs w:val="21"/>
              </w:rPr>
            </w:pPr>
            <w:r>
              <w:rPr>
                <w:rFonts w:cs="宋体" w:hint="eastAsia"/>
                <w:szCs w:val="21"/>
              </w:rPr>
              <w:t>参考分析国标</w:t>
            </w: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3</w:t>
            </w:r>
          </w:p>
        </w:tc>
        <w:tc>
          <w:tcPr>
            <w:tcW w:w="551" w:type="pct"/>
            <w:gridSpan w:val="2"/>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水分</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tcBorders>
              <w:top w:val="single" w:sz="4" w:space="0" w:color="auto"/>
              <w:left w:val="nil"/>
              <w:bottom w:val="single" w:sz="4" w:space="0" w:color="auto"/>
              <w:right w:val="single" w:sz="4" w:space="0" w:color="auto"/>
            </w:tcBorders>
            <w:shd w:val="clear" w:color="auto" w:fill="auto"/>
            <w:noWrap/>
            <w:vAlign w:val="center"/>
            <w:hideMark/>
          </w:tcPr>
          <w:p w:rsidR="00435D21" w:rsidRPr="00A73B31" w:rsidRDefault="00435D21" w:rsidP="001C0EA1">
            <w:pPr>
              <w:widowControl/>
              <w:rPr>
                <w:rFonts w:cs="宋体"/>
                <w:szCs w:val="21"/>
              </w:rPr>
            </w:pPr>
            <w:r w:rsidRPr="00A73B31">
              <w:rPr>
                <w:rFonts w:cs="宋体" w:hint="eastAsia"/>
                <w:szCs w:val="21"/>
              </w:rPr>
              <w:t>原油水含量的测定</w:t>
            </w:r>
            <w:r w:rsidRPr="00A73B31">
              <w:rPr>
                <w:szCs w:val="21"/>
              </w:rPr>
              <w:t>(</w:t>
            </w:r>
            <w:r w:rsidRPr="00A73B31">
              <w:rPr>
                <w:rFonts w:cs="宋体" w:hint="eastAsia"/>
                <w:szCs w:val="21"/>
              </w:rPr>
              <w:t>蒸馏法</w:t>
            </w:r>
            <w:r w:rsidRPr="00A73B31">
              <w:rPr>
                <w:szCs w:val="21"/>
              </w:rPr>
              <w:t>)GB/T8929-2006</w:t>
            </w:r>
          </w:p>
        </w:tc>
        <w:tc>
          <w:tcPr>
            <w:tcW w:w="951"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435D21">
            <w:pPr>
              <w:widowControl/>
              <w:rPr>
                <w:rFonts w:cs="宋体"/>
                <w:szCs w:val="21"/>
              </w:rPr>
            </w:pPr>
            <w:r>
              <w:rPr>
                <w:rFonts w:cs="宋体" w:hint="eastAsia"/>
                <w:szCs w:val="21"/>
              </w:rPr>
              <w:t>参考分析国标</w:t>
            </w: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4</w:t>
            </w:r>
          </w:p>
        </w:tc>
        <w:tc>
          <w:tcPr>
            <w:tcW w:w="551" w:type="pct"/>
            <w:gridSpan w:val="2"/>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总碳</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vMerge w:val="restart"/>
            <w:tcBorders>
              <w:top w:val="single" w:sz="4" w:space="0" w:color="auto"/>
              <w:left w:val="nil"/>
              <w:right w:val="single" w:sz="4" w:space="0" w:color="auto"/>
            </w:tcBorders>
            <w:shd w:val="clear" w:color="auto" w:fill="auto"/>
            <w:noWrap/>
            <w:vAlign w:val="center"/>
            <w:hideMark/>
          </w:tcPr>
          <w:p w:rsidR="00435D21" w:rsidRPr="00A73B31" w:rsidRDefault="00435D21" w:rsidP="001C0EA1">
            <w:pPr>
              <w:widowControl/>
              <w:rPr>
                <w:rFonts w:cs="宋体"/>
                <w:szCs w:val="21"/>
              </w:rPr>
            </w:pPr>
            <w:r w:rsidRPr="00A73B31">
              <w:rPr>
                <w:rFonts w:cs="宋体" w:hint="eastAsia"/>
                <w:szCs w:val="21"/>
              </w:rPr>
              <w:t>石油产品及润滑剂中碳、氢、氮测定法</w:t>
            </w:r>
            <w:r w:rsidRPr="00A73B31">
              <w:rPr>
                <w:szCs w:val="21"/>
              </w:rPr>
              <w:t>(</w:t>
            </w:r>
            <w:r w:rsidRPr="00A73B31">
              <w:rPr>
                <w:rFonts w:cs="宋体" w:hint="eastAsia"/>
                <w:szCs w:val="21"/>
              </w:rPr>
              <w:t>元素分析仪法</w:t>
            </w:r>
            <w:r w:rsidRPr="00A73B31">
              <w:rPr>
                <w:szCs w:val="21"/>
              </w:rPr>
              <w:t>)SH/T 0656-1998</w:t>
            </w:r>
          </w:p>
        </w:tc>
        <w:tc>
          <w:tcPr>
            <w:tcW w:w="951" w:type="pct"/>
            <w:vMerge w:val="restart"/>
            <w:tcBorders>
              <w:top w:val="single" w:sz="4" w:space="0" w:color="auto"/>
              <w:left w:val="nil"/>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Pr>
                <w:rFonts w:cs="宋体" w:hint="eastAsia"/>
                <w:szCs w:val="21"/>
              </w:rPr>
              <w:t>参考分析国标</w:t>
            </w: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5</w:t>
            </w:r>
          </w:p>
        </w:tc>
        <w:tc>
          <w:tcPr>
            <w:tcW w:w="551" w:type="pct"/>
            <w:gridSpan w:val="2"/>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总氢</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vMerge/>
            <w:tcBorders>
              <w:left w:val="nil"/>
              <w:bottom w:val="single" w:sz="4" w:space="0" w:color="auto"/>
              <w:right w:val="single" w:sz="4" w:space="0" w:color="auto"/>
            </w:tcBorders>
            <w:shd w:val="clear" w:color="auto" w:fill="auto"/>
            <w:noWrap/>
            <w:vAlign w:val="center"/>
            <w:hideMark/>
          </w:tcPr>
          <w:p w:rsidR="00435D21" w:rsidRPr="00A73B31" w:rsidRDefault="00435D21" w:rsidP="001C0EA1">
            <w:pPr>
              <w:widowControl/>
              <w:rPr>
                <w:rFonts w:cs="宋体"/>
                <w:szCs w:val="21"/>
              </w:rPr>
            </w:pPr>
          </w:p>
        </w:tc>
        <w:tc>
          <w:tcPr>
            <w:tcW w:w="951" w:type="pct"/>
            <w:vMerge/>
            <w:tcBorders>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6</w:t>
            </w:r>
          </w:p>
        </w:tc>
        <w:tc>
          <w:tcPr>
            <w:tcW w:w="551" w:type="pct"/>
            <w:gridSpan w:val="2"/>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总酸</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mgKOH/g</w:t>
            </w:r>
          </w:p>
        </w:tc>
        <w:tc>
          <w:tcPr>
            <w:tcW w:w="2751" w:type="pct"/>
            <w:tcBorders>
              <w:top w:val="single" w:sz="4" w:space="0" w:color="auto"/>
              <w:left w:val="nil"/>
              <w:bottom w:val="single" w:sz="4" w:space="0" w:color="auto"/>
              <w:right w:val="single" w:sz="4" w:space="0" w:color="auto"/>
            </w:tcBorders>
            <w:shd w:val="clear" w:color="auto" w:fill="auto"/>
            <w:noWrap/>
            <w:vAlign w:val="center"/>
            <w:hideMark/>
          </w:tcPr>
          <w:p w:rsidR="00435D21" w:rsidRPr="00A73B31" w:rsidRDefault="00435D21" w:rsidP="001C0EA1">
            <w:pPr>
              <w:widowControl/>
              <w:rPr>
                <w:rFonts w:cs="宋体"/>
                <w:szCs w:val="21"/>
              </w:rPr>
            </w:pPr>
            <w:r w:rsidRPr="00A73B31">
              <w:rPr>
                <w:rFonts w:cs="宋体" w:hint="eastAsia"/>
                <w:szCs w:val="21"/>
              </w:rPr>
              <w:t>原油酸值的测定（电位滴定法）</w:t>
            </w:r>
            <w:r w:rsidRPr="00A73B31">
              <w:rPr>
                <w:rFonts w:cs="宋体" w:hint="eastAsia"/>
                <w:szCs w:val="21"/>
              </w:rPr>
              <w:t>GB/T 18609-2011</w:t>
            </w:r>
          </w:p>
        </w:tc>
        <w:tc>
          <w:tcPr>
            <w:tcW w:w="951" w:type="pct"/>
            <w:tcBorders>
              <w:top w:val="single" w:sz="4" w:space="0" w:color="auto"/>
              <w:left w:val="nil"/>
              <w:bottom w:val="single" w:sz="4" w:space="0" w:color="auto"/>
              <w:right w:val="single" w:sz="4" w:space="0" w:color="auto"/>
            </w:tcBorders>
            <w:shd w:val="clear" w:color="auto" w:fill="auto"/>
            <w:noWrap/>
            <w:vAlign w:val="center"/>
            <w:hideMark/>
          </w:tcPr>
          <w:p w:rsidR="00435D21" w:rsidRPr="00A73B31" w:rsidRDefault="00435D21" w:rsidP="001C0EA1">
            <w:pPr>
              <w:widowControl/>
              <w:jc w:val="center"/>
              <w:rPr>
                <w:rFonts w:cs="宋体"/>
                <w:szCs w:val="21"/>
              </w:rPr>
            </w:pPr>
            <w:r>
              <w:rPr>
                <w:rFonts w:cs="宋体" w:hint="eastAsia"/>
                <w:szCs w:val="21"/>
              </w:rPr>
              <w:t>参考分析国标</w:t>
            </w: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7</w:t>
            </w:r>
          </w:p>
        </w:tc>
        <w:tc>
          <w:tcPr>
            <w:tcW w:w="551" w:type="pct"/>
            <w:gridSpan w:val="2"/>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总氮</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ppm</w:t>
            </w:r>
          </w:p>
        </w:tc>
        <w:tc>
          <w:tcPr>
            <w:tcW w:w="2751" w:type="pct"/>
            <w:tcBorders>
              <w:top w:val="single" w:sz="4" w:space="0" w:color="auto"/>
              <w:left w:val="nil"/>
              <w:bottom w:val="single" w:sz="4" w:space="0" w:color="auto"/>
              <w:right w:val="single" w:sz="4" w:space="0" w:color="auto"/>
            </w:tcBorders>
            <w:shd w:val="clear" w:color="auto" w:fill="auto"/>
            <w:noWrap/>
            <w:vAlign w:val="center"/>
            <w:hideMark/>
          </w:tcPr>
          <w:p w:rsidR="00435D21" w:rsidRPr="00A73B31" w:rsidRDefault="00435D21" w:rsidP="001C0EA1">
            <w:pPr>
              <w:widowControl/>
              <w:rPr>
                <w:rFonts w:cs="宋体"/>
                <w:szCs w:val="21"/>
              </w:rPr>
            </w:pPr>
            <w:r w:rsidRPr="00A73B31">
              <w:rPr>
                <w:rFonts w:cs="宋体" w:hint="eastAsia"/>
                <w:szCs w:val="21"/>
              </w:rPr>
              <w:t>石油及石油产品中氮含量测定法</w:t>
            </w:r>
            <w:r w:rsidRPr="00A73B31">
              <w:rPr>
                <w:szCs w:val="21"/>
              </w:rPr>
              <w:t>SH/T0704-2001</w:t>
            </w:r>
          </w:p>
        </w:tc>
        <w:tc>
          <w:tcPr>
            <w:tcW w:w="951"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Pr>
                <w:rFonts w:cs="宋体" w:hint="eastAsia"/>
                <w:szCs w:val="21"/>
              </w:rPr>
              <w:t>参考分析国标</w:t>
            </w: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8</w:t>
            </w:r>
          </w:p>
        </w:tc>
        <w:tc>
          <w:tcPr>
            <w:tcW w:w="551" w:type="pct"/>
            <w:gridSpan w:val="2"/>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残炭</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tcBorders>
              <w:top w:val="single" w:sz="4" w:space="0" w:color="auto"/>
              <w:left w:val="nil"/>
              <w:bottom w:val="single" w:sz="4" w:space="0" w:color="auto"/>
              <w:right w:val="single" w:sz="4" w:space="0" w:color="auto"/>
            </w:tcBorders>
            <w:shd w:val="clear" w:color="auto" w:fill="auto"/>
            <w:noWrap/>
            <w:vAlign w:val="center"/>
            <w:hideMark/>
          </w:tcPr>
          <w:p w:rsidR="00435D21" w:rsidRPr="00A73B31" w:rsidRDefault="00435D21" w:rsidP="001C0EA1">
            <w:pPr>
              <w:widowControl/>
              <w:rPr>
                <w:rFonts w:cs="宋体"/>
                <w:szCs w:val="21"/>
              </w:rPr>
            </w:pPr>
            <w:r w:rsidRPr="00A73B31">
              <w:rPr>
                <w:rFonts w:cs="宋体" w:hint="eastAsia"/>
                <w:szCs w:val="21"/>
              </w:rPr>
              <w:t>石油产品残炭测定法（微量法）</w:t>
            </w:r>
            <w:r w:rsidRPr="00A73B31">
              <w:rPr>
                <w:szCs w:val="21"/>
              </w:rPr>
              <w:t>GB/T 17144-1997(2004)</w:t>
            </w:r>
          </w:p>
        </w:tc>
        <w:tc>
          <w:tcPr>
            <w:tcW w:w="951"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Pr>
                <w:rFonts w:cs="宋体" w:hint="eastAsia"/>
                <w:szCs w:val="21"/>
              </w:rPr>
              <w:t>参考分析国标</w:t>
            </w: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9</w:t>
            </w:r>
          </w:p>
        </w:tc>
        <w:tc>
          <w:tcPr>
            <w:tcW w:w="551" w:type="pct"/>
            <w:gridSpan w:val="2"/>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胶质</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tcBorders>
              <w:top w:val="single" w:sz="4" w:space="0" w:color="auto"/>
              <w:left w:val="nil"/>
              <w:bottom w:val="single" w:sz="4" w:space="0" w:color="auto"/>
              <w:right w:val="single" w:sz="4" w:space="0" w:color="auto"/>
            </w:tcBorders>
            <w:shd w:val="clear" w:color="auto" w:fill="auto"/>
            <w:noWrap/>
            <w:vAlign w:val="center"/>
            <w:hideMark/>
          </w:tcPr>
          <w:p w:rsidR="00435D21" w:rsidRPr="00A73B31" w:rsidRDefault="00435D21" w:rsidP="001C0EA1">
            <w:pPr>
              <w:widowControl/>
              <w:rPr>
                <w:rFonts w:cs="宋体"/>
                <w:szCs w:val="21"/>
              </w:rPr>
            </w:pPr>
            <w:r w:rsidRPr="00A73B31">
              <w:rPr>
                <w:rFonts w:cs="宋体" w:hint="eastAsia"/>
                <w:szCs w:val="21"/>
              </w:rPr>
              <w:t>原油中胶质的测量方法</w:t>
            </w:r>
            <w:r w:rsidRPr="00A73B31">
              <w:rPr>
                <w:szCs w:val="21"/>
              </w:rPr>
              <w:t>SY/T7550-2004</w:t>
            </w:r>
          </w:p>
        </w:tc>
        <w:tc>
          <w:tcPr>
            <w:tcW w:w="951"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Pr>
                <w:rFonts w:cs="宋体"/>
                <w:szCs w:val="21"/>
              </w:rPr>
              <w:t>1.5</w:t>
            </w:r>
            <w:r>
              <w:rPr>
                <w:rFonts w:cs="宋体" w:hint="eastAsia"/>
                <w:szCs w:val="21"/>
              </w:rPr>
              <w:t>倍分析国标</w:t>
            </w: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10</w:t>
            </w:r>
          </w:p>
        </w:tc>
        <w:tc>
          <w:tcPr>
            <w:tcW w:w="551" w:type="pct"/>
            <w:gridSpan w:val="2"/>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沥青质</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tcBorders>
              <w:top w:val="single" w:sz="4" w:space="0" w:color="auto"/>
              <w:left w:val="nil"/>
              <w:bottom w:val="single" w:sz="4" w:space="0" w:color="auto"/>
              <w:right w:val="single" w:sz="4" w:space="0" w:color="auto"/>
            </w:tcBorders>
            <w:shd w:val="clear" w:color="auto" w:fill="auto"/>
            <w:noWrap/>
            <w:vAlign w:val="center"/>
            <w:hideMark/>
          </w:tcPr>
          <w:p w:rsidR="00435D21" w:rsidRPr="00A73B31" w:rsidRDefault="00435D21" w:rsidP="001C0EA1">
            <w:pPr>
              <w:widowControl/>
              <w:rPr>
                <w:rFonts w:cs="宋体"/>
                <w:szCs w:val="21"/>
              </w:rPr>
            </w:pPr>
            <w:r w:rsidRPr="00A73B31">
              <w:rPr>
                <w:rFonts w:cs="宋体" w:hint="eastAsia"/>
                <w:szCs w:val="21"/>
              </w:rPr>
              <w:t>原油中沥青质的测定法</w:t>
            </w:r>
            <w:r w:rsidRPr="00A73B31">
              <w:rPr>
                <w:szCs w:val="21"/>
              </w:rPr>
              <w:t xml:space="preserve">  Q/SH3215 218-2011</w:t>
            </w:r>
          </w:p>
        </w:tc>
        <w:tc>
          <w:tcPr>
            <w:tcW w:w="951"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Pr>
                <w:rFonts w:cs="宋体" w:hint="eastAsia"/>
                <w:szCs w:val="21"/>
              </w:rPr>
              <w:t>参考分析国标</w:t>
            </w: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11</w:t>
            </w:r>
          </w:p>
        </w:tc>
        <w:tc>
          <w:tcPr>
            <w:tcW w:w="551" w:type="pct"/>
            <w:gridSpan w:val="2"/>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凝固点</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w:t>
            </w:r>
          </w:p>
        </w:tc>
        <w:tc>
          <w:tcPr>
            <w:tcW w:w="2751" w:type="pct"/>
            <w:tcBorders>
              <w:top w:val="single" w:sz="4" w:space="0" w:color="auto"/>
              <w:left w:val="nil"/>
              <w:bottom w:val="single" w:sz="4" w:space="0" w:color="auto"/>
              <w:right w:val="single" w:sz="4" w:space="0" w:color="auto"/>
            </w:tcBorders>
            <w:shd w:val="clear" w:color="auto" w:fill="auto"/>
            <w:noWrap/>
            <w:vAlign w:val="center"/>
            <w:hideMark/>
          </w:tcPr>
          <w:p w:rsidR="00435D21" w:rsidRPr="00A73B31" w:rsidRDefault="00435D21" w:rsidP="001C0EA1">
            <w:pPr>
              <w:widowControl/>
              <w:rPr>
                <w:rFonts w:cs="宋体"/>
                <w:szCs w:val="21"/>
              </w:rPr>
            </w:pPr>
            <w:r w:rsidRPr="00A73B31">
              <w:rPr>
                <w:rFonts w:cs="宋体" w:hint="eastAsia"/>
                <w:szCs w:val="21"/>
              </w:rPr>
              <w:t>原油中凝点的测定方法</w:t>
            </w:r>
            <w:r w:rsidRPr="00A73B31">
              <w:rPr>
                <w:szCs w:val="21"/>
              </w:rPr>
              <w:t>SY/</w:t>
            </w:r>
            <w:r w:rsidRPr="00A73B31">
              <w:rPr>
                <w:rFonts w:hint="eastAsia"/>
                <w:szCs w:val="21"/>
              </w:rPr>
              <w:t xml:space="preserve">T </w:t>
            </w:r>
            <w:r w:rsidRPr="00A73B31">
              <w:rPr>
                <w:szCs w:val="21"/>
              </w:rPr>
              <w:t>0541-2009</w:t>
            </w:r>
          </w:p>
        </w:tc>
        <w:tc>
          <w:tcPr>
            <w:tcW w:w="951"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 xml:space="preserve">　</w:t>
            </w:r>
            <w:r>
              <w:rPr>
                <w:rFonts w:cs="宋体"/>
                <w:szCs w:val="21"/>
              </w:rPr>
              <w:t>1.5</w:t>
            </w:r>
            <w:r>
              <w:rPr>
                <w:rFonts w:cs="宋体" w:hint="eastAsia"/>
                <w:szCs w:val="21"/>
              </w:rPr>
              <w:t>倍参考分析国标</w:t>
            </w: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12</w:t>
            </w:r>
          </w:p>
        </w:tc>
        <w:tc>
          <w:tcPr>
            <w:tcW w:w="275"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IBP</w:t>
            </w:r>
          </w:p>
        </w:tc>
        <w:tc>
          <w:tcPr>
            <w:tcW w:w="276"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80</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vMerge w:val="restart"/>
            <w:tcBorders>
              <w:top w:val="single" w:sz="4" w:space="0" w:color="auto"/>
              <w:left w:val="nil"/>
              <w:right w:val="single" w:sz="4" w:space="0" w:color="auto"/>
            </w:tcBorders>
            <w:shd w:val="clear" w:color="auto" w:fill="auto"/>
            <w:noWrap/>
            <w:vAlign w:val="center"/>
            <w:hideMark/>
          </w:tcPr>
          <w:p w:rsidR="00435D21" w:rsidRPr="00A73B31" w:rsidRDefault="00435D21" w:rsidP="001C0EA1">
            <w:pPr>
              <w:widowControl/>
              <w:rPr>
                <w:rFonts w:cs="宋体"/>
                <w:szCs w:val="21"/>
              </w:rPr>
            </w:pPr>
            <w:r w:rsidRPr="00A73B31">
              <w:rPr>
                <w:rFonts w:cs="宋体" w:hint="eastAsia"/>
                <w:szCs w:val="21"/>
              </w:rPr>
              <w:t>原油蒸馏试验方法</w:t>
            </w:r>
            <w:r w:rsidRPr="00A73B31">
              <w:rPr>
                <w:szCs w:val="21"/>
              </w:rPr>
              <w:t>(15-</w:t>
            </w:r>
            <w:r w:rsidRPr="00A73B31">
              <w:rPr>
                <w:rFonts w:cs="宋体" w:hint="eastAsia"/>
                <w:szCs w:val="21"/>
              </w:rPr>
              <w:t>理论板式柱</w:t>
            </w:r>
            <w:r w:rsidRPr="00A73B31">
              <w:rPr>
                <w:szCs w:val="21"/>
              </w:rPr>
              <w:t>)ASTM D2892-2010</w:t>
            </w:r>
          </w:p>
        </w:tc>
        <w:tc>
          <w:tcPr>
            <w:tcW w:w="951" w:type="pct"/>
            <w:vMerge w:val="restart"/>
            <w:tcBorders>
              <w:top w:val="single" w:sz="4" w:space="0" w:color="auto"/>
              <w:left w:val="nil"/>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Pr>
                <w:rFonts w:cs="宋体" w:hint="eastAsia"/>
                <w:szCs w:val="21"/>
              </w:rPr>
              <w:t>参考分析美标</w:t>
            </w:r>
            <w:r w:rsidRPr="00A73B31">
              <w:rPr>
                <w:rFonts w:cs="宋体" w:hint="eastAsia"/>
                <w:szCs w:val="21"/>
              </w:rPr>
              <w:t xml:space="preserve">　</w:t>
            </w:r>
          </w:p>
          <w:p w:rsidR="00435D21" w:rsidRPr="00A73B31" w:rsidRDefault="00435D21" w:rsidP="001C0EA1">
            <w:pPr>
              <w:widowControl/>
              <w:jc w:val="center"/>
              <w:rPr>
                <w:rFonts w:cs="宋体"/>
                <w:szCs w:val="21"/>
              </w:rPr>
            </w:pPr>
            <w:r w:rsidRPr="00A73B31">
              <w:rPr>
                <w:rFonts w:cs="宋体" w:hint="eastAsia"/>
                <w:szCs w:val="21"/>
              </w:rPr>
              <w:t xml:space="preserve">　</w:t>
            </w:r>
          </w:p>
          <w:p w:rsidR="00435D21" w:rsidRPr="00A73B31" w:rsidRDefault="00435D21" w:rsidP="001C0EA1">
            <w:pPr>
              <w:widowControl/>
              <w:jc w:val="center"/>
              <w:rPr>
                <w:rFonts w:cs="宋体"/>
                <w:szCs w:val="21"/>
              </w:rPr>
            </w:pPr>
            <w:r w:rsidRPr="00A73B31">
              <w:rPr>
                <w:rFonts w:cs="宋体" w:hint="eastAsia"/>
                <w:szCs w:val="21"/>
              </w:rPr>
              <w:t xml:space="preserve">　</w:t>
            </w:r>
          </w:p>
          <w:p w:rsidR="00435D21" w:rsidRPr="00A73B31" w:rsidRDefault="00435D21" w:rsidP="001C0EA1">
            <w:pPr>
              <w:widowControl/>
              <w:jc w:val="center"/>
              <w:rPr>
                <w:rFonts w:cs="宋体"/>
                <w:szCs w:val="21"/>
              </w:rPr>
            </w:pPr>
            <w:r w:rsidRPr="00A73B31">
              <w:rPr>
                <w:rFonts w:cs="宋体" w:hint="eastAsia"/>
                <w:szCs w:val="21"/>
              </w:rPr>
              <w:t xml:space="preserve">　</w:t>
            </w:r>
          </w:p>
          <w:p w:rsidR="00435D21" w:rsidRPr="00A73B31" w:rsidRDefault="00435D21" w:rsidP="001C0EA1">
            <w:pPr>
              <w:widowControl/>
              <w:jc w:val="center"/>
              <w:rPr>
                <w:rFonts w:cs="宋体"/>
                <w:szCs w:val="21"/>
              </w:rPr>
            </w:pPr>
            <w:r w:rsidRPr="00A73B31">
              <w:rPr>
                <w:rFonts w:cs="宋体" w:hint="eastAsia"/>
                <w:szCs w:val="21"/>
              </w:rPr>
              <w:t xml:space="preserve">　</w:t>
            </w:r>
          </w:p>
          <w:p w:rsidR="00435D21" w:rsidRPr="00A73B31" w:rsidRDefault="00435D21" w:rsidP="001C0EA1">
            <w:pPr>
              <w:ind w:firstLine="420"/>
              <w:jc w:val="center"/>
              <w:rPr>
                <w:rFonts w:cs="宋体"/>
                <w:szCs w:val="21"/>
              </w:rPr>
            </w:pPr>
            <w:r w:rsidRPr="00A73B31">
              <w:rPr>
                <w:rFonts w:cs="宋体" w:hint="eastAsia"/>
                <w:szCs w:val="21"/>
              </w:rPr>
              <w:t xml:space="preserve">　</w:t>
            </w: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13</w:t>
            </w:r>
          </w:p>
        </w:tc>
        <w:tc>
          <w:tcPr>
            <w:tcW w:w="275"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80</w:t>
            </w:r>
          </w:p>
        </w:tc>
        <w:tc>
          <w:tcPr>
            <w:tcW w:w="276"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120</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vMerge/>
            <w:tcBorders>
              <w:left w:val="nil"/>
              <w:right w:val="single" w:sz="4" w:space="0" w:color="auto"/>
            </w:tcBorders>
            <w:shd w:val="clear" w:color="auto" w:fill="auto"/>
            <w:noWrap/>
            <w:vAlign w:val="center"/>
            <w:hideMark/>
          </w:tcPr>
          <w:p w:rsidR="00435D21" w:rsidRPr="00A73B31" w:rsidRDefault="00435D21" w:rsidP="001C0EA1">
            <w:pPr>
              <w:widowControl/>
              <w:rPr>
                <w:rFonts w:cs="宋体"/>
                <w:szCs w:val="21"/>
              </w:rPr>
            </w:pPr>
          </w:p>
        </w:tc>
        <w:tc>
          <w:tcPr>
            <w:tcW w:w="951" w:type="pct"/>
            <w:vMerge/>
            <w:tcBorders>
              <w:left w:val="nil"/>
              <w:right w:val="single" w:sz="4" w:space="0" w:color="auto"/>
            </w:tcBorders>
            <w:shd w:val="clear" w:color="auto" w:fill="auto"/>
            <w:vAlign w:val="center"/>
            <w:hideMark/>
          </w:tcPr>
          <w:p w:rsidR="00435D21" w:rsidRPr="00A73B31" w:rsidRDefault="00435D21" w:rsidP="001C0EA1">
            <w:pPr>
              <w:ind w:firstLine="420"/>
              <w:jc w:val="center"/>
              <w:rPr>
                <w:rFonts w:cs="宋体"/>
                <w:szCs w:val="21"/>
              </w:rPr>
            </w:pP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14</w:t>
            </w:r>
          </w:p>
        </w:tc>
        <w:tc>
          <w:tcPr>
            <w:tcW w:w="275"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120</w:t>
            </w:r>
          </w:p>
        </w:tc>
        <w:tc>
          <w:tcPr>
            <w:tcW w:w="276"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180</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vMerge/>
            <w:tcBorders>
              <w:left w:val="nil"/>
              <w:right w:val="single" w:sz="4" w:space="0" w:color="auto"/>
            </w:tcBorders>
            <w:shd w:val="clear" w:color="auto" w:fill="auto"/>
            <w:noWrap/>
            <w:vAlign w:val="center"/>
            <w:hideMark/>
          </w:tcPr>
          <w:p w:rsidR="00435D21" w:rsidRPr="00A73B31" w:rsidRDefault="00435D21" w:rsidP="001C0EA1">
            <w:pPr>
              <w:widowControl/>
              <w:rPr>
                <w:rFonts w:cs="宋体"/>
                <w:szCs w:val="21"/>
              </w:rPr>
            </w:pPr>
          </w:p>
        </w:tc>
        <w:tc>
          <w:tcPr>
            <w:tcW w:w="951" w:type="pct"/>
            <w:vMerge/>
            <w:tcBorders>
              <w:left w:val="nil"/>
              <w:right w:val="single" w:sz="4" w:space="0" w:color="auto"/>
            </w:tcBorders>
            <w:shd w:val="clear" w:color="auto" w:fill="auto"/>
            <w:vAlign w:val="center"/>
            <w:hideMark/>
          </w:tcPr>
          <w:p w:rsidR="00435D21" w:rsidRPr="00A73B31" w:rsidRDefault="00435D21" w:rsidP="001C0EA1">
            <w:pPr>
              <w:ind w:firstLine="420"/>
              <w:jc w:val="center"/>
              <w:rPr>
                <w:rFonts w:cs="宋体"/>
                <w:szCs w:val="21"/>
              </w:rPr>
            </w:pP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15</w:t>
            </w:r>
          </w:p>
        </w:tc>
        <w:tc>
          <w:tcPr>
            <w:tcW w:w="275"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180</w:t>
            </w:r>
          </w:p>
        </w:tc>
        <w:tc>
          <w:tcPr>
            <w:tcW w:w="276"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230</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vMerge/>
            <w:tcBorders>
              <w:left w:val="nil"/>
              <w:right w:val="single" w:sz="4" w:space="0" w:color="auto"/>
            </w:tcBorders>
            <w:shd w:val="clear" w:color="auto" w:fill="auto"/>
            <w:noWrap/>
            <w:vAlign w:val="center"/>
            <w:hideMark/>
          </w:tcPr>
          <w:p w:rsidR="00435D21" w:rsidRPr="00A73B31" w:rsidRDefault="00435D21" w:rsidP="001C0EA1">
            <w:pPr>
              <w:widowControl/>
              <w:rPr>
                <w:rFonts w:cs="宋体"/>
                <w:szCs w:val="21"/>
              </w:rPr>
            </w:pPr>
          </w:p>
        </w:tc>
        <w:tc>
          <w:tcPr>
            <w:tcW w:w="951" w:type="pct"/>
            <w:vMerge/>
            <w:tcBorders>
              <w:left w:val="nil"/>
              <w:right w:val="single" w:sz="4" w:space="0" w:color="auto"/>
            </w:tcBorders>
            <w:shd w:val="clear" w:color="auto" w:fill="auto"/>
            <w:vAlign w:val="center"/>
            <w:hideMark/>
          </w:tcPr>
          <w:p w:rsidR="00435D21" w:rsidRPr="00A73B31" w:rsidRDefault="00435D21" w:rsidP="001C0EA1">
            <w:pPr>
              <w:ind w:firstLine="420"/>
              <w:jc w:val="center"/>
              <w:rPr>
                <w:rFonts w:cs="宋体"/>
                <w:szCs w:val="21"/>
              </w:rPr>
            </w:pP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16</w:t>
            </w:r>
          </w:p>
        </w:tc>
        <w:tc>
          <w:tcPr>
            <w:tcW w:w="275"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230</w:t>
            </w:r>
          </w:p>
        </w:tc>
        <w:tc>
          <w:tcPr>
            <w:tcW w:w="276"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300</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vMerge/>
            <w:tcBorders>
              <w:left w:val="nil"/>
              <w:right w:val="single" w:sz="4" w:space="0" w:color="auto"/>
            </w:tcBorders>
            <w:shd w:val="clear" w:color="auto" w:fill="auto"/>
            <w:noWrap/>
            <w:vAlign w:val="center"/>
            <w:hideMark/>
          </w:tcPr>
          <w:p w:rsidR="00435D21" w:rsidRPr="00A73B31" w:rsidRDefault="00435D21" w:rsidP="001C0EA1">
            <w:pPr>
              <w:widowControl/>
              <w:rPr>
                <w:rFonts w:cs="宋体"/>
                <w:szCs w:val="21"/>
              </w:rPr>
            </w:pPr>
          </w:p>
        </w:tc>
        <w:tc>
          <w:tcPr>
            <w:tcW w:w="951" w:type="pct"/>
            <w:vMerge/>
            <w:tcBorders>
              <w:left w:val="nil"/>
              <w:right w:val="single" w:sz="4" w:space="0" w:color="auto"/>
            </w:tcBorders>
            <w:shd w:val="clear" w:color="auto" w:fill="auto"/>
            <w:vAlign w:val="center"/>
            <w:hideMark/>
          </w:tcPr>
          <w:p w:rsidR="00435D21" w:rsidRPr="00A73B31" w:rsidRDefault="00435D21" w:rsidP="001C0EA1">
            <w:pPr>
              <w:ind w:firstLine="420"/>
              <w:jc w:val="center"/>
              <w:rPr>
                <w:rFonts w:cs="宋体"/>
                <w:szCs w:val="21"/>
              </w:rPr>
            </w:pP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lastRenderedPageBreak/>
              <w:t>17</w:t>
            </w:r>
          </w:p>
        </w:tc>
        <w:tc>
          <w:tcPr>
            <w:tcW w:w="275"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300</w:t>
            </w:r>
          </w:p>
        </w:tc>
        <w:tc>
          <w:tcPr>
            <w:tcW w:w="276"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360</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vMerge/>
            <w:tcBorders>
              <w:left w:val="nil"/>
              <w:bottom w:val="single" w:sz="4" w:space="0" w:color="auto"/>
              <w:right w:val="single" w:sz="4" w:space="0" w:color="auto"/>
            </w:tcBorders>
            <w:shd w:val="clear" w:color="auto" w:fill="auto"/>
            <w:noWrap/>
            <w:vAlign w:val="center"/>
            <w:hideMark/>
          </w:tcPr>
          <w:p w:rsidR="00435D21" w:rsidRPr="00A73B31" w:rsidRDefault="00435D21" w:rsidP="001C0EA1">
            <w:pPr>
              <w:widowControl/>
              <w:rPr>
                <w:rFonts w:cs="宋体"/>
                <w:szCs w:val="21"/>
              </w:rPr>
            </w:pPr>
          </w:p>
        </w:tc>
        <w:tc>
          <w:tcPr>
            <w:tcW w:w="951" w:type="pct"/>
            <w:vMerge/>
            <w:tcBorders>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18</w:t>
            </w:r>
          </w:p>
        </w:tc>
        <w:tc>
          <w:tcPr>
            <w:tcW w:w="275"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360</w:t>
            </w:r>
          </w:p>
        </w:tc>
        <w:tc>
          <w:tcPr>
            <w:tcW w:w="276"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410</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vMerge w:val="restart"/>
            <w:tcBorders>
              <w:top w:val="single" w:sz="4" w:space="0" w:color="auto"/>
              <w:left w:val="nil"/>
              <w:right w:val="single" w:sz="4" w:space="0" w:color="auto"/>
            </w:tcBorders>
            <w:shd w:val="clear" w:color="auto" w:fill="auto"/>
            <w:noWrap/>
            <w:vAlign w:val="center"/>
            <w:hideMark/>
          </w:tcPr>
          <w:p w:rsidR="00435D21" w:rsidRPr="00A73B31" w:rsidRDefault="00435D21" w:rsidP="001C0EA1">
            <w:pPr>
              <w:widowControl/>
              <w:rPr>
                <w:rFonts w:cs="宋体"/>
                <w:szCs w:val="21"/>
              </w:rPr>
            </w:pPr>
            <w:r w:rsidRPr="00A73B31">
              <w:rPr>
                <w:rFonts w:cs="宋体" w:hint="eastAsia"/>
                <w:szCs w:val="21"/>
              </w:rPr>
              <w:t>重烃混合物蒸馏试验方法</w:t>
            </w:r>
            <w:r w:rsidRPr="00A73B31">
              <w:rPr>
                <w:szCs w:val="21"/>
              </w:rPr>
              <w:t>ASTM D5236-2003(2007)</w:t>
            </w:r>
          </w:p>
        </w:tc>
        <w:tc>
          <w:tcPr>
            <w:tcW w:w="951" w:type="pct"/>
            <w:vMerge w:val="restart"/>
            <w:tcBorders>
              <w:top w:val="single" w:sz="4" w:space="0" w:color="auto"/>
              <w:left w:val="nil"/>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Pr>
                <w:rFonts w:cs="宋体" w:hint="eastAsia"/>
                <w:szCs w:val="21"/>
              </w:rPr>
              <w:t>参考分析美标</w:t>
            </w:r>
            <w:r w:rsidRPr="00A73B31">
              <w:rPr>
                <w:rFonts w:cs="宋体" w:hint="eastAsia"/>
                <w:szCs w:val="21"/>
              </w:rPr>
              <w:t xml:space="preserve">　</w:t>
            </w:r>
          </w:p>
          <w:p w:rsidR="00435D21" w:rsidRPr="00A73B31" w:rsidRDefault="00435D21" w:rsidP="001C0EA1">
            <w:pPr>
              <w:widowControl/>
              <w:jc w:val="center"/>
              <w:rPr>
                <w:rFonts w:cs="宋体"/>
                <w:szCs w:val="21"/>
              </w:rPr>
            </w:pPr>
            <w:r w:rsidRPr="00A73B31">
              <w:rPr>
                <w:rFonts w:cs="宋体" w:hint="eastAsia"/>
                <w:szCs w:val="21"/>
              </w:rPr>
              <w:t xml:space="preserve">　</w:t>
            </w:r>
          </w:p>
          <w:p w:rsidR="00435D21" w:rsidRPr="00A73B31" w:rsidRDefault="00435D21" w:rsidP="001C0EA1">
            <w:pPr>
              <w:widowControl/>
              <w:jc w:val="center"/>
              <w:rPr>
                <w:rFonts w:cs="宋体"/>
                <w:szCs w:val="21"/>
              </w:rPr>
            </w:pPr>
            <w:r w:rsidRPr="00A73B31">
              <w:rPr>
                <w:rFonts w:cs="宋体" w:hint="eastAsia"/>
                <w:szCs w:val="21"/>
              </w:rPr>
              <w:t xml:space="preserve">　</w:t>
            </w:r>
          </w:p>
          <w:p w:rsidR="00435D21" w:rsidRPr="00A73B31" w:rsidRDefault="00435D21" w:rsidP="001C0EA1">
            <w:pPr>
              <w:widowControl/>
              <w:jc w:val="center"/>
              <w:rPr>
                <w:rFonts w:cs="宋体"/>
                <w:szCs w:val="21"/>
              </w:rPr>
            </w:pPr>
            <w:r w:rsidRPr="00A73B31">
              <w:rPr>
                <w:rFonts w:cs="宋体" w:hint="eastAsia"/>
                <w:szCs w:val="21"/>
              </w:rPr>
              <w:t xml:space="preserve">　</w:t>
            </w:r>
          </w:p>
          <w:p w:rsidR="00435D21" w:rsidRPr="00A73B31" w:rsidRDefault="00435D21" w:rsidP="001C0EA1">
            <w:pPr>
              <w:ind w:firstLine="420"/>
              <w:jc w:val="center"/>
              <w:rPr>
                <w:rFonts w:cs="宋体"/>
                <w:szCs w:val="21"/>
              </w:rPr>
            </w:pPr>
            <w:r w:rsidRPr="00A73B31">
              <w:rPr>
                <w:rFonts w:cs="宋体" w:hint="eastAsia"/>
                <w:szCs w:val="21"/>
              </w:rPr>
              <w:t xml:space="preserve">　</w:t>
            </w: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19</w:t>
            </w:r>
          </w:p>
        </w:tc>
        <w:tc>
          <w:tcPr>
            <w:tcW w:w="275"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410</w:t>
            </w:r>
          </w:p>
        </w:tc>
        <w:tc>
          <w:tcPr>
            <w:tcW w:w="276"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480</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vMerge/>
            <w:tcBorders>
              <w:left w:val="nil"/>
              <w:right w:val="single" w:sz="4" w:space="0" w:color="auto"/>
            </w:tcBorders>
            <w:shd w:val="clear" w:color="auto" w:fill="auto"/>
            <w:noWrap/>
            <w:vAlign w:val="center"/>
            <w:hideMark/>
          </w:tcPr>
          <w:p w:rsidR="00435D21" w:rsidRPr="00A73B31" w:rsidRDefault="00435D21" w:rsidP="001C0EA1">
            <w:pPr>
              <w:widowControl/>
              <w:jc w:val="center"/>
              <w:rPr>
                <w:rFonts w:cs="宋体"/>
                <w:szCs w:val="21"/>
              </w:rPr>
            </w:pPr>
          </w:p>
        </w:tc>
        <w:tc>
          <w:tcPr>
            <w:tcW w:w="951" w:type="pct"/>
            <w:vMerge/>
            <w:tcBorders>
              <w:left w:val="nil"/>
              <w:right w:val="single" w:sz="4" w:space="0" w:color="auto"/>
            </w:tcBorders>
            <w:shd w:val="clear" w:color="auto" w:fill="auto"/>
            <w:vAlign w:val="center"/>
            <w:hideMark/>
          </w:tcPr>
          <w:p w:rsidR="00435D21" w:rsidRPr="00A73B31" w:rsidRDefault="00435D21" w:rsidP="001C0EA1">
            <w:pPr>
              <w:ind w:firstLine="420"/>
              <w:jc w:val="center"/>
              <w:rPr>
                <w:rFonts w:cs="宋体"/>
                <w:szCs w:val="21"/>
              </w:rPr>
            </w:pP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20</w:t>
            </w:r>
          </w:p>
        </w:tc>
        <w:tc>
          <w:tcPr>
            <w:tcW w:w="275"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480</w:t>
            </w:r>
          </w:p>
        </w:tc>
        <w:tc>
          <w:tcPr>
            <w:tcW w:w="276"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530</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vMerge/>
            <w:tcBorders>
              <w:left w:val="nil"/>
              <w:right w:val="single" w:sz="4" w:space="0" w:color="auto"/>
            </w:tcBorders>
            <w:shd w:val="clear" w:color="auto" w:fill="auto"/>
            <w:noWrap/>
            <w:vAlign w:val="center"/>
            <w:hideMark/>
          </w:tcPr>
          <w:p w:rsidR="00435D21" w:rsidRPr="00A73B31" w:rsidRDefault="00435D21" w:rsidP="001C0EA1">
            <w:pPr>
              <w:widowControl/>
              <w:jc w:val="center"/>
              <w:rPr>
                <w:rFonts w:cs="宋体"/>
                <w:szCs w:val="21"/>
              </w:rPr>
            </w:pPr>
          </w:p>
        </w:tc>
        <w:tc>
          <w:tcPr>
            <w:tcW w:w="951" w:type="pct"/>
            <w:vMerge/>
            <w:tcBorders>
              <w:left w:val="nil"/>
              <w:right w:val="single" w:sz="4" w:space="0" w:color="auto"/>
            </w:tcBorders>
            <w:shd w:val="clear" w:color="auto" w:fill="auto"/>
            <w:vAlign w:val="center"/>
            <w:hideMark/>
          </w:tcPr>
          <w:p w:rsidR="00435D21" w:rsidRPr="00A73B31" w:rsidRDefault="00435D21" w:rsidP="001C0EA1">
            <w:pPr>
              <w:ind w:firstLine="420"/>
              <w:jc w:val="center"/>
              <w:rPr>
                <w:rFonts w:cs="宋体"/>
                <w:szCs w:val="21"/>
              </w:rPr>
            </w:pP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21</w:t>
            </w:r>
          </w:p>
        </w:tc>
        <w:tc>
          <w:tcPr>
            <w:tcW w:w="275"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530</w:t>
            </w:r>
          </w:p>
        </w:tc>
        <w:tc>
          <w:tcPr>
            <w:tcW w:w="276"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550</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vMerge/>
            <w:tcBorders>
              <w:left w:val="nil"/>
              <w:right w:val="single" w:sz="4" w:space="0" w:color="auto"/>
            </w:tcBorders>
            <w:shd w:val="clear" w:color="auto" w:fill="auto"/>
            <w:noWrap/>
            <w:vAlign w:val="center"/>
            <w:hideMark/>
          </w:tcPr>
          <w:p w:rsidR="00435D21" w:rsidRPr="00A73B31" w:rsidRDefault="00435D21" w:rsidP="001C0EA1">
            <w:pPr>
              <w:widowControl/>
              <w:jc w:val="center"/>
              <w:rPr>
                <w:rFonts w:cs="宋体"/>
                <w:szCs w:val="21"/>
              </w:rPr>
            </w:pPr>
          </w:p>
        </w:tc>
        <w:tc>
          <w:tcPr>
            <w:tcW w:w="951" w:type="pct"/>
            <w:vMerge/>
            <w:tcBorders>
              <w:left w:val="nil"/>
              <w:right w:val="single" w:sz="4" w:space="0" w:color="auto"/>
            </w:tcBorders>
            <w:shd w:val="clear" w:color="auto" w:fill="auto"/>
            <w:vAlign w:val="center"/>
            <w:hideMark/>
          </w:tcPr>
          <w:p w:rsidR="00435D21" w:rsidRPr="00A73B31" w:rsidRDefault="00435D21" w:rsidP="001C0EA1">
            <w:pPr>
              <w:ind w:firstLine="420"/>
              <w:jc w:val="center"/>
              <w:rPr>
                <w:rFonts w:cs="宋体"/>
                <w:szCs w:val="21"/>
              </w:rPr>
            </w:pPr>
          </w:p>
        </w:tc>
      </w:tr>
      <w:tr w:rsidR="00435D21" w:rsidRPr="00A73B31" w:rsidTr="00435D21">
        <w:trPr>
          <w:trHeight w:val="240"/>
        </w:trPr>
        <w:tc>
          <w:tcPr>
            <w:tcW w:w="22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r w:rsidRPr="00A73B31">
              <w:rPr>
                <w:rFonts w:cs="宋体" w:hint="eastAsia"/>
                <w:szCs w:val="21"/>
              </w:rPr>
              <w:t>22</w:t>
            </w:r>
          </w:p>
        </w:tc>
        <w:tc>
          <w:tcPr>
            <w:tcW w:w="275"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550</w:t>
            </w:r>
          </w:p>
        </w:tc>
        <w:tc>
          <w:tcPr>
            <w:tcW w:w="276"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FBP</w:t>
            </w:r>
          </w:p>
        </w:tc>
        <w:tc>
          <w:tcPr>
            <w:tcW w:w="527" w:type="pct"/>
            <w:tcBorders>
              <w:top w:val="single" w:sz="4" w:space="0" w:color="auto"/>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szCs w:val="21"/>
              </w:rPr>
            </w:pPr>
            <w:r w:rsidRPr="00A73B31">
              <w:rPr>
                <w:szCs w:val="21"/>
              </w:rPr>
              <w:t>w%</w:t>
            </w:r>
          </w:p>
        </w:tc>
        <w:tc>
          <w:tcPr>
            <w:tcW w:w="2751" w:type="pct"/>
            <w:vMerge/>
            <w:tcBorders>
              <w:left w:val="nil"/>
              <w:bottom w:val="single" w:sz="4" w:space="0" w:color="auto"/>
              <w:right w:val="single" w:sz="4" w:space="0" w:color="auto"/>
            </w:tcBorders>
            <w:shd w:val="clear" w:color="auto" w:fill="auto"/>
            <w:noWrap/>
            <w:vAlign w:val="center"/>
            <w:hideMark/>
          </w:tcPr>
          <w:p w:rsidR="00435D21" w:rsidRPr="00A73B31" w:rsidRDefault="00435D21" w:rsidP="001C0EA1">
            <w:pPr>
              <w:widowControl/>
              <w:jc w:val="center"/>
              <w:rPr>
                <w:rFonts w:cs="宋体"/>
                <w:szCs w:val="21"/>
              </w:rPr>
            </w:pPr>
          </w:p>
        </w:tc>
        <w:tc>
          <w:tcPr>
            <w:tcW w:w="951" w:type="pct"/>
            <w:vMerge/>
            <w:tcBorders>
              <w:left w:val="nil"/>
              <w:bottom w:val="single" w:sz="4" w:space="0" w:color="auto"/>
              <w:right w:val="single" w:sz="4" w:space="0" w:color="auto"/>
            </w:tcBorders>
            <w:shd w:val="clear" w:color="auto" w:fill="auto"/>
            <w:vAlign w:val="center"/>
            <w:hideMark/>
          </w:tcPr>
          <w:p w:rsidR="00435D21" w:rsidRPr="00A73B31" w:rsidRDefault="00435D21" w:rsidP="001C0EA1">
            <w:pPr>
              <w:widowControl/>
              <w:jc w:val="center"/>
              <w:rPr>
                <w:rFonts w:cs="宋体"/>
                <w:szCs w:val="21"/>
              </w:rPr>
            </w:pPr>
          </w:p>
        </w:tc>
      </w:tr>
    </w:tbl>
    <w:p w:rsidR="00847163" w:rsidRPr="00871AE1" w:rsidRDefault="00847163" w:rsidP="00847163">
      <w:pPr>
        <w:spacing w:before="31" w:after="31"/>
        <w:ind w:firstLine="420"/>
      </w:pPr>
    </w:p>
    <w:p w:rsidR="00847163" w:rsidRDefault="00847163" w:rsidP="004C5F7A">
      <w:pPr>
        <w:pStyle w:val="Heading2"/>
        <w:numPr>
          <w:ilvl w:val="1"/>
          <w:numId w:val="0"/>
        </w:numPr>
        <w:tabs>
          <w:tab w:val="num" w:pos="576"/>
        </w:tabs>
        <w:adjustRightInd/>
        <w:spacing w:before="31" w:after="31" w:line="416" w:lineRule="auto"/>
        <w:ind w:left="576" w:hanging="576"/>
        <w:jc w:val="both"/>
        <w:textAlignment w:val="auto"/>
      </w:pPr>
      <w:bookmarkStart w:id="593" w:name="_Toc425764910"/>
      <w:bookmarkStart w:id="594" w:name="_Toc429841435"/>
      <w:bookmarkStart w:id="595" w:name="_Toc493789846"/>
      <w:r>
        <w:t>13.</w:t>
      </w:r>
      <w:r w:rsidR="00CE50F8">
        <w:t>8</w:t>
      </w:r>
      <w:r>
        <w:t xml:space="preserve"> </w:t>
      </w:r>
      <w:ins w:id="596" w:author="KH" w:date="2017-09-22T13:29:00Z">
        <w:r w:rsidR="008941CC">
          <w:t>全评</w:t>
        </w:r>
      </w:ins>
      <w:r w:rsidRPr="00E92414">
        <w:rPr>
          <w:rFonts w:hint="eastAsia"/>
        </w:rPr>
        <w:t>报告样式要求</w:t>
      </w:r>
      <w:bookmarkEnd w:id="593"/>
      <w:bookmarkEnd w:id="594"/>
      <w:bookmarkEnd w:id="595"/>
    </w:p>
    <w:p w:rsidR="00387ADE" w:rsidRDefault="00387ADE" w:rsidP="00387ADE">
      <w:pPr>
        <w:pStyle w:val="NormalIndent"/>
        <w:spacing w:before="31" w:after="31"/>
        <w:ind w:firstLine="420"/>
        <w:rPr>
          <w:ins w:id="597" w:author="KH" w:date="2017-09-22T13:30:00Z"/>
        </w:rPr>
      </w:pPr>
      <w:del w:id="598" w:author="KH" w:date="2017-09-22T13:27:00Z">
        <w:r w:rsidDel="008941CC">
          <w:rPr>
            <w:rFonts w:hint="eastAsia"/>
          </w:rPr>
          <w:delText>参考原油综合管理系统。</w:delText>
        </w:r>
      </w:del>
      <w:ins w:id="599" w:author="KH" w:date="2017-09-22T13:27:00Z">
        <w:r w:rsidR="008941CC">
          <w:rPr>
            <w:rFonts w:hint="eastAsia"/>
          </w:rPr>
          <w:t>原油综合管理系统</w:t>
        </w:r>
      </w:ins>
      <w:ins w:id="600" w:author="KH" w:date="2017-09-22T13:29:00Z">
        <w:r w:rsidR="008941CC">
          <w:rPr>
            <w:rFonts w:hint="eastAsia"/>
          </w:rPr>
          <w:t>生成的全评报告数据列表见下表</w:t>
        </w:r>
      </w:ins>
      <w:ins w:id="601" w:author="KH" w:date="2017-09-22T13:30:00Z">
        <w:r w:rsidR="008941CC">
          <w:rPr>
            <w:rFonts w:hint="eastAsia"/>
          </w:rPr>
          <w:t>。</w:t>
        </w:r>
      </w:ins>
    </w:p>
    <w:tbl>
      <w:tblPr>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
        <w:gridCol w:w="4100"/>
        <w:tblGridChange w:id="602">
          <w:tblGrid>
            <w:gridCol w:w="429"/>
            <w:gridCol w:w="4100"/>
          </w:tblGrid>
        </w:tblGridChange>
      </w:tblGrid>
      <w:tr w:rsidR="008941CC" w:rsidRPr="008941CC" w:rsidTr="008941CC">
        <w:trPr>
          <w:trHeight w:val="300"/>
          <w:ins w:id="603" w:author="KH" w:date="2017-09-22T13:32:00Z"/>
        </w:trPr>
        <w:tc>
          <w:tcPr>
            <w:tcW w:w="340" w:type="dxa"/>
            <w:shd w:val="clear" w:color="auto" w:fill="auto"/>
            <w:noWrap/>
            <w:vAlign w:val="center"/>
          </w:tcPr>
          <w:p w:rsidR="008941CC" w:rsidRPr="008941CC" w:rsidRDefault="008941CC" w:rsidP="008941CC">
            <w:pPr>
              <w:widowControl/>
              <w:rPr>
                <w:ins w:id="604" w:author="KH" w:date="2017-09-22T13:32:00Z"/>
                <w:rFonts w:ascii="Calibri" w:hAnsi="Calibri" w:cs="Calibri"/>
                <w:color w:val="000000"/>
                <w:kern w:val="0"/>
                <w:szCs w:val="21"/>
              </w:rPr>
            </w:pPr>
            <w:ins w:id="605" w:author="KH" w:date="2017-09-22T13:32:00Z">
              <w:r>
                <w:rPr>
                  <w:rFonts w:ascii="Calibri" w:hAnsi="Calibri" w:cs="Calibri"/>
                  <w:color w:val="000000"/>
                  <w:kern w:val="0"/>
                  <w:szCs w:val="21"/>
                </w:rPr>
                <w:t>序号</w:t>
              </w:r>
            </w:ins>
          </w:p>
        </w:tc>
        <w:tc>
          <w:tcPr>
            <w:tcW w:w="4100" w:type="dxa"/>
            <w:shd w:val="clear" w:color="auto" w:fill="auto"/>
            <w:noWrap/>
            <w:vAlign w:val="center"/>
          </w:tcPr>
          <w:p w:rsidR="008941CC" w:rsidRPr="008941CC" w:rsidRDefault="008941CC" w:rsidP="008941CC">
            <w:pPr>
              <w:widowControl/>
              <w:rPr>
                <w:ins w:id="606" w:author="KH" w:date="2017-09-22T13:32:00Z"/>
                <w:rFonts w:ascii="宋体" w:hAnsi="宋体" w:cs="宋体"/>
                <w:color w:val="000000"/>
                <w:kern w:val="0"/>
                <w:szCs w:val="21"/>
              </w:rPr>
            </w:pPr>
            <w:ins w:id="607" w:author="KH" w:date="2017-09-22T13:32:00Z">
              <w:r>
                <w:rPr>
                  <w:rFonts w:ascii="宋体" w:hAnsi="宋体" w:cs="宋体" w:hint="eastAsia"/>
                  <w:color w:val="000000"/>
                  <w:kern w:val="0"/>
                  <w:szCs w:val="21"/>
                </w:rPr>
                <w:t>数据名称</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08"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609" w:author="KH" w:date="2017-09-22T13:31:00Z"/>
          <w:trPrChange w:id="610" w:author="KH" w:date="2017-09-22T13:31:00Z">
            <w:trPr>
              <w:trHeight w:val="300"/>
            </w:trPr>
          </w:trPrChange>
        </w:trPr>
        <w:tc>
          <w:tcPr>
            <w:tcW w:w="340" w:type="dxa"/>
            <w:shd w:val="clear" w:color="auto" w:fill="auto"/>
            <w:noWrap/>
            <w:vAlign w:val="center"/>
            <w:hideMark/>
            <w:tcPrChange w:id="611"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12" w:author="KH" w:date="2017-09-22T13:31:00Z"/>
                <w:rFonts w:ascii="Calibri" w:hAnsi="Calibri" w:cs="Calibri"/>
                <w:color w:val="000000"/>
                <w:kern w:val="0"/>
                <w:szCs w:val="21"/>
              </w:rPr>
            </w:pPr>
            <w:ins w:id="613" w:author="KH" w:date="2017-09-22T13:31:00Z">
              <w:r w:rsidRPr="008941CC">
                <w:rPr>
                  <w:rFonts w:ascii="Calibri" w:hAnsi="Calibri" w:cs="Calibri"/>
                  <w:color w:val="000000"/>
                  <w:kern w:val="0"/>
                  <w:szCs w:val="21"/>
                </w:rPr>
                <w:t>1</w:t>
              </w:r>
            </w:ins>
          </w:p>
        </w:tc>
        <w:tc>
          <w:tcPr>
            <w:tcW w:w="4100" w:type="dxa"/>
            <w:shd w:val="clear" w:color="auto" w:fill="auto"/>
            <w:noWrap/>
            <w:vAlign w:val="center"/>
            <w:hideMark/>
            <w:tcPrChange w:id="614"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15" w:author="KH" w:date="2017-09-22T13:31:00Z"/>
                <w:rFonts w:ascii="宋体" w:hAnsi="宋体" w:cs="宋体"/>
                <w:color w:val="000000"/>
                <w:kern w:val="0"/>
                <w:szCs w:val="21"/>
              </w:rPr>
            </w:pPr>
            <w:ins w:id="616" w:author="KH" w:date="2017-09-22T13:31:00Z">
              <w:r w:rsidRPr="008941CC">
                <w:rPr>
                  <w:rFonts w:ascii="宋体" w:hAnsi="宋体" w:cs="宋体" w:hint="eastAsia"/>
                  <w:color w:val="000000"/>
                  <w:kern w:val="0"/>
                  <w:szCs w:val="21"/>
                </w:rPr>
                <w:t>实沸点蒸馏</w:t>
              </w:r>
              <w:r w:rsidRPr="008941CC">
                <w:rPr>
                  <w:rFonts w:ascii="Calibri" w:hAnsi="Calibri" w:cs="Calibri"/>
                  <w:color w:val="000000"/>
                  <w:kern w:val="0"/>
                  <w:szCs w:val="21"/>
                </w:rPr>
                <w:t>-</w:t>
              </w:r>
              <w:r w:rsidRPr="008941CC">
                <w:rPr>
                  <w:rFonts w:ascii="宋体" w:hAnsi="宋体" w:cs="宋体" w:hint="eastAsia"/>
                  <w:color w:val="000000"/>
                  <w:kern w:val="0"/>
                  <w:szCs w:val="21"/>
                </w:rPr>
                <w:t>馏分重量收率，</w:t>
              </w:r>
              <w:r w:rsidRPr="008941CC">
                <w:rPr>
                  <w:rFonts w:ascii="Calibri" w:hAnsi="Calibri" w:cs="Calibri"/>
                  <w:color w:val="000000"/>
                  <w:kern w:val="0"/>
                  <w:szCs w:val="21"/>
                </w:rPr>
                <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17"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618" w:author="KH" w:date="2017-09-22T13:31:00Z"/>
          <w:trPrChange w:id="619" w:author="KH" w:date="2017-09-22T13:31:00Z">
            <w:trPr>
              <w:trHeight w:val="300"/>
            </w:trPr>
          </w:trPrChange>
        </w:trPr>
        <w:tc>
          <w:tcPr>
            <w:tcW w:w="340" w:type="dxa"/>
            <w:shd w:val="clear" w:color="auto" w:fill="auto"/>
            <w:noWrap/>
            <w:vAlign w:val="center"/>
            <w:hideMark/>
            <w:tcPrChange w:id="620"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21" w:author="KH" w:date="2017-09-22T13:31:00Z"/>
                <w:rFonts w:ascii="Calibri" w:hAnsi="Calibri" w:cs="Calibri"/>
                <w:color w:val="000000"/>
                <w:kern w:val="0"/>
                <w:szCs w:val="21"/>
              </w:rPr>
            </w:pPr>
            <w:ins w:id="622" w:author="KH" w:date="2017-09-22T13:31:00Z">
              <w:r w:rsidRPr="008941CC">
                <w:rPr>
                  <w:rFonts w:ascii="Calibri" w:hAnsi="Calibri" w:cs="Calibri"/>
                  <w:color w:val="000000"/>
                  <w:kern w:val="0"/>
                  <w:szCs w:val="21"/>
                </w:rPr>
                <w:t>2</w:t>
              </w:r>
            </w:ins>
          </w:p>
        </w:tc>
        <w:tc>
          <w:tcPr>
            <w:tcW w:w="4100" w:type="dxa"/>
            <w:shd w:val="clear" w:color="auto" w:fill="auto"/>
            <w:noWrap/>
            <w:vAlign w:val="center"/>
            <w:hideMark/>
            <w:tcPrChange w:id="623"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24" w:author="KH" w:date="2017-09-22T13:31:00Z"/>
                <w:rFonts w:ascii="宋体" w:hAnsi="宋体" w:cs="宋体"/>
                <w:color w:val="000000"/>
                <w:kern w:val="0"/>
                <w:szCs w:val="21"/>
              </w:rPr>
            </w:pPr>
            <w:ins w:id="625" w:author="KH" w:date="2017-09-22T13:31:00Z">
              <w:r w:rsidRPr="008941CC">
                <w:rPr>
                  <w:rFonts w:ascii="宋体" w:hAnsi="宋体" w:cs="宋体" w:hint="eastAsia"/>
                  <w:color w:val="000000"/>
                  <w:kern w:val="0"/>
                  <w:szCs w:val="21"/>
                </w:rPr>
                <w:t>实沸点蒸馏</w:t>
              </w:r>
              <w:r w:rsidRPr="008941CC">
                <w:rPr>
                  <w:rFonts w:ascii="Calibri" w:hAnsi="Calibri" w:cs="Calibri"/>
                  <w:color w:val="000000"/>
                  <w:kern w:val="0"/>
                  <w:szCs w:val="21"/>
                </w:rPr>
                <w:t>-</w:t>
              </w:r>
              <w:r w:rsidRPr="008941CC">
                <w:rPr>
                  <w:rFonts w:ascii="宋体" w:hAnsi="宋体" w:cs="宋体" w:hint="eastAsia"/>
                  <w:color w:val="000000"/>
                  <w:kern w:val="0"/>
                  <w:szCs w:val="21"/>
                </w:rPr>
                <w:t>累计重量收率，</w:t>
              </w:r>
              <w:r w:rsidRPr="008941CC">
                <w:rPr>
                  <w:rFonts w:ascii="Calibri" w:hAnsi="Calibri" w:cs="Calibri"/>
                  <w:color w:val="000000"/>
                  <w:kern w:val="0"/>
                  <w:szCs w:val="21"/>
                </w:rPr>
                <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26"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627" w:author="KH" w:date="2017-09-22T13:31:00Z"/>
          <w:trPrChange w:id="628" w:author="KH" w:date="2017-09-22T13:31:00Z">
            <w:trPr>
              <w:trHeight w:val="300"/>
            </w:trPr>
          </w:trPrChange>
        </w:trPr>
        <w:tc>
          <w:tcPr>
            <w:tcW w:w="340" w:type="dxa"/>
            <w:shd w:val="clear" w:color="auto" w:fill="auto"/>
            <w:noWrap/>
            <w:vAlign w:val="center"/>
            <w:hideMark/>
            <w:tcPrChange w:id="629"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30" w:author="KH" w:date="2017-09-22T13:31:00Z"/>
                <w:rFonts w:ascii="Calibri" w:hAnsi="Calibri" w:cs="Calibri"/>
                <w:color w:val="000000"/>
                <w:kern w:val="0"/>
                <w:szCs w:val="21"/>
              </w:rPr>
            </w:pPr>
            <w:ins w:id="631" w:author="KH" w:date="2017-09-22T13:31:00Z">
              <w:r w:rsidRPr="008941CC">
                <w:rPr>
                  <w:rFonts w:ascii="Calibri" w:hAnsi="Calibri" w:cs="Calibri"/>
                  <w:color w:val="000000"/>
                  <w:kern w:val="0"/>
                  <w:szCs w:val="21"/>
                </w:rPr>
                <w:t>3</w:t>
              </w:r>
            </w:ins>
          </w:p>
        </w:tc>
        <w:tc>
          <w:tcPr>
            <w:tcW w:w="4100" w:type="dxa"/>
            <w:shd w:val="clear" w:color="auto" w:fill="auto"/>
            <w:noWrap/>
            <w:vAlign w:val="center"/>
            <w:hideMark/>
            <w:tcPrChange w:id="632"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33" w:author="KH" w:date="2017-09-22T13:31:00Z"/>
                <w:rFonts w:ascii="宋体" w:hAnsi="宋体" w:cs="宋体"/>
                <w:color w:val="000000"/>
                <w:kern w:val="0"/>
                <w:szCs w:val="21"/>
              </w:rPr>
            </w:pPr>
            <w:ins w:id="634" w:author="KH" w:date="2017-09-22T13:31:00Z">
              <w:r w:rsidRPr="008941CC">
                <w:rPr>
                  <w:rFonts w:ascii="宋体" w:hAnsi="宋体" w:cs="宋体" w:hint="eastAsia"/>
                  <w:color w:val="000000"/>
                  <w:kern w:val="0"/>
                  <w:szCs w:val="21"/>
                </w:rPr>
                <w:t>实沸点蒸馏</w:t>
              </w:r>
              <w:r w:rsidRPr="008941CC">
                <w:rPr>
                  <w:rFonts w:ascii="Calibri" w:hAnsi="Calibri" w:cs="Calibri"/>
                  <w:color w:val="000000"/>
                  <w:kern w:val="0"/>
                  <w:szCs w:val="21"/>
                </w:rPr>
                <w:t>-</w:t>
              </w:r>
              <w:r w:rsidRPr="008941CC">
                <w:rPr>
                  <w:rFonts w:ascii="宋体" w:hAnsi="宋体" w:cs="宋体" w:hint="eastAsia"/>
                  <w:color w:val="000000"/>
                  <w:kern w:val="0"/>
                  <w:szCs w:val="21"/>
                </w:rPr>
                <w:t>馏分体积收率，</w:t>
              </w:r>
              <w:r w:rsidRPr="008941CC">
                <w:rPr>
                  <w:rFonts w:ascii="Calibri" w:hAnsi="Calibri" w:cs="Calibri"/>
                  <w:color w:val="000000"/>
                  <w:kern w:val="0"/>
                  <w:szCs w:val="21"/>
                </w:rPr>
                <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35"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636" w:author="KH" w:date="2017-09-22T13:31:00Z"/>
          <w:trPrChange w:id="637" w:author="KH" w:date="2017-09-22T13:31:00Z">
            <w:trPr>
              <w:trHeight w:val="300"/>
            </w:trPr>
          </w:trPrChange>
        </w:trPr>
        <w:tc>
          <w:tcPr>
            <w:tcW w:w="340" w:type="dxa"/>
            <w:shd w:val="clear" w:color="auto" w:fill="auto"/>
            <w:noWrap/>
            <w:vAlign w:val="center"/>
            <w:hideMark/>
            <w:tcPrChange w:id="638"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39" w:author="KH" w:date="2017-09-22T13:31:00Z"/>
                <w:rFonts w:ascii="Calibri" w:hAnsi="Calibri" w:cs="Calibri"/>
                <w:color w:val="000000"/>
                <w:kern w:val="0"/>
                <w:szCs w:val="21"/>
              </w:rPr>
            </w:pPr>
            <w:ins w:id="640" w:author="KH" w:date="2017-09-22T13:31:00Z">
              <w:r w:rsidRPr="008941CC">
                <w:rPr>
                  <w:rFonts w:ascii="Calibri" w:hAnsi="Calibri" w:cs="Calibri"/>
                  <w:color w:val="000000"/>
                  <w:kern w:val="0"/>
                  <w:szCs w:val="21"/>
                </w:rPr>
                <w:t>4</w:t>
              </w:r>
            </w:ins>
          </w:p>
        </w:tc>
        <w:tc>
          <w:tcPr>
            <w:tcW w:w="4100" w:type="dxa"/>
            <w:shd w:val="clear" w:color="auto" w:fill="auto"/>
            <w:noWrap/>
            <w:vAlign w:val="center"/>
            <w:hideMark/>
            <w:tcPrChange w:id="641"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42" w:author="KH" w:date="2017-09-22T13:31:00Z"/>
                <w:rFonts w:ascii="宋体" w:hAnsi="宋体" w:cs="宋体"/>
                <w:color w:val="000000"/>
                <w:kern w:val="0"/>
                <w:szCs w:val="21"/>
              </w:rPr>
            </w:pPr>
            <w:ins w:id="643" w:author="KH" w:date="2017-09-22T13:31:00Z">
              <w:r w:rsidRPr="008941CC">
                <w:rPr>
                  <w:rFonts w:ascii="宋体" w:hAnsi="宋体" w:cs="宋体" w:hint="eastAsia"/>
                  <w:color w:val="000000"/>
                  <w:kern w:val="0"/>
                  <w:szCs w:val="21"/>
                </w:rPr>
                <w:t>实沸点蒸馏</w:t>
              </w:r>
              <w:r w:rsidRPr="008941CC">
                <w:rPr>
                  <w:rFonts w:ascii="Calibri" w:hAnsi="Calibri" w:cs="Calibri"/>
                  <w:color w:val="000000"/>
                  <w:kern w:val="0"/>
                  <w:szCs w:val="21"/>
                </w:rPr>
                <w:t>-</w:t>
              </w:r>
              <w:r w:rsidRPr="008941CC">
                <w:rPr>
                  <w:rFonts w:ascii="宋体" w:hAnsi="宋体" w:cs="宋体" w:hint="eastAsia"/>
                  <w:color w:val="000000"/>
                  <w:kern w:val="0"/>
                  <w:szCs w:val="21"/>
                </w:rPr>
                <w:t>累计体积收率，</w:t>
              </w:r>
              <w:r w:rsidRPr="008941CC">
                <w:rPr>
                  <w:rFonts w:ascii="Calibri" w:hAnsi="Calibri" w:cs="Calibri"/>
                  <w:color w:val="000000"/>
                  <w:kern w:val="0"/>
                  <w:szCs w:val="21"/>
                </w:rPr>
                <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44"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645" w:author="KH" w:date="2017-09-22T13:31:00Z"/>
          <w:trPrChange w:id="646" w:author="KH" w:date="2017-09-22T13:31:00Z">
            <w:trPr>
              <w:trHeight w:val="300"/>
            </w:trPr>
          </w:trPrChange>
        </w:trPr>
        <w:tc>
          <w:tcPr>
            <w:tcW w:w="340" w:type="dxa"/>
            <w:shd w:val="clear" w:color="auto" w:fill="auto"/>
            <w:noWrap/>
            <w:vAlign w:val="center"/>
            <w:hideMark/>
            <w:tcPrChange w:id="647"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48" w:author="KH" w:date="2017-09-22T13:31:00Z"/>
                <w:rFonts w:ascii="Calibri" w:hAnsi="Calibri" w:cs="Calibri"/>
                <w:color w:val="000000"/>
                <w:kern w:val="0"/>
                <w:szCs w:val="21"/>
              </w:rPr>
            </w:pPr>
            <w:ins w:id="649" w:author="KH" w:date="2017-09-22T13:31:00Z">
              <w:r w:rsidRPr="008941CC">
                <w:rPr>
                  <w:rFonts w:ascii="Calibri" w:hAnsi="Calibri" w:cs="Calibri"/>
                  <w:color w:val="000000"/>
                  <w:kern w:val="0"/>
                  <w:szCs w:val="21"/>
                </w:rPr>
                <w:t>5</w:t>
              </w:r>
            </w:ins>
          </w:p>
        </w:tc>
        <w:tc>
          <w:tcPr>
            <w:tcW w:w="4100" w:type="dxa"/>
            <w:shd w:val="clear" w:color="auto" w:fill="auto"/>
            <w:noWrap/>
            <w:vAlign w:val="center"/>
            <w:hideMark/>
            <w:tcPrChange w:id="650"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51" w:author="KH" w:date="2017-09-22T13:31:00Z"/>
                <w:rFonts w:ascii="宋体" w:hAnsi="宋体" w:cs="宋体"/>
                <w:color w:val="000000"/>
                <w:kern w:val="0"/>
                <w:szCs w:val="21"/>
              </w:rPr>
            </w:pPr>
            <w:ins w:id="652" w:author="KH" w:date="2017-09-22T13:31:00Z">
              <w:r w:rsidRPr="008941CC">
                <w:rPr>
                  <w:rFonts w:ascii="宋体" w:hAnsi="宋体" w:cs="宋体" w:hint="eastAsia"/>
                  <w:color w:val="000000"/>
                  <w:kern w:val="0"/>
                  <w:szCs w:val="21"/>
                </w:rPr>
                <w:t>实沸点蒸馏</w:t>
              </w:r>
              <w:r w:rsidRPr="008941CC">
                <w:rPr>
                  <w:rFonts w:ascii="Calibri" w:hAnsi="Calibri" w:cs="Calibri"/>
                  <w:color w:val="000000"/>
                  <w:kern w:val="0"/>
                  <w:szCs w:val="21"/>
                </w:rPr>
                <w:t>-</w:t>
              </w:r>
              <w:r w:rsidRPr="008941CC">
                <w:rPr>
                  <w:rFonts w:ascii="宋体" w:hAnsi="宋体" w:cs="宋体" w:hint="eastAsia"/>
                  <w:color w:val="000000"/>
                  <w:kern w:val="0"/>
                  <w:szCs w:val="21"/>
                </w:rPr>
                <w:t>摩尔分数</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53"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88"/>
          <w:ins w:id="654" w:author="KH" w:date="2017-09-22T13:31:00Z"/>
          <w:trPrChange w:id="655" w:author="KH" w:date="2017-09-22T13:31:00Z">
            <w:trPr>
              <w:trHeight w:val="288"/>
            </w:trPr>
          </w:trPrChange>
        </w:trPr>
        <w:tc>
          <w:tcPr>
            <w:tcW w:w="340" w:type="dxa"/>
            <w:shd w:val="clear" w:color="auto" w:fill="auto"/>
            <w:noWrap/>
            <w:vAlign w:val="center"/>
            <w:hideMark/>
            <w:tcPrChange w:id="656"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57" w:author="KH" w:date="2017-09-22T13:31:00Z"/>
                <w:rFonts w:ascii="Calibri" w:hAnsi="Calibri" w:cs="Calibri"/>
                <w:color w:val="000000"/>
                <w:kern w:val="0"/>
                <w:szCs w:val="21"/>
              </w:rPr>
            </w:pPr>
            <w:ins w:id="658" w:author="KH" w:date="2017-09-22T13:31:00Z">
              <w:r w:rsidRPr="008941CC">
                <w:rPr>
                  <w:rFonts w:ascii="Calibri" w:hAnsi="Calibri" w:cs="Calibri"/>
                  <w:color w:val="000000"/>
                  <w:kern w:val="0"/>
                  <w:szCs w:val="21"/>
                </w:rPr>
                <w:t>6</w:t>
              </w:r>
            </w:ins>
          </w:p>
        </w:tc>
        <w:tc>
          <w:tcPr>
            <w:tcW w:w="4100" w:type="dxa"/>
            <w:shd w:val="clear" w:color="auto" w:fill="auto"/>
            <w:noWrap/>
            <w:vAlign w:val="center"/>
            <w:hideMark/>
            <w:tcPrChange w:id="659"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60" w:author="KH" w:date="2017-09-22T13:31:00Z"/>
                <w:rFonts w:ascii="Calibri" w:hAnsi="Calibri" w:cs="Calibri"/>
                <w:color w:val="000000"/>
                <w:kern w:val="0"/>
                <w:szCs w:val="21"/>
              </w:rPr>
            </w:pPr>
            <w:ins w:id="661" w:author="KH" w:date="2017-09-22T13:31:00Z">
              <w:r w:rsidRPr="008941CC">
                <w:rPr>
                  <w:rFonts w:ascii="Calibri" w:hAnsi="Calibri" w:cs="Calibri"/>
                  <w:color w:val="000000"/>
                  <w:kern w:val="0"/>
                  <w:szCs w:val="21"/>
                </w:rPr>
                <w:t>API</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62"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88"/>
          <w:ins w:id="663" w:author="KH" w:date="2017-09-22T13:31:00Z"/>
          <w:trPrChange w:id="664" w:author="KH" w:date="2017-09-22T13:31:00Z">
            <w:trPr>
              <w:trHeight w:val="288"/>
            </w:trPr>
          </w:trPrChange>
        </w:trPr>
        <w:tc>
          <w:tcPr>
            <w:tcW w:w="340" w:type="dxa"/>
            <w:shd w:val="clear" w:color="auto" w:fill="auto"/>
            <w:noWrap/>
            <w:vAlign w:val="center"/>
            <w:hideMark/>
            <w:tcPrChange w:id="665"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66" w:author="KH" w:date="2017-09-22T13:31:00Z"/>
                <w:rFonts w:ascii="Calibri" w:hAnsi="Calibri" w:cs="Calibri"/>
                <w:color w:val="000000"/>
                <w:kern w:val="0"/>
                <w:szCs w:val="21"/>
              </w:rPr>
            </w:pPr>
            <w:ins w:id="667" w:author="KH" w:date="2017-09-22T13:31:00Z">
              <w:r w:rsidRPr="008941CC">
                <w:rPr>
                  <w:rFonts w:ascii="Calibri" w:hAnsi="Calibri" w:cs="Calibri"/>
                  <w:color w:val="000000"/>
                  <w:kern w:val="0"/>
                  <w:szCs w:val="21"/>
                </w:rPr>
                <w:t>7</w:t>
              </w:r>
            </w:ins>
          </w:p>
        </w:tc>
        <w:tc>
          <w:tcPr>
            <w:tcW w:w="4100" w:type="dxa"/>
            <w:shd w:val="clear" w:color="auto" w:fill="auto"/>
            <w:noWrap/>
            <w:vAlign w:val="center"/>
            <w:hideMark/>
            <w:tcPrChange w:id="668"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69" w:author="KH" w:date="2017-09-22T13:31:00Z"/>
                <w:rFonts w:ascii="宋体" w:hAnsi="宋体" w:cs="宋体"/>
                <w:color w:val="000000"/>
                <w:kern w:val="0"/>
                <w:szCs w:val="21"/>
              </w:rPr>
            </w:pPr>
            <w:ins w:id="670" w:author="KH" w:date="2017-09-22T13:31:00Z">
              <w:r w:rsidRPr="008941CC">
                <w:rPr>
                  <w:rFonts w:ascii="宋体" w:hAnsi="宋体" w:cs="宋体" w:hint="eastAsia"/>
                  <w:color w:val="000000"/>
                  <w:kern w:val="0"/>
                  <w:szCs w:val="21"/>
                </w:rPr>
                <w:t>比重</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71"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672" w:author="KH" w:date="2017-09-22T13:31:00Z"/>
          <w:trPrChange w:id="673" w:author="KH" w:date="2017-09-22T13:31:00Z">
            <w:trPr>
              <w:trHeight w:val="300"/>
            </w:trPr>
          </w:trPrChange>
        </w:trPr>
        <w:tc>
          <w:tcPr>
            <w:tcW w:w="340" w:type="dxa"/>
            <w:shd w:val="clear" w:color="auto" w:fill="auto"/>
            <w:noWrap/>
            <w:vAlign w:val="center"/>
            <w:hideMark/>
            <w:tcPrChange w:id="674"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75" w:author="KH" w:date="2017-09-22T13:31:00Z"/>
                <w:rFonts w:ascii="Calibri" w:hAnsi="Calibri" w:cs="Calibri"/>
                <w:color w:val="000000"/>
                <w:kern w:val="0"/>
                <w:szCs w:val="21"/>
              </w:rPr>
            </w:pPr>
            <w:ins w:id="676" w:author="KH" w:date="2017-09-22T13:31:00Z">
              <w:r w:rsidRPr="008941CC">
                <w:rPr>
                  <w:rFonts w:ascii="Calibri" w:hAnsi="Calibri" w:cs="Calibri"/>
                  <w:color w:val="000000"/>
                  <w:kern w:val="0"/>
                  <w:szCs w:val="21"/>
                </w:rPr>
                <w:t>8</w:t>
              </w:r>
            </w:ins>
          </w:p>
        </w:tc>
        <w:tc>
          <w:tcPr>
            <w:tcW w:w="4100" w:type="dxa"/>
            <w:shd w:val="clear" w:color="auto" w:fill="auto"/>
            <w:noWrap/>
            <w:vAlign w:val="center"/>
            <w:hideMark/>
            <w:tcPrChange w:id="677"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78" w:author="KH" w:date="2017-09-22T13:31:00Z"/>
                <w:rFonts w:ascii="宋体" w:hAnsi="宋体" w:cs="宋体"/>
                <w:color w:val="000000"/>
                <w:kern w:val="0"/>
                <w:szCs w:val="21"/>
              </w:rPr>
            </w:pPr>
            <w:ins w:id="679" w:author="KH" w:date="2017-09-22T13:31:00Z">
              <w:r w:rsidRPr="008941CC">
                <w:rPr>
                  <w:rFonts w:ascii="宋体" w:hAnsi="宋体" w:cs="宋体" w:hint="eastAsia"/>
                  <w:color w:val="000000"/>
                  <w:kern w:val="0"/>
                  <w:szCs w:val="21"/>
                </w:rPr>
                <w:t>碳含量，</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80"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681" w:author="KH" w:date="2017-09-22T13:31:00Z"/>
          <w:trPrChange w:id="682" w:author="KH" w:date="2017-09-22T13:31:00Z">
            <w:trPr>
              <w:trHeight w:val="300"/>
            </w:trPr>
          </w:trPrChange>
        </w:trPr>
        <w:tc>
          <w:tcPr>
            <w:tcW w:w="340" w:type="dxa"/>
            <w:shd w:val="clear" w:color="auto" w:fill="auto"/>
            <w:noWrap/>
            <w:vAlign w:val="center"/>
            <w:hideMark/>
            <w:tcPrChange w:id="683"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84" w:author="KH" w:date="2017-09-22T13:31:00Z"/>
                <w:rFonts w:ascii="Calibri" w:hAnsi="Calibri" w:cs="Calibri"/>
                <w:color w:val="000000"/>
                <w:kern w:val="0"/>
                <w:szCs w:val="21"/>
              </w:rPr>
            </w:pPr>
            <w:ins w:id="685" w:author="KH" w:date="2017-09-22T13:31:00Z">
              <w:r w:rsidRPr="008941CC">
                <w:rPr>
                  <w:rFonts w:ascii="Calibri" w:hAnsi="Calibri" w:cs="Calibri"/>
                  <w:color w:val="000000"/>
                  <w:kern w:val="0"/>
                  <w:szCs w:val="21"/>
                </w:rPr>
                <w:t>9</w:t>
              </w:r>
            </w:ins>
          </w:p>
        </w:tc>
        <w:tc>
          <w:tcPr>
            <w:tcW w:w="4100" w:type="dxa"/>
            <w:shd w:val="clear" w:color="auto" w:fill="auto"/>
            <w:noWrap/>
            <w:vAlign w:val="center"/>
            <w:hideMark/>
            <w:tcPrChange w:id="686"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87" w:author="KH" w:date="2017-09-22T13:31:00Z"/>
                <w:rFonts w:ascii="宋体" w:hAnsi="宋体" w:cs="宋体"/>
                <w:color w:val="000000"/>
                <w:kern w:val="0"/>
                <w:szCs w:val="21"/>
              </w:rPr>
            </w:pPr>
            <w:ins w:id="688" w:author="KH" w:date="2017-09-22T13:31:00Z">
              <w:r w:rsidRPr="008941CC">
                <w:rPr>
                  <w:rFonts w:ascii="宋体" w:hAnsi="宋体" w:cs="宋体" w:hint="eastAsia"/>
                  <w:color w:val="000000"/>
                  <w:kern w:val="0"/>
                  <w:szCs w:val="21"/>
                </w:rPr>
                <w:t>氢含量，</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89"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690" w:author="KH" w:date="2017-09-22T13:31:00Z"/>
          <w:trPrChange w:id="691" w:author="KH" w:date="2017-09-22T13:31:00Z">
            <w:trPr>
              <w:trHeight w:val="300"/>
            </w:trPr>
          </w:trPrChange>
        </w:trPr>
        <w:tc>
          <w:tcPr>
            <w:tcW w:w="340" w:type="dxa"/>
            <w:shd w:val="clear" w:color="auto" w:fill="auto"/>
            <w:noWrap/>
            <w:vAlign w:val="center"/>
            <w:hideMark/>
            <w:tcPrChange w:id="692"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93" w:author="KH" w:date="2017-09-22T13:31:00Z"/>
                <w:rFonts w:ascii="Calibri" w:hAnsi="Calibri" w:cs="Calibri"/>
                <w:color w:val="000000"/>
                <w:kern w:val="0"/>
                <w:szCs w:val="21"/>
              </w:rPr>
            </w:pPr>
            <w:ins w:id="694" w:author="KH" w:date="2017-09-22T13:31:00Z">
              <w:r w:rsidRPr="008941CC">
                <w:rPr>
                  <w:rFonts w:ascii="Calibri" w:hAnsi="Calibri" w:cs="Calibri"/>
                  <w:color w:val="000000"/>
                  <w:kern w:val="0"/>
                  <w:szCs w:val="21"/>
                </w:rPr>
                <w:t>10</w:t>
              </w:r>
            </w:ins>
          </w:p>
        </w:tc>
        <w:tc>
          <w:tcPr>
            <w:tcW w:w="4100" w:type="dxa"/>
            <w:shd w:val="clear" w:color="auto" w:fill="auto"/>
            <w:noWrap/>
            <w:vAlign w:val="center"/>
            <w:hideMark/>
            <w:tcPrChange w:id="695"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696" w:author="KH" w:date="2017-09-22T13:31:00Z"/>
                <w:rFonts w:ascii="宋体" w:hAnsi="宋体" w:cs="宋体"/>
                <w:color w:val="000000"/>
                <w:kern w:val="0"/>
                <w:szCs w:val="21"/>
              </w:rPr>
            </w:pPr>
            <w:ins w:id="697" w:author="KH" w:date="2017-09-22T13:31:00Z">
              <w:r w:rsidRPr="008941CC">
                <w:rPr>
                  <w:rFonts w:ascii="宋体" w:hAnsi="宋体" w:cs="宋体" w:hint="eastAsia"/>
                  <w:color w:val="000000"/>
                  <w:kern w:val="0"/>
                  <w:szCs w:val="21"/>
                </w:rPr>
                <w:t>硫含量，</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98"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699" w:author="KH" w:date="2017-09-22T13:31:00Z"/>
          <w:trPrChange w:id="700" w:author="KH" w:date="2017-09-22T13:31:00Z">
            <w:trPr>
              <w:trHeight w:val="300"/>
            </w:trPr>
          </w:trPrChange>
        </w:trPr>
        <w:tc>
          <w:tcPr>
            <w:tcW w:w="340" w:type="dxa"/>
            <w:shd w:val="clear" w:color="auto" w:fill="auto"/>
            <w:noWrap/>
            <w:vAlign w:val="center"/>
            <w:hideMark/>
            <w:tcPrChange w:id="701"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02" w:author="KH" w:date="2017-09-22T13:31:00Z"/>
                <w:rFonts w:ascii="Calibri" w:hAnsi="Calibri" w:cs="Calibri"/>
                <w:color w:val="000000"/>
                <w:kern w:val="0"/>
                <w:szCs w:val="21"/>
              </w:rPr>
            </w:pPr>
            <w:ins w:id="703" w:author="KH" w:date="2017-09-22T13:31:00Z">
              <w:r w:rsidRPr="008941CC">
                <w:rPr>
                  <w:rFonts w:ascii="Calibri" w:hAnsi="Calibri" w:cs="Calibri"/>
                  <w:color w:val="000000"/>
                  <w:kern w:val="0"/>
                  <w:szCs w:val="21"/>
                </w:rPr>
                <w:t>11</w:t>
              </w:r>
            </w:ins>
          </w:p>
        </w:tc>
        <w:tc>
          <w:tcPr>
            <w:tcW w:w="4100" w:type="dxa"/>
            <w:shd w:val="clear" w:color="auto" w:fill="auto"/>
            <w:noWrap/>
            <w:vAlign w:val="center"/>
            <w:hideMark/>
            <w:tcPrChange w:id="704"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05" w:author="KH" w:date="2017-09-22T13:31:00Z"/>
                <w:rFonts w:ascii="宋体" w:hAnsi="宋体" w:cs="宋体"/>
                <w:color w:val="000000"/>
                <w:kern w:val="0"/>
                <w:szCs w:val="21"/>
              </w:rPr>
            </w:pPr>
            <w:ins w:id="706" w:author="KH" w:date="2017-09-22T13:31:00Z">
              <w:r w:rsidRPr="008941CC">
                <w:rPr>
                  <w:rFonts w:ascii="宋体" w:hAnsi="宋体" w:cs="宋体" w:hint="eastAsia"/>
                  <w:color w:val="000000"/>
                  <w:kern w:val="0"/>
                  <w:szCs w:val="21"/>
                </w:rPr>
                <w:t>氮含量，</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07"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88"/>
          <w:ins w:id="708" w:author="KH" w:date="2017-09-22T13:31:00Z"/>
          <w:trPrChange w:id="709" w:author="KH" w:date="2017-09-22T13:31:00Z">
            <w:trPr>
              <w:trHeight w:val="288"/>
            </w:trPr>
          </w:trPrChange>
        </w:trPr>
        <w:tc>
          <w:tcPr>
            <w:tcW w:w="340" w:type="dxa"/>
            <w:shd w:val="clear" w:color="auto" w:fill="auto"/>
            <w:noWrap/>
            <w:vAlign w:val="center"/>
            <w:hideMark/>
            <w:tcPrChange w:id="710"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11" w:author="KH" w:date="2017-09-22T13:31:00Z"/>
                <w:rFonts w:ascii="Calibri" w:hAnsi="Calibri" w:cs="Calibri"/>
                <w:color w:val="000000"/>
                <w:kern w:val="0"/>
                <w:szCs w:val="21"/>
              </w:rPr>
            </w:pPr>
            <w:ins w:id="712" w:author="KH" w:date="2017-09-22T13:31:00Z">
              <w:r w:rsidRPr="008941CC">
                <w:rPr>
                  <w:rFonts w:ascii="Calibri" w:hAnsi="Calibri" w:cs="Calibri"/>
                  <w:color w:val="000000"/>
                  <w:kern w:val="0"/>
                  <w:szCs w:val="21"/>
                </w:rPr>
                <w:t>12</w:t>
              </w:r>
            </w:ins>
          </w:p>
        </w:tc>
        <w:tc>
          <w:tcPr>
            <w:tcW w:w="4100" w:type="dxa"/>
            <w:shd w:val="clear" w:color="auto" w:fill="auto"/>
            <w:noWrap/>
            <w:vAlign w:val="center"/>
            <w:hideMark/>
            <w:tcPrChange w:id="713"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14" w:author="KH" w:date="2017-09-22T13:31:00Z"/>
                <w:rFonts w:ascii="宋体" w:hAnsi="宋体" w:cs="宋体"/>
                <w:color w:val="000000"/>
                <w:kern w:val="0"/>
                <w:szCs w:val="21"/>
              </w:rPr>
            </w:pPr>
            <w:ins w:id="715" w:author="KH" w:date="2017-09-22T13:31:00Z">
              <w:r w:rsidRPr="008941CC">
                <w:rPr>
                  <w:rFonts w:ascii="宋体" w:hAnsi="宋体" w:cs="宋体" w:hint="eastAsia"/>
                  <w:color w:val="000000"/>
                  <w:kern w:val="0"/>
                  <w:szCs w:val="21"/>
                </w:rPr>
                <w:t>氧含量，wt%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16"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717" w:author="KH" w:date="2017-09-22T13:31:00Z"/>
          <w:trPrChange w:id="718" w:author="KH" w:date="2017-09-22T13:31:00Z">
            <w:trPr>
              <w:trHeight w:val="300"/>
            </w:trPr>
          </w:trPrChange>
        </w:trPr>
        <w:tc>
          <w:tcPr>
            <w:tcW w:w="340" w:type="dxa"/>
            <w:shd w:val="clear" w:color="auto" w:fill="auto"/>
            <w:noWrap/>
            <w:vAlign w:val="center"/>
            <w:hideMark/>
            <w:tcPrChange w:id="719"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20" w:author="KH" w:date="2017-09-22T13:31:00Z"/>
                <w:rFonts w:ascii="Calibri" w:hAnsi="Calibri" w:cs="Calibri"/>
                <w:color w:val="000000"/>
                <w:kern w:val="0"/>
                <w:szCs w:val="21"/>
              </w:rPr>
            </w:pPr>
            <w:ins w:id="721" w:author="KH" w:date="2017-09-22T13:31:00Z">
              <w:r w:rsidRPr="008941CC">
                <w:rPr>
                  <w:rFonts w:ascii="Calibri" w:hAnsi="Calibri" w:cs="Calibri"/>
                  <w:color w:val="000000"/>
                  <w:kern w:val="0"/>
                  <w:szCs w:val="21"/>
                </w:rPr>
                <w:t>13</w:t>
              </w:r>
            </w:ins>
          </w:p>
        </w:tc>
        <w:tc>
          <w:tcPr>
            <w:tcW w:w="4100" w:type="dxa"/>
            <w:shd w:val="clear" w:color="auto" w:fill="auto"/>
            <w:noWrap/>
            <w:vAlign w:val="center"/>
            <w:hideMark/>
            <w:tcPrChange w:id="722"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23" w:author="KH" w:date="2017-09-22T13:31:00Z"/>
                <w:rFonts w:ascii="宋体" w:hAnsi="宋体" w:cs="宋体"/>
                <w:color w:val="000000"/>
                <w:kern w:val="0"/>
                <w:szCs w:val="21"/>
              </w:rPr>
            </w:pPr>
            <w:ins w:id="724" w:author="KH" w:date="2017-09-22T13:31:00Z">
              <w:r w:rsidRPr="008941CC">
                <w:rPr>
                  <w:rFonts w:ascii="宋体" w:hAnsi="宋体" w:cs="宋体" w:hint="eastAsia"/>
                  <w:color w:val="000000"/>
                  <w:kern w:val="0"/>
                  <w:szCs w:val="21"/>
                </w:rPr>
                <w:t>活性硫含量，</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25"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726" w:author="KH" w:date="2017-09-22T13:31:00Z"/>
          <w:trPrChange w:id="727" w:author="KH" w:date="2017-09-22T13:31:00Z">
            <w:trPr>
              <w:trHeight w:val="300"/>
            </w:trPr>
          </w:trPrChange>
        </w:trPr>
        <w:tc>
          <w:tcPr>
            <w:tcW w:w="340" w:type="dxa"/>
            <w:shd w:val="clear" w:color="auto" w:fill="auto"/>
            <w:noWrap/>
            <w:vAlign w:val="center"/>
            <w:hideMark/>
            <w:tcPrChange w:id="728"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29" w:author="KH" w:date="2017-09-22T13:31:00Z"/>
                <w:rFonts w:ascii="Calibri" w:hAnsi="Calibri" w:cs="Calibri"/>
                <w:color w:val="000000"/>
                <w:kern w:val="0"/>
                <w:szCs w:val="21"/>
              </w:rPr>
            </w:pPr>
            <w:ins w:id="730" w:author="KH" w:date="2017-09-22T13:31:00Z">
              <w:r w:rsidRPr="008941CC">
                <w:rPr>
                  <w:rFonts w:ascii="Calibri" w:hAnsi="Calibri" w:cs="Calibri"/>
                  <w:color w:val="000000"/>
                  <w:kern w:val="0"/>
                  <w:szCs w:val="21"/>
                </w:rPr>
                <w:t>14</w:t>
              </w:r>
            </w:ins>
          </w:p>
        </w:tc>
        <w:tc>
          <w:tcPr>
            <w:tcW w:w="4100" w:type="dxa"/>
            <w:shd w:val="clear" w:color="auto" w:fill="auto"/>
            <w:noWrap/>
            <w:vAlign w:val="center"/>
            <w:hideMark/>
            <w:tcPrChange w:id="731"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32" w:author="KH" w:date="2017-09-22T13:31:00Z"/>
                <w:rFonts w:ascii="宋体" w:hAnsi="宋体" w:cs="宋体"/>
                <w:color w:val="000000"/>
                <w:kern w:val="0"/>
                <w:szCs w:val="21"/>
              </w:rPr>
            </w:pPr>
            <w:ins w:id="733" w:author="KH" w:date="2017-09-22T13:31:00Z">
              <w:r w:rsidRPr="008941CC">
                <w:rPr>
                  <w:rFonts w:ascii="宋体" w:hAnsi="宋体" w:cs="宋体" w:hint="eastAsia"/>
                  <w:color w:val="000000"/>
                  <w:kern w:val="0"/>
                  <w:szCs w:val="21"/>
                </w:rPr>
                <w:t>硫醇硫含量，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34"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735" w:author="KH" w:date="2017-09-22T13:31:00Z"/>
          <w:trPrChange w:id="736" w:author="KH" w:date="2017-09-22T13:31:00Z">
            <w:trPr>
              <w:trHeight w:val="300"/>
            </w:trPr>
          </w:trPrChange>
        </w:trPr>
        <w:tc>
          <w:tcPr>
            <w:tcW w:w="340" w:type="dxa"/>
            <w:shd w:val="clear" w:color="auto" w:fill="auto"/>
            <w:noWrap/>
            <w:vAlign w:val="center"/>
            <w:hideMark/>
            <w:tcPrChange w:id="737"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38" w:author="KH" w:date="2017-09-22T13:31:00Z"/>
                <w:rFonts w:ascii="Calibri" w:hAnsi="Calibri" w:cs="Calibri"/>
                <w:color w:val="000000"/>
                <w:kern w:val="0"/>
                <w:szCs w:val="21"/>
              </w:rPr>
            </w:pPr>
            <w:ins w:id="739" w:author="KH" w:date="2017-09-22T13:31:00Z">
              <w:r w:rsidRPr="008941CC">
                <w:rPr>
                  <w:rFonts w:ascii="Calibri" w:hAnsi="Calibri" w:cs="Calibri"/>
                  <w:color w:val="000000"/>
                  <w:kern w:val="0"/>
                  <w:szCs w:val="21"/>
                </w:rPr>
                <w:t>15</w:t>
              </w:r>
            </w:ins>
          </w:p>
        </w:tc>
        <w:tc>
          <w:tcPr>
            <w:tcW w:w="4100" w:type="dxa"/>
            <w:shd w:val="clear" w:color="auto" w:fill="auto"/>
            <w:noWrap/>
            <w:vAlign w:val="center"/>
            <w:hideMark/>
            <w:tcPrChange w:id="740"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41" w:author="KH" w:date="2017-09-22T13:31:00Z"/>
                <w:rFonts w:ascii="宋体" w:hAnsi="宋体" w:cs="宋体"/>
                <w:color w:val="000000"/>
                <w:kern w:val="0"/>
                <w:szCs w:val="21"/>
              </w:rPr>
            </w:pPr>
            <w:ins w:id="742" w:author="KH" w:date="2017-09-22T13:31:00Z">
              <w:r w:rsidRPr="008941CC">
                <w:rPr>
                  <w:rFonts w:ascii="宋体" w:hAnsi="宋体" w:cs="宋体" w:hint="eastAsia"/>
                  <w:color w:val="000000"/>
                  <w:kern w:val="0"/>
                  <w:szCs w:val="21"/>
                </w:rPr>
                <w:t>碱性氮含量，</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43"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744" w:author="KH" w:date="2017-09-22T13:31:00Z"/>
          <w:trPrChange w:id="745" w:author="KH" w:date="2017-09-22T13:31:00Z">
            <w:trPr>
              <w:trHeight w:val="300"/>
            </w:trPr>
          </w:trPrChange>
        </w:trPr>
        <w:tc>
          <w:tcPr>
            <w:tcW w:w="340" w:type="dxa"/>
            <w:shd w:val="clear" w:color="auto" w:fill="auto"/>
            <w:noWrap/>
            <w:vAlign w:val="center"/>
            <w:hideMark/>
            <w:tcPrChange w:id="746"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47" w:author="KH" w:date="2017-09-22T13:31:00Z"/>
                <w:rFonts w:ascii="Calibri" w:hAnsi="Calibri" w:cs="Calibri"/>
                <w:color w:val="000000"/>
                <w:kern w:val="0"/>
                <w:szCs w:val="21"/>
              </w:rPr>
            </w:pPr>
            <w:ins w:id="748" w:author="KH" w:date="2017-09-22T13:31:00Z">
              <w:r w:rsidRPr="008941CC">
                <w:rPr>
                  <w:rFonts w:ascii="Calibri" w:hAnsi="Calibri" w:cs="Calibri"/>
                  <w:color w:val="000000"/>
                  <w:kern w:val="0"/>
                  <w:szCs w:val="21"/>
                </w:rPr>
                <w:t>16</w:t>
              </w:r>
            </w:ins>
          </w:p>
        </w:tc>
        <w:tc>
          <w:tcPr>
            <w:tcW w:w="4100" w:type="dxa"/>
            <w:shd w:val="clear" w:color="auto" w:fill="auto"/>
            <w:noWrap/>
            <w:vAlign w:val="center"/>
            <w:hideMark/>
            <w:tcPrChange w:id="749"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50" w:author="KH" w:date="2017-09-22T13:31:00Z"/>
                <w:rFonts w:ascii="宋体" w:hAnsi="宋体" w:cs="宋体"/>
                <w:color w:val="000000"/>
                <w:kern w:val="0"/>
                <w:szCs w:val="21"/>
              </w:rPr>
            </w:pPr>
            <w:ins w:id="751" w:author="KH" w:date="2017-09-22T13:31:00Z">
              <w:r w:rsidRPr="008941CC">
                <w:rPr>
                  <w:rFonts w:ascii="宋体" w:hAnsi="宋体" w:cs="宋体" w:hint="eastAsia"/>
                  <w:color w:val="000000"/>
                  <w:kern w:val="0"/>
                  <w:szCs w:val="21"/>
                </w:rPr>
                <w:t>总酸值，</w:t>
              </w:r>
              <w:r w:rsidRPr="008941CC">
                <w:rPr>
                  <w:rFonts w:ascii="Calibri" w:hAnsi="Calibri" w:cs="Calibri"/>
                  <w:color w:val="000000"/>
                  <w:kern w:val="0"/>
                  <w:szCs w:val="21"/>
                </w:rPr>
                <w:t>mgKOH/g</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52"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753" w:author="KH" w:date="2017-09-22T13:31:00Z"/>
          <w:trPrChange w:id="754" w:author="KH" w:date="2017-09-22T13:31:00Z">
            <w:trPr>
              <w:trHeight w:val="300"/>
            </w:trPr>
          </w:trPrChange>
        </w:trPr>
        <w:tc>
          <w:tcPr>
            <w:tcW w:w="340" w:type="dxa"/>
            <w:shd w:val="clear" w:color="auto" w:fill="auto"/>
            <w:noWrap/>
            <w:vAlign w:val="center"/>
            <w:hideMark/>
            <w:tcPrChange w:id="755"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56" w:author="KH" w:date="2017-09-22T13:31:00Z"/>
                <w:rFonts w:ascii="Calibri" w:hAnsi="Calibri" w:cs="Calibri"/>
                <w:color w:val="000000"/>
                <w:kern w:val="0"/>
                <w:szCs w:val="21"/>
              </w:rPr>
            </w:pPr>
            <w:ins w:id="757" w:author="KH" w:date="2017-09-22T13:31:00Z">
              <w:r w:rsidRPr="008941CC">
                <w:rPr>
                  <w:rFonts w:ascii="Calibri" w:hAnsi="Calibri" w:cs="Calibri"/>
                  <w:color w:val="000000"/>
                  <w:kern w:val="0"/>
                  <w:szCs w:val="21"/>
                </w:rPr>
                <w:t>17</w:t>
              </w:r>
            </w:ins>
          </w:p>
        </w:tc>
        <w:tc>
          <w:tcPr>
            <w:tcW w:w="4100" w:type="dxa"/>
            <w:shd w:val="clear" w:color="auto" w:fill="auto"/>
            <w:noWrap/>
            <w:vAlign w:val="center"/>
            <w:hideMark/>
            <w:tcPrChange w:id="758"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59" w:author="KH" w:date="2017-09-22T13:31:00Z"/>
                <w:rFonts w:ascii="宋体" w:hAnsi="宋体" w:cs="宋体"/>
                <w:color w:val="000000"/>
                <w:kern w:val="0"/>
                <w:szCs w:val="21"/>
              </w:rPr>
            </w:pPr>
            <w:ins w:id="760" w:author="KH" w:date="2017-09-22T13:31:00Z">
              <w:r w:rsidRPr="008941CC">
                <w:rPr>
                  <w:rFonts w:ascii="宋体" w:hAnsi="宋体" w:cs="宋体" w:hint="eastAsia"/>
                  <w:color w:val="000000"/>
                  <w:kern w:val="0"/>
                  <w:szCs w:val="21"/>
                </w:rPr>
                <w:t>残碳，</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61"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762" w:author="KH" w:date="2017-09-22T13:31:00Z"/>
          <w:trPrChange w:id="763" w:author="KH" w:date="2017-09-22T13:31:00Z">
            <w:trPr>
              <w:trHeight w:val="300"/>
            </w:trPr>
          </w:trPrChange>
        </w:trPr>
        <w:tc>
          <w:tcPr>
            <w:tcW w:w="340" w:type="dxa"/>
            <w:shd w:val="clear" w:color="auto" w:fill="auto"/>
            <w:noWrap/>
            <w:vAlign w:val="center"/>
            <w:hideMark/>
            <w:tcPrChange w:id="764"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65" w:author="KH" w:date="2017-09-22T13:31:00Z"/>
                <w:rFonts w:ascii="Calibri" w:hAnsi="Calibri" w:cs="Calibri"/>
                <w:color w:val="000000"/>
                <w:kern w:val="0"/>
                <w:szCs w:val="21"/>
              </w:rPr>
            </w:pPr>
            <w:ins w:id="766" w:author="KH" w:date="2017-09-22T13:31:00Z">
              <w:r w:rsidRPr="008941CC">
                <w:rPr>
                  <w:rFonts w:ascii="Calibri" w:hAnsi="Calibri" w:cs="Calibri"/>
                  <w:color w:val="000000"/>
                  <w:kern w:val="0"/>
                  <w:szCs w:val="21"/>
                </w:rPr>
                <w:t>18</w:t>
              </w:r>
            </w:ins>
          </w:p>
        </w:tc>
        <w:tc>
          <w:tcPr>
            <w:tcW w:w="4100" w:type="dxa"/>
            <w:shd w:val="clear" w:color="auto" w:fill="auto"/>
            <w:noWrap/>
            <w:vAlign w:val="center"/>
            <w:hideMark/>
            <w:tcPrChange w:id="767"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68" w:author="KH" w:date="2017-09-22T13:31:00Z"/>
                <w:rFonts w:ascii="宋体" w:hAnsi="宋体" w:cs="宋体"/>
                <w:color w:val="000000"/>
                <w:kern w:val="0"/>
                <w:szCs w:val="21"/>
              </w:rPr>
            </w:pPr>
            <w:ins w:id="769" w:author="KH" w:date="2017-09-22T13:31:00Z">
              <w:r w:rsidRPr="008941CC">
                <w:rPr>
                  <w:rFonts w:ascii="宋体" w:hAnsi="宋体" w:cs="宋体" w:hint="eastAsia"/>
                  <w:color w:val="000000"/>
                  <w:kern w:val="0"/>
                  <w:szCs w:val="21"/>
                </w:rPr>
                <w:t>运动粘度（</w:t>
              </w:r>
              <w:r w:rsidRPr="008941CC">
                <w:rPr>
                  <w:rFonts w:ascii="Calibri" w:hAnsi="Calibri" w:cs="Calibri"/>
                  <w:color w:val="000000"/>
                  <w:kern w:val="0"/>
                  <w:szCs w:val="21"/>
                </w:rPr>
                <w:t>40</w:t>
              </w:r>
              <w:r w:rsidRPr="008941CC">
                <w:rPr>
                  <w:rFonts w:ascii="宋体" w:hAnsi="宋体" w:cs="宋体" w:hint="eastAsia"/>
                  <w:color w:val="000000"/>
                  <w:kern w:val="0"/>
                  <w:szCs w:val="21"/>
                </w:rPr>
                <w:t>°</w:t>
              </w:r>
              <w:r w:rsidRPr="008941CC">
                <w:rPr>
                  <w:rFonts w:ascii="Calibri" w:hAnsi="Calibri" w:cs="Calibri"/>
                  <w:color w:val="000000"/>
                  <w:kern w:val="0"/>
                  <w:szCs w:val="21"/>
                </w:rPr>
                <w:t>C</w:t>
              </w:r>
              <w:r w:rsidRPr="008941CC">
                <w:rPr>
                  <w:rFonts w:ascii="宋体" w:hAnsi="宋体" w:cs="宋体" w:hint="eastAsia"/>
                  <w:color w:val="000000"/>
                  <w:kern w:val="0"/>
                  <w:szCs w:val="21"/>
                </w:rPr>
                <w:t>），</w:t>
              </w:r>
              <w:r w:rsidRPr="008941CC">
                <w:rPr>
                  <w:rFonts w:ascii="Calibri" w:hAnsi="Calibri" w:cs="Calibri"/>
                  <w:color w:val="000000"/>
                  <w:kern w:val="0"/>
                  <w:szCs w:val="21"/>
                </w:rPr>
                <w:t>cSt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70"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771" w:author="KH" w:date="2017-09-22T13:31:00Z"/>
          <w:trPrChange w:id="772" w:author="KH" w:date="2017-09-22T13:31:00Z">
            <w:trPr>
              <w:trHeight w:val="300"/>
            </w:trPr>
          </w:trPrChange>
        </w:trPr>
        <w:tc>
          <w:tcPr>
            <w:tcW w:w="340" w:type="dxa"/>
            <w:shd w:val="clear" w:color="auto" w:fill="auto"/>
            <w:noWrap/>
            <w:vAlign w:val="center"/>
            <w:hideMark/>
            <w:tcPrChange w:id="773"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74" w:author="KH" w:date="2017-09-22T13:31:00Z"/>
                <w:rFonts w:ascii="Calibri" w:hAnsi="Calibri" w:cs="Calibri"/>
                <w:color w:val="000000"/>
                <w:kern w:val="0"/>
                <w:szCs w:val="21"/>
              </w:rPr>
            </w:pPr>
            <w:ins w:id="775" w:author="KH" w:date="2017-09-22T13:31:00Z">
              <w:r w:rsidRPr="008941CC">
                <w:rPr>
                  <w:rFonts w:ascii="Calibri" w:hAnsi="Calibri" w:cs="Calibri"/>
                  <w:color w:val="000000"/>
                  <w:kern w:val="0"/>
                  <w:szCs w:val="21"/>
                </w:rPr>
                <w:t>19</w:t>
              </w:r>
            </w:ins>
          </w:p>
        </w:tc>
        <w:tc>
          <w:tcPr>
            <w:tcW w:w="4100" w:type="dxa"/>
            <w:shd w:val="clear" w:color="auto" w:fill="auto"/>
            <w:noWrap/>
            <w:vAlign w:val="center"/>
            <w:hideMark/>
            <w:tcPrChange w:id="776"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77" w:author="KH" w:date="2017-09-22T13:31:00Z"/>
                <w:rFonts w:ascii="宋体" w:hAnsi="宋体" w:cs="宋体"/>
                <w:color w:val="000000"/>
                <w:kern w:val="0"/>
                <w:szCs w:val="21"/>
              </w:rPr>
            </w:pPr>
            <w:ins w:id="778" w:author="KH" w:date="2017-09-22T13:31:00Z">
              <w:r w:rsidRPr="008941CC">
                <w:rPr>
                  <w:rFonts w:ascii="宋体" w:hAnsi="宋体" w:cs="宋体" w:hint="eastAsia"/>
                  <w:color w:val="000000"/>
                  <w:kern w:val="0"/>
                  <w:szCs w:val="21"/>
                </w:rPr>
                <w:t>运动粘度（</w:t>
              </w:r>
              <w:r w:rsidRPr="008941CC">
                <w:rPr>
                  <w:rFonts w:ascii="Calibri" w:hAnsi="Calibri" w:cs="Calibri"/>
                  <w:color w:val="000000"/>
                  <w:kern w:val="0"/>
                  <w:szCs w:val="21"/>
                </w:rPr>
                <w:t>100</w:t>
              </w:r>
              <w:r w:rsidRPr="008941CC">
                <w:rPr>
                  <w:rFonts w:ascii="宋体" w:hAnsi="宋体" w:cs="宋体" w:hint="eastAsia"/>
                  <w:color w:val="000000"/>
                  <w:kern w:val="0"/>
                  <w:szCs w:val="21"/>
                </w:rPr>
                <w:t>°</w:t>
              </w:r>
              <w:r w:rsidRPr="008941CC">
                <w:rPr>
                  <w:rFonts w:ascii="Calibri" w:hAnsi="Calibri" w:cs="Calibri"/>
                  <w:color w:val="000000"/>
                  <w:kern w:val="0"/>
                  <w:szCs w:val="21"/>
                </w:rPr>
                <w:t>C</w:t>
              </w:r>
              <w:r w:rsidRPr="008941CC">
                <w:rPr>
                  <w:rFonts w:ascii="宋体" w:hAnsi="宋体" w:cs="宋体" w:hint="eastAsia"/>
                  <w:color w:val="000000"/>
                  <w:kern w:val="0"/>
                  <w:szCs w:val="21"/>
                </w:rPr>
                <w:t>），cSt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79"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88"/>
          <w:ins w:id="780" w:author="KH" w:date="2017-09-22T13:31:00Z"/>
          <w:trPrChange w:id="781" w:author="KH" w:date="2017-09-22T13:31:00Z">
            <w:trPr>
              <w:trHeight w:val="288"/>
            </w:trPr>
          </w:trPrChange>
        </w:trPr>
        <w:tc>
          <w:tcPr>
            <w:tcW w:w="340" w:type="dxa"/>
            <w:shd w:val="clear" w:color="auto" w:fill="auto"/>
            <w:noWrap/>
            <w:vAlign w:val="center"/>
            <w:hideMark/>
            <w:tcPrChange w:id="782"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83" w:author="KH" w:date="2017-09-22T13:31:00Z"/>
                <w:rFonts w:ascii="Calibri" w:hAnsi="Calibri" w:cs="Calibri"/>
                <w:color w:val="000000"/>
                <w:kern w:val="0"/>
                <w:szCs w:val="21"/>
              </w:rPr>
            </w:pPr>
            <w:ins w:id="784" w:author="KH" w:date="2017-09-22T13:31:00Z">
              <w:r w:rsidRPr="008941CC">
                <w:rPr>
                  <w:rFonts w:ascii="Calibri" w:hAnsi="Calibri" w:cs="Calibri"/>
                  <w:color w:val="000000"/>
                  <w:kern w:val="0"/>
                  <w:szCs w:val="21"/>
                </w:rPr>
                <w:t>20</w:t>
              </w:r>
            </w:ins>
          </w:p>
        </w:tc>
        <w:tc>
          <w:tcPr>
            <w:tcW w:w="4100" w:type="dxa"/>
            <w:shd w:val="clear" w:color="auto" w:fill="auto"/>
            <w:noWrap/>
            <w:vAlign w:val="center"/>
            <w:hideMark/>
            <w:tcPrChange w:id="785"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86" w:author="KH" w:date="2017-09-22T13:31:00Z"/>
                <w:rFonts w:ascii="宋体" w:hAnsi="宋体" w:cs="宋体"/>
                <w:color w:val="000000"/>
                <w:kern w:val="0"/>
                <w:szCs w:val="21"/>
              </w:rPr>
            </w:pPr>
            <w:ins w:id="787" w:author="KH" w:date="2017-09-22T13:31:00Z">
              <w:r w:rsidRPr="008941CC">
                <w:rPr>
                  <w:rFonts w:ascii="宋体" w:hAnsi="宋体" w:cs="宋体" w:hint="eastAsia"/>
                  <w:color w:val="000000"/>
                  <w:kern w:val="0"/>
                  <w:szCs w:val="21"/>
                </w:rPr>
                <w:t>粘度指数</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88"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789" w:author="KH" w:date="2017-09-22T13:31:00Z"/>
          <w:trPrChange w:id="790" w:author="KH" w:date="2017-09-22T13:31:00Z">
            <w:trPr>
              <w:trHeight w:val="300"/>
            </w:trPr>
          </w:trPrChange>
        </w:trPr>
        <w:tc>
          <w:tcPr>
            <w:tcW w:w="340" w:type="dxa"/>
            <w:shd w:val="clear" w:color="auto" w:fill="auto"/>
            <w:noWrap/>
            <w:vAlign w:val="center"/>
            <w:hideMark/>
            <w:tcPrChange w:id="791"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92" w:author="KH" w:date="2017-09-22T13:31:00Z"/>
                <w:rFonts w:ascii="Calibri" w:hAnsi="Calibri" w:cs="Calibri"/>
                <w:color w:val="000000"/>
                <w:kern w:val="0"/>
                <w:szCs w:val="21"/>
              </w:rPr>
            </w:pPr>
            <w:ins w:id="793" w:author="KH" w:date="2017-09-22T13:31:00Z">
              <w:r w:rsidRPr="008941CC">
                <w:rPr>
                  <w:rFonts w:ascii="Calibri" w:hAnsi="Calibri" w:cs="Calibri"/>
                  <w:color w:val="000000"/>
                  <w:kern w:val="0"/>
                  <w:szCs w:val="21"/>
                </w:rPr>
                <w:t>21</w:t>
              </w:r>
            </w:ins>
          </w:p>
        </w:tc>
        <w:tc>
          <w:tcPr>
            <w:tcW w:w="4100" w:type="dxa"/>
            <w:shd w:val="clear" w:color="auto" w:fill="auto"/>
            <w:noWrap/>
            <w:vAlign w:val="center"/>
            <w:hideMark/>
            <w:tcPrChange w:id="794"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795" w:author="KH" w:date="2017-09-22T13:31:00Z"/>
                <w:rFonts w:ascii="宋体" w:hAnsi="宋体" w:cs="宋体"/>
                <w:color w:val="000000"/>
                <w:kern w:val="0"/>
                <w:szCs w:val="21"/>
              </w:rPr>
            </w:pPr>
            <w:ins w:id="796" w:author="KH" w:date="2017-09-22T13:31:00Z">
              <w:r w:rsidRPr="008941CC">
                <w:rPr>
                  <w:rFonts w:ascii="宋体" w:hAnsi="宋体" w:cs="宋体" w:hint="eastAsia"/>
                  <w:color w:val="000000"/>
                  <w:kern w:val="0"/>
                  <w:szCs w:val="21"/>
                </w:rPr>
                <w:t>研究法辛烷值（</w:t>
              </w:r>
              <w:r w:rsidRPr="008941CC">
                <w:rPr>
                  <w:rFonts w:ascii="Calibri" w:hAnsi="Calibri" w:cs="Calibri"/>
                  <w:color w:val="000000"/>
                  <w:kern w:val="0"/>
                  <w:szCs w:val="21"/>
                </w:rPr>
                <w:t>RON</w:t>
              </w:r>
              <w:r w:rsidRPr="008941CC">
                <w:rPr>
                  <w:rFonts w:ascii="宋体" w:hAnsi="宋体" w:cs="宋体" w:hint="eastAsia"/>
                  <w:color w:val="000000"/>
                  <w:kern w:val="0"/>
                  <w:szCs w:val="21"/>
                </w:rPr>
                <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797"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798" w:author="KH" w:date="2017-09-22T13:31:00Z"/>
          <w:trPrChange w:id="799" w:author="KH" w:date="2017-09-22T13:31:00Z">
            <w:trPr>
              <w:trHeight w:val="300"/>
            </w:trPr>
          </w:trPrChange>
        </w:trPr>
        <w:tc>
          <w:tcPr>
            <w:tcW w:w="340" w:type="dxa"/>
            <w:shd w:val="clear" w:color="auto" w:fill="auto"/>
            <w:noWrap/>
            <w:vAlign w:val="center"/>
            <w:hideMark/>
            <w:tcPrChange w:id="800"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01" w:author="KH" w:date="2017-09-22T13:31:00Z"/>
                <w:rFonts w:ascii="Calibri" w:hAnsi="Calibri" w:cs="Calibri"/>
                <w:color w:val="000000"/>
                <w:kern w:val="0"/>
                <w:szCs w:val="21"/>
              </w:rPr>
            </w:pPr>
            <w:ins w:id="802" w:author="KH" w:date="2017-09-22T13:31:00Z">
              <w:r w:rsidRPr="008941CC">
                <w:rPr>
                  <w:rFonts w:ascii="Calibri" w:hAnsi="Calibri" w:cs="Calibri"/>
                  <w:color w:val="000000"/>
                  <w:kern w:val="0"/>
                  <w:szCs w:val="21"/>
                </w:rPr>
                <w:t>22</w:t>
              </w:r>
            </w:ins>
          </w:p>
        </w:tc>
        <w:tc>
          <w:tcPr>
            <w:tcW w:w="4100" w:type="dxa"/>
            <w:shd w:val="clear" w:color="auto" w:fill="auto"/>
            <w:noWrap/>
            <w:vAlign w:val="center"/>
            <w:hideMark/>
            <w:tcPrChange w:id="803"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04" w:author="KH" w:date="2017-09-22T13:31:00Z"/>
                <w:rFonts w:ascii="宋体" w:hAnsi="宋体" w:cs="宋体"/>
                <w:color w:val="000000"/>
                <w:kern w:val="0"/>
                <w:szCs w:val="21"/>
              </w:rPr>
            </w:pPr>
            <w:ins w:id="805" w:author="KH" w:date="2017-09-22T13:31:00Z">
              <w:r w:rsidRPr="008941CC">
                <w:rPr>
                  <w:rFonts w:ascii="宋体" w:hAnsi="宋体" w:cs="宋体" w:hint="eastAsia"/>
                  <w:color w:val="000000"/>
                  <w:kern w:val="0"/>
                  <w:szCs w:val="21"/>
                </w:rPr>
                <w:t>马达法辛烷值（</w:t>
              </w:r>
              <w:r w:rsidRPr="008941CC">
                <w:rPr>
                  <w:rFonts w:ascii="Calibri" w:hAnsi="Calibri" w:cs="Calibri"/>
                  <w:color w:val="000000"/>
                  <w:kern w:val="0"/>
                  <w:szCs w:val="21"/>
                </w:rPr>
                <w:t>MON</w:t>
              </w:r>
              <w:r w:rsidRPr="008941CC">
                <w:rPr>
                  <w:rFonts w:ascii="宋体" w:hAnsi="宋体" w:cs="宋体" w:hint="eastAsia"/>
                  <w:color w:val="000000"/>
                  <w:kern w:val="0"/>
                  <w:szCs w:val="21"/>
                </w:rPr>
                <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06"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88"/>
          <w:ins w:id="807" w:author="KH" w:date="2017-09-22T13:31:00Z"/>
          <w:trPrChange w:id="808" w:author="KH" w:date="2017-09-22T13:31:00Z">
            <w:trPr>
              <w:trHeight w:val="288"/>
            </w:trPr>
          </w:trPrChange>
        </w:trPr>
        <w:tc>
          <w:tcPr>
            <w:tcW w:w="340" w:type="dxa"/>
            <w:shd w:val="clear" w:color="auto" w:fill="auto"/>
            <w:noWrap/>
            <w:vAlign w:val="center"/>
            <w:hideMark/>
            <w:tcPrChange w:id="809"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10" w:author="KH" w:date="2017-09-22T13:31:00Z"/>
                <w:rFonts w:ascii="Calibri" w:hAnsi="Calibri" w:cs="Calibri"/>
                <w:color w:val="000000"/>
                <w:kern w:val="0"/>
                <w:szCs w:val="21"/>
              </w:rPr>
            </w:pPr>
            <w:ins w:id="811" w:author="KH" w:date="2017-09-22T13:31:00Z">
              <w:r w:rsidRPr="008941CC">
                <w:rPr>
                  <w:rFonts w:ascii="Calibri" w:hAnsi="Calibri" w:cs="Calibri"/>
                  <w:color w:val="000000"/>
                  <w:kern w:val="0"/>
                  <w:szCs w:val="21"/>
                </w:rPr>
                <w:t>23</w:t>
              </w:r>
            </w:ins>
          </w:p>
        </w:tc>
        <w:tc>
          <w:tcPr>
            <w:tcW w:w="4100" w:type="dxa"/>
            <w:shd w:val="clear" w:color="auto" w:fill="auto"/>
            <w:noWrap/>
            <w:vAlign w:val="center"/>
            <w:hideMark/>
            <w:tcPrChange w:id="812"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13" w:author="KH" w:date="2017-09-22T13:31:00Z"/>
                <w:rFonts w:ascii="宋体" w:hAnsi="宋体" w:cs="宋体"/>
                <w:color w:val="000000"/>
                <w:kern w:val="0"/>
                <w:szCs w:val="21"/>
              </w:rPr>
            </w:pPr>
            <w:ins w:id="814" w:author="KH" w:date="2017-09-22T13:31:00Z">
              <w:r w:rsidRPr="008941CC">
                <w:rPr>
                  <w:rFonts w:ascii="宋体" w:hAnsi="宋体" w:cs="宋体" w:hint="eastAsia"/>
                  <w:color w:val="000000"/>
                  <w:kern w:val="0"/>
                  <w:szCs w:val="21"/>
                </w:rPr>
                <w:t>十六烷值（Cetane Number）</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15"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88"/>
          <w:ins w:id="816" w:author="KH" w:date="2017-09-22T13:31:00Z"/>
          <w:trPrChange w:id="817" w:author="KH" w:date="2017-09-22T13:31:00Z">
            <w:trPr>
              <w:trHeight w:val="288"/>
            </w:trPr>
          </w:trPrChange>
        </w:trPr>
        <w:tc>
          <w:tcPr>
            <w:tcW w:w="340" w:type="dxa"/>
            <w:shd w:val="clear" w:color="auto" w:fill="auto"/>
            <w:noWrap/>
            <w:vAlign w:val="center"/>
            <w:hideMark/>
            <w:tcPrChange w:id="818"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19" w:author="KH" w:date="2017-09-22T13:31:00Z"/>
                <w:rFonts w:ascii="Calibri" w:hAnsi="Calibri" w:cs="Calibri"/>
                <w:color w:val="000000"/>
                <w:kern w:val="0"/>
                <w:szCs w:val="21"/>
              </w:rPr>
            </w:pPr>
            <w:ins w:id="820" w:author="KH" w:date="2017-09-22T13:31:00Z">
              <w:r w:rsidRPr="008941CC">
                <w:rPr>
                  <w:rFonts w:ascii="Calibri" w:hAnsi="Calibri" w:cs="Calibri"/>
                  <w:color w:val="000000"/>
                  <w:kern w:val="0"/>
                  <w:szCs w:val="21"/>
                </w:rPr>
                <w:t>24</w:t>
              </w:r>
            </w:ins>
          </w:p>
        </w:tc>
        <w:tc>
          <w:tcPr>
            <w:tcW w:w="4100" w:type="dxa"/>
            <w:shd w:val="clear" w:color="auto" w:fill="auto"/>
            <w:noWrap/>
            <w:vAlign w:val="center"/>
            <w:hideMark/>
            <w:tcPrChange w:id="821"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22" w:author="KH" w:date="2017-09-22T13:31:00Z"/>
                <w:rFonts w:ascii="宋体" w:hAnsi="宋体" w:cs="宋体"/>
                <w:color w:val="000000"/>
                <w:kern w:val="0"/>
                <w:szCs w:val="21"/>
              </w:rPr>
            </w:pPr>
            <w:ins w:id="823" w:author="KH" w:date="2017-09-22T13:31:00Z">
              <w:r w:rsidRPr="008941CC">
                <w:rPr>
                  <w:rFonts w:ascii="宋体" w:hAnsi="宋体" w:cs="宋体" w:hint="eastAsia"/>
                  <w:color w:val="000000"/>
                  <w:kern w:val="0"/>
                  <w:szCs w:val="21"/>
                </w:rPr>
                <w:t>十六烷指数（Cetane Index）</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24"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88"/>
          <w:ins w:id="825" w:author="KH" w:date="2017-09-22T13:31:00Z"/>
          <w:trPrChange w:id="826" w:author="KH" w:date="2017-09-22T13:31:00Z">
            <w:trPr>
              <w:trHeight w:val="288"/>
            </w:trPr>
          </w:trPrChange>
        </w:trPr>
        <w:tc>
          <w:tcPr>
            <w:tcW w:w="340" w:type="dxa"/>
            <w:shd w:val="clear" w:color="auto" w:fill="auto"/>
            <w:noWrap/>
            <w:vAlign w:val="center"/>
            <w:hideMark/>
            <w:tcPrChange w:id="827"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28" w:author="KH" w:date="2017-09-22T13:31:00Z"/>
                <w:rFonts w:ascii="Calibri" w:hAnsi="Calibri" w:cs="Calibri"/>
                <w:color w:val="000000"/>
                <w:kern w:val="0"/>
                <w:szCs w:val="21"/>
              </w:rPr>
            </w:pPr>
            <w:ins w:id="829" w:author="KH" w:date="2017-09-22T13:31:00Z">
              <w:r w:rsidRPr="008941CC">
                <w:rPr>
                  <w:rFonts w:ascii="Calibri" w:hAnsi="Calibri" w:cs="Calibri"/>
                  <w:color w:val="000000"/>
                  <w:kern w:val="0"/>
                  <w:szCs w:val="21"/>
                </w:rPr>
                <w:t>25</w:t>
              </w:r>
            </w:ins>
          </w:p>
        </w:tc>
        <w:tc>
          <w:tcPr>
            <w:tcW w:w="4100" w:type="dxa"/>
            <w:shd w:val="clear" w:color="auto" w:fill="auto"/>
            <w:noWrap/>
            <w:vAlign w:val="center"/>
            <w:hideMark/>
            <w:tcPrChange w:id="830"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31" w:author="KH" w:date="2017-09-22T13:31:00Z"/>
                <w:rFonts w:ascii="宋体" w:hAnsi="宋体" w:cs="宋体"/>
                <w:color w:val="000000"/>
                <w:kern w:val="0"/>
                <w:szCs w:val="21"/>
              </w:rPr>
            </w:pPr>
            <w:ins w:id="832" w:author="KH" w:date="2017-09-22T13:31:00Z">
              <w:r w:rsidRPr="008941CC">
                <w:rPr>
                  <w:rFonts w:ascii="宋体" w:hAnsi="宋体" w:cs="宋体" w:hint="eastAsia"/>
                  <w:color w:val="000000"/>
                  <w:kern w:val="0"/>
                  <w:szCs w:val="21"/>
                </w:rPr>
                <w:t>闪点（闭口），℃</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33"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834" w:author="KH" w:date="2017-09-22T13:31:00Z"/>
          <w:trPrChange w:id="835" w:author="KH" w:date="2017-09-22T13:31:00Z">
            <w:trPr>
              <w:trHeight w:val="300"/>
            </w:trPr>
          </w:trPrChange>
        </w:trPr>
        <w:tc>
          <w:tcPr>
            <w:tcW w:w="340" w:type="dxa"/>
            <w:shd w:val="clear" w:color="auto" w:fill="auto"/>
            <w:noWrap/>
            <w:vAlign w:val="center"/>
            <w:hideMark/>
            <w:tcPrChange w:id="836"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37" w:author="KH" w:date="2017-09-22T13:31:00Z"/>
                <w:rFonts w:ascii="Calibri" w:hAnsi="Calibri" w:cs="Calibri"/>
                <w:color w:val="000000"/>
                <w:kern w:val="0"/>
                <w:szCs w:val="21"/>
              </w:rPr>
            </w:pPr>
            <w:ins w:id="838" w:author="KH" w:date="2017-09-22T13:31:00Z">
              <w:r w:rsidRPr="008941CC">
                <w:rPr>
                  <w:rFonts w:ascii="Calibri" w:hAnsi="Calibri" w:cs="Calibri"/>
                  <w:color w:val="000000"/>
                  <w:kern w:val="0"/>
                  <w:szCs w:val="21"/>
                </w:rPr>
                <w:t>26</w:t>
              </w:r>
            </w:ins>
          </w:p>
        </w:tc>
        <w:tc>
          <w:tcPr>
            <w:tcW w:w="4100" w:type="dxa"/>
            <w:shd w:val="clear" w:color="auto" w:fill="auto"/>
            <w:noWrap/>
            <w:vAlign w:val="center"/>
            <w:hideMark/>
            <w:tcPrChange w:id="839"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40" w:author="KH" w:date="2017-09-22T13:31:00Z"/>
                <w:rFonts w:ascii="宋体" w:hAnsi="宋体" w:cs="宋体"/>
                <w:color w:val="000000"/>
                <w:kern w:val="0"/>
                <w:szCs w:val="21"/>
              </w:rPr>
            </w:pPr>
            <w:ins w:id="841" w:author="KH" w:date="2017-09-22T13:31:00Z">
              <w:r w:rsidRPr="008941CC">
                <w:rPr>
                  <w:rFonts w:ascii="宋体" w:hAnsi="宋体" w:cs="宋体" w:hint="eastAsia"/>
                  <w:color w:val="000000"/>
                  <w:kern w:val="0"/>
                  <w:szCs w:val="21"/>
                </w:rPr>
                <w:t>蜡含量，</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42"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843" w:author="KH" w:date="2017-09-22T13:31:00Z"/>
          <w:trPrChange w:id="844" w:author="KH" w:date="2017-09-22T13:31:00Z">
            <w:trPr>
              <w:trHeight w:val="300"/>
            </w:trPr>
          </w:trPrChange>
        </w:trPr>
        <w:tc>
          <w:tcPr>
            <w:tcW w:w="340" w:type="dxa"/>
            <w:shd w:val="clear" w:color="auto" w:fill="auto"/>
            <w:noWrap/>
            <w:vAlign w:val="center"/>
            <w:hideMark/>
            <w:tcPrChange w:id="845"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46" w:author="KH" w:date="2017-09-22T13:31:00Z"/>
                <w:rFonts w:ascii="Calibri" w:hAnsi="Calibri" w:cs="Calibri"/>
                <w:color w:val="000000"/>
                <w:kern w:val="0"/>
                <w:szCs w:val="21"/>
              </w:rPr>
            </w:pPr>
            <w:ins w:id="847" w:author="KH" w:date="2017-09-22T13:31:00Z">
              <w:r w:rsidRPr="008941CC">
                <w:rPr>
                  <w:rFonts w:ascii="Calibri" w:hAnsi="Calibri" w:cs="Calibri"/>
                  <w:color w:val="000000"/>
                  <w:kern w:val="0"/>
                  <w:szCs w:val="21"/>
                </w:rPr>
                <w:lastRenderedPageBreak/>
                <w:t>27</w:t>
              </w:r>
            </w:ins>
          </w:p>
        </w:tc>
        <w:tc>
          <w:tcPr>
            <w:tcW w:w="4100" w:type="dxa"/>
            <w:shd w:val="clear" w:color="auto" w:fill="auto"/>
            <w:noWrap/>
            <w:vAlign w:val="center"/>
            <w:hideMark/>
            <w:tcPrChange w:id="848"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49" w:author="KH" w:date="2017-09-22T13:31:00Z"/>
                <w:rFonts w:ascii="宋体" w:hAnsi="宋体" w:cs="宋体"/>
                <w:color w:val="000000"/>
                <w:kern w:val="0"/>
                <w:szCs w:val="21"/>
              </w:rPr>
            </w:pPr>
            <w:ins w:id="850" w:author="KH" w:date="2017-09-22T13:31:00Z">
              <w:r w:rsidRPr="008941CC">
                <w:rPr>
                  <w:rFonts w:ascii="宋体" w:hAnsi="宋体" w:cs="宋体" w:hint="eastAsia"/>
                  <w:color w:val="000000"/>
                  <w:kern w:val="0"/>
                  <w:szCs w:val="21"/>
                </w:rPr>
                <w:t>软化点，°</w:t>
              </w:r>
              <w:r w:rsidRPr="008941CC">
                <w:rPr>
                  <w:rFonts w:ascii="Calibri" w:hAnsi="Calibri" w:cs="Calibri"/>
                  <w:color w:val="000000"/>
                  <w:kern w:val="0"/>
                  <w:szCs w:val="21"/>
                </w:rPr>
                <w:t>C</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51"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852" w:author="KH" w:date="2017-09-22T13:31:00Z"/>
          <w:trPrChange w:id="853" w:author="KH" w:date="2017-09-22T13:31:00Z">
            <w:trPr>
              <w:trHeight w:val="300"/>
            </w:trPr>
          </w:trPrChange>
        </w:trPr>
        <w:tc>
          <w:tcPr>
            <w:tcW w:w="340" w:type="dxa"/>
            <w:shd w:val="clear" w:color="auto" w:fill="auto"/>
            <w:noWrap/>
            <w:vAlign w:val="center"/>
            <w:hideMark/>
            <w:tcPrChange w:id="854"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55" w:author="KH" w:date="2017-09-22T13:31:00Z"/>
                <w:rFonts w:ascii="Calibri" w:hAnsi="Calibri" w:cs="Calibri"/>
                <w:color w:val="000000"/>
                <w:kern w:val="0"/>
                <w:szCs w:val="21"/>
              </w:rPr>
            </w:pPr>
            <w:ins w:id="856" w:author="KH" w:date="2017-09-22T13:31:00Z">
              <w:r w:rsidRPr="008941CC">
                <w:rPr>
                  <w:rFonts w:ascii="Calibri" w:hAnsi="Calibri" w:cs="Calibri"/>
                  <w:color w:val="000000"/>
                  <w:kern w:val="0"/>
                  <w:szCs w:val="21"/>
                </w:rPr>
                <w:t>28</w:t>
              </w:r>
            </w:ins>
          </w:p>
        </w:tc>
        <w:tc>
          <w:tcPr>
            <w:tcW w:w="4100" w:type="dxa"/>
            <w:shd w:val="clear" w:color="auto" w:fill="auto"/>
            <w:noWrap/>
            <w:vAlign w:val="center"/>
            <w:hideMark/>
            <w:tcPrChange w:id="857"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58" w:author="KH" w:date="2017-09-22T13:31:00Z"/>
                <w:rFonts w:ascii="宋体" w:hAnsi="宋体" w:cs="宋体"/>
                <w:color w:val="000000"/>
                <w:kern w:val="0"/>
                <w:szCs w:val="21"/>
              </w:rPr>
            </w:pPr>
            <w:ins w:id="859" w:author="KH" w:date="2017-09-22T13:31:00Z">
              <w:r w:rsidRPr="008941CC">
                <w:rPr>
                  <w:rFonts w:ascii="宋体" w:hAnsi="宋体" w:cs="宋体" w:hint="eastAsia"/>
                  <w:color w:val="000000"/>
                  <w:kern w:val="0"/>
                  <w:szCs w:val="21"/>
                </w:rPr>
                <w:t>针入度（</w:t>
              </w:r>
              <w:r w:rsidRPr="008941CC">
                <w:rPr>
                  <w:rFonts w:ascii="Calibri" w:hAnsi="Calibri" w:cs="Calibri"/>
                  <w:color w:val="000000"/>
                  <w:kern w:val="0"/>
                  <w:szCs w:val="21"/>
                </w:rPr>
                <w:t>25</w:t>
              </w:r>
              <w:r w:rsidRPr="008941CC">
                <w:rPr>
                  <w:rFonts w:ascii="宋体" w:hAnsi="宋体" w:cs="宋体" w:hint="eastAsia"/>
                  <w:color w:val="000000"/>
                  <w:kern w:val="0"/>
                  <w:szCs w:val="21"/>
                </w:rPr>
                <w:t>°</w:t>
              </w:r>
              <w:r w:rsidRPr="008941CC">
                <w:rPr>
                  <w:rFonts w:ascii="Calibri" w:hAnsi="Calibri" w:cs="Calibri"/>
                  <w:color w:val="000000"/>
                  <w:kern w:val="0"/>
                  <w:szCs w:val="21"/>
                </w:rPr>
                <w:t>C</w:t>
              </w:r>
              <w:r w:rsidRPr="008941CC">
                <w:rPr>
                  <w:rFonts w:ascii="宋体" w:hAnsi="宋体" w:cs="宋体" w:hint="eastAsia"/>
                  <w:color w:val="000000"/>
                  <w:kern w:val="0"/>
                  <w:szCs w:val="21"/>
                </w:rPr>
                <w:t>），</w:t>
              </w:r>
              <w:r w:rsidRPr="008941CC">
                <w:rPr>
                  <w:rFonts w:ascii="Calibri" w:hAnsi="Calibri" w:cs="Calibri"/>
                  <w:color w:val="000000"/>
                  <w:kern w:val="0"/>
                  <w:szCs w:val="21"/>
                </w:rPr>
                <w:t>mm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60"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861" w:author="KH" w:date="2017-09-22T13:31:00Z"/>
          <w:trPrChange w:id="862" w:author="KH" w:date="2017-09-22T13:31:00Z">
            <w:trPr>
              <w:trHeight w:val="300"/>
            </w:trPr>
          </w:trPrChange>
        </w:trPr>
        <w:tc>
          <w:tcPr>
            <w:tcW w:w="340" w:type="dxa"/>
            <w:shd w:val="clear" w:color="auto" w:fill="auto"/>
            <w:noWrap/>
            <w:vAlign w:val="center"/>
            <w:hideMark/>
            <w:tcPrChange w:id="863"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64" w:author="KH" w:date="2017-09-22T13:31:00Z"/>
                <w:rFonts w:ascii="Calibri" w:hAnsi="Calibri" w:cs="Calibri"/>
                <w:color w:val="000000"/>
                <w:kern w:val="0"/>
                <w:szCs w:val="21"/>
              </w:rPr>
            </w:pPr>
            <w:ins w:id="865" w:author="KH" w:date="2017-09-22T13:31:00Z">
              <w:r w:rsidRPr="008941CC">
                <w:rPr>
                  <w:rFonts w:ascii="Calibri" w:hAnsi="Calibri" w:cs="Calibri"/>
                  <w:color w:val="000000"/>
                  <w:kern w:val="0"/>
                  <w:szCs w:val="21"/>
                </w:rPr>
                <w:t>29</w:t>
              </w:r>
            </w:ins>
          </w:p>
        </w:tc>
        <w:tc>
          <w:tcPr>
            <w:tcW w:w="4100" w:type="dxa"/>
            <w:shd w:val="clear" w:color="auto" w:fill="auto"/>
            <w:noWrap/>
            <w:vAlign w:val="center"/>
            <w:hideMark/>
            <w:tcPrChange w:id="866"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67" w:author="KH" w:date="2017-09-22T13:31:00Z"/>
                <w:rFonts w:ascii="宋体" w:hAnsi="宋体" w:cs="宋体"/>
                <w:color w:val="000000"/>
                <w:kern w:val="0"/>
                <w:szCs w:val="21"/>
              </w:rPr>
            </w:pPr>
            <w:ins w:id="868" w:author="KH" w:date="2017-09-22T13:31:00Z">
              <w:r w:rsidRPr="008941CC">
                <w:rPr>
                  <w:rFonts w:ascii="宋体" w:hAnsi="宋体" w:cs="宋体" w:hint="eastAsia"/>
                  <w:color w:val="000000"/>
                  <w:kern w:val="0"/>
                  <w:szCs w:val="21"/>
                </w:rPr>
                <w:t>针入度（</w:t>
              </w:r>
              <w:r w:rsidRPr="008941CC">
                <w:rPr>
                  <w:rFonts w:ascii="Calibri" w:hAnsi="Calibri" w:cs="Calibri"/>
                  <w:color w:val="000000"/>
                  <w:kern w:val="0"/>
                  <w:szCs w:val="21"/>
                </w:rPr>
                <w:t>4</w:t>
              </w:r>
              <w:r w:rsidRPr="008941CC">
                <w:rPr>
                  <w:rFonts w:ascii="宋体" w:hAnsi="宋体" w:cs="宋体" w:hint="eastAsia"/>
                  <w:color w:val="000000"/>
                  <w:kern w:val="0"/>
                  <w:szCs w:val="21"/>
                </w:rPr>
                <w:t>°</w:t>
              </w:r>
              <w:r w:rsidRPr="008941CC">
                <w:rPr>
                  <w:rFonts w:ascii="Calibri" w:hAnsi="Calibri" w:cs="Calibri"/>
                  <w:color w:val="000000"/>
                  <w:kern w:val="0"/>
                  <w:szCs w:val="21"/>
                </w:rPr>
                <w:t>C</w:t>
              </w:r>
              <w:r w:rsidRPr="008941CC">
                <w:rPr>
                  <w:rFonts w:ascii="宋体" w:hAnsi="宋体" w:cs="宋体" w:hint="eastAsia"/>
                  <w:color w:val="000000"/>
                  <w:kern w:val="0"/>
                  <w:szCs w:val="21"/>
                </w:rPr>
                <w:t>），</w:t>
              </w:r>
              <w:r w:rsidRPr="008941CC">
                <w:rPr>
                  <w:rFonts w:ascii="Calibri" w:hAnsi="Calibri" w:cs="Calibri"/>
                  <w:color w:val="000000"/>
                  <w:kern w:val="0"/>
                  <w:szCs w:val="21"/>
                </w:rPr>
                <w:t>mm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69"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870" w:author="KH" w:date="2017-09-22T13:31:00Z"/>
          <w:trPrChange w:id="871" w:author="KH" w:date="2017-09-22T13:31:00Z">
            <w:trPr>
              <w:trHeight w:val="300"/>
            </w:trPr>
          </w:trPrChange>
        </w:trPr>
        <w:tc>
          <w:tcPr>
            <w:tcW w:w="340" w:type="dxa"/>
            <w:shd w:val="clear" w:color="auto" w:fill="auto"/>
            <w:noWrap/>
            <w:vAlign w:val="center"/>
            <w:hideMark/>
            <w:tcPrChange w:id="872"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73" w:author="KH" w:date="2017-09-22T13:31:00Z"/>
                <w:rFonts w:ascii="Calibri" w:hAnsi="Calibri" w:cs="Calibri"/>
                <w:color w:val="000000"/>
                <w:kern w:val="0"/>
                <w:szCs w:val="21"/>
              </w:rPr>
            </w:pPr>
            <w:ins w:id="874" w:author="KH" w:date="2017-09-22T13:31:00Z">
              <w:r w:rsidRPr="008941CC">
                <w:rPr>
                  <w:rFonts w:ascii="Calibri" w:hAnsi="Calibri" w:cs="Calibri"/>
                  <w:color w:val="000000"/>
                  <w:kern w:val="0"/>
                  <w:szCs w:val="21"/>
                </w:rPr>
                <w:t>30</w:t>
              </w:r>
            </w:ins>
          </w:p>
        </w:tc>
        <w:tc>
          <w:tcPr>
            <w:tcW w:w="4100" w:type="dxa"/>
            <w:shd w:val="clear" w:color="auto" w:fill="auto"/>
            <w:noWrap/>
            <w:vAlign w:val="center"/>
            <w:hideMark/>
            <w:tcPrChange w:id="875"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76" w:author="KH" w:date="2017-09-22T13:31:00Z"/>
                <w:rFonts w:ascii="宋体" w:hAnsi="宋体" w:cs="宋体"/>
                <w:color w:val="000000"/>
                <w:kern w:val="0"/>
                <w:szCs w:val="21"/>
              </w:rPr>
            </w:pPr>
            <w:ins w:id="877" w:author="KH" w:date="2017-09-22T13:31:00Z">
              <w:r w:rsidRPr="008941CC">
                <w:rPr>
                  <w:rFonts w:ascii="宋体" w:hAnsi="宋体" w:cs="宋体" w:hint="eastAsia"/>
                  <w:color w:val="000000"/>
                  <w:kern w:val="0"/>
                  <w:szCs w:val="21"/>
                </w:rPr>
                <w:t>沥青质（正庚烷），</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78"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879" w:author="KH" w:date="2017-09-22T13:31:00Z"/>
          <w:trPrChange w:id="880" w:author="KH" w:date="2017-09-22T13:31:00Z">
            <w:trPr>
              <w:trHeight w:val="300"/>
            </w:trPr>
          </w:trPrChange>
        </w:trPr>
        <w:tc>
          <w:tcPr>
            <w:tcW w:w="340" w:type="dxa"/>
            <w:shd w:val="clear" w:color="auto" w:fill="auto"/>
            <w:noWrap/>
            <w:vAlign w:val="center"/>
            <w:hideMark/>
            <w:tcPrChange w:id="881"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82" w:author="KH" w:date="2017-09-22T13:31:00Z"/>
                <w:rFonts w:ascii="Calibri" w:hAnsi="Calibri" w:cs="Calibri"/>
                <w:color w:val="000000"/>
                <w:kern w:val="0"/>
                <w:szCs w:val="21"/>
              </w:rPr>
            </w:pPr>
            <w:ins w:id="883" w:author="KH" w:date="2017-09-22T13:31:00Z">
              <w:r w:rsidRPr="008941CC">
                <w:rPr>
                  <w:rFonts w:ascii="Calibri" w:hAnsi="Calibri" w:cs="Calibri"/>
                  <w:color w:val="000000"/>
                  <w:kern w:val="0"/>
                  <w:szCs w:val="21"/>
                </w:rPr>
                <w:t>31</w:t>
              </w:r>
            </w:ins>
          </w:p>
        </w:tc>
        <w:tc>
          <w:tcPr>
            <w:tcW w:w="4100" w:type="dxa"/>
            <w:shd w:val="clear" w:color="auto" w:fill="auto"/>
            <w:noWrap/>
            <w:vAlign w:val="center"/>
            <w:hideMark/>
            <w:tcPrChange w:id="884"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85" w:author="KH" w:date="2017-09-22T13:31:00Z"/>
                <w:rFonts w:ascii="宋体" w:hAnsi="宋体" w:cs="宋体"/>
                <w:color w:val="000000"/>
                <w:kern w:val="0"/>
                <w:szCs w:val="21"/>
              </w:rPr>
            </w:pPr>
            <w:ins w:id="886" w:author="KH" w:date="2017-09-22T13:31:00Z">
              <w:r w:rsidRPr="008941CC">
                <w:rPr>
                  <w:rFonts w:ascii="宋体" w:hAnsi="宋体" w:cs="宋体" w:hint="eastAsia"/>
                  <w:color w:val="000000"/>
                  <w:kern w:val="0"/>
                  <w:szCs w:val="21"/>
                </w:rPr>
                <w:t>沥青质（正戊烷），</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87"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888" w:author="KH" w:date="2017-09-22T13:31:00Z"/>
          <w:trPrChange w:id="889" w:author="KH" w:date="2017-09-22T13:31:00Z">
            <w:trPr>
              <w:trHeight w:val="300"/>
            </w:trPr>
          </w:trPrChange>
        </w:trPr>
        <w:tc>
          <w:tcPr>
            <w:tcW w:w="340" w:type="dxa"/>
            <w:shd w:val="clear" w:color="auto" w:fill="auto"/>
            <w:noWrap/>
            <w:vAlign w:val="center"/>
            <w:hideMark/>
            <w:tcPrChange w:id="890"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91" w:author="KH" w:date="2017-09-22T13:31:00Z"/>
                <w:rFonts w:ascii="Calibri" w:hAnsi="Calibri" w:cs="Calibri"/>
                <w:color w:val="000000"/>
                <w:kern w:val="0"/>
                <w:szCs w:val="21"/>
              </w:rPr>
            </w:pPr>
            <w:ins w:id="892" w:author="KH" w:date="2017-09-22T13:31:00Z">
              <w:r w:rsidRPr="008941CC">
                <w:rPr>
                  <w:rFonts w:ascii="Calibri" w:hAnsi="Calibri" w:cs="Calibri"/>
                  <w:color w:val="000000"/>
                  <w:kern w:val="0"/>
                  <w:szCs w:val="21"/>
                </w:rPr>
                <w:t>32</w:t>
              </w:r>
            </w:ins>
          </w:p>
        </w:tc>
        <w:tc>
          <w:tcPr>
            <w:tcW w:w="4100" w:type="dxa"/>
            <w:shd w:val="clear" w:color="auto" w:fill="auto"/>
            <w:noWrap/>
            <w:vAlign w:val="center"/>
            <w:hideMark/>
            <w:tcPrChange w:id="893"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894" w:author="KH" w:date="2017-09-22T13:31:00Z"/>
                <w:rFonts w:ascii="宋体" w:hAnsi="宋体" w:cs="宋体"/>
                <w:color w:val="000000"/>
                <w:kern w:val="0"/>
                <w:szCs w:val="21"/>
              </w:rPr>
            </w:pPr>
            <w:ins w:id="895" w:author="KH" w:date="2017-09-22T13:31:00Z">
              <w:r w:rsidRPr="008941CC">
                <w:rPr>
                  <w:rFonts w:ascii="宋体" w:hAnsi="宋体" w:cs="宋体" w:hint="eastAsia"/>
                  <w:color w:val="000000"/>
                  <w:kern w:val="0"/>
                  <w:szCs w:val="21"/>
                </w:rPr>
                <w:t>石脑油不溶物（</w:t>
              </w:r>
              <w:r w:rsidRPr="008941CC">
                <w:rPr>
                  <w:rFonts w:ascii="Calibri" w:hAnsi="Calibri" w:cs="Calibri"/>
                  <w:color w:val="000000"/>
                  <w:kern w:val="0"/>
                  <w:szCs w:val="21"/>
                </w:rPr>
                <w:t>MNI</w:t>
              </w:r>
              <w:r w:rsidRPr="008941CC">
                <w:rPr>
                  <w:rFonts w:ascii="宋体" w:hAnsi="宋体" w:cs="宋体" w:hint="eastAsia"/>
                  <w:color w:val="000000"/>
                  <w:kern w:val="0"/>
                  <w:szCs w:val="21"/>
                </w:rPr>
                <w:t>），</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896"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897" w:author="KH" w:date="2017-09-22T13:31:00Z"/>
          <w:trPrChange w:id="898" w:author="KH" w:date="2017-09-22T13:31:00Z">
            <w:trPr>
              <w:trHeight w:val="300"/>
            </w:trPr>
          </w:trPrChange>
        </w:trPr>
        <w:tc>
          <w:tcPr>
            <w:tcW w:w="340" w:type="dxa"/>
            <w:shd w:val="clear" w:color="auto" w:fill="auto"/>
            <w:noWrap/>
            <w:vAlign w:val="center"/>
            <w:hideMark/>
            <w:tcPrChange w:id="899"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00" w:author="KH" w:date="2017-09-22T13:31:00Z"/>
                <w:rFonts w:ascii="Calibri" w:hAnsi="Calibri" w:cs="Calibri"/>
                <w:color w:val="000000"/>
                <w:kern w:val="0"/>
                <w:szCs w:val="21"/>
              </w:rPr>
            </w:pPr>
            <w:ins w:id="901" w:author="KH" w:date="2017-09-22T13:31:00Z">
              <w:r w:rsidRPr="008941CC">
                <w:rPr>
                  <w:rFonts w:ascii="Calibri" w:hAnsi="Calibri" w:cs="Calibri"/>
                  <w:color w:val="000000"/>
                  <w:kern w:val="0"/>
                  <w:szCs w:val="21"/>
                </w:rPr>
                <w:t>33</w:t>
              </w:r>
            </w:ins>
          </w:p>
        </w:tc>
        <w:tc>
          <w:tcPr>
            <w:tcW w:w="4100" w:type="dxa"/>
            <w:shd w:val="clear" w:color="auto" w:fill="auto"/>
            <w:noWrap/>
            <w:vAlign w:val="center"/>
            <w:hideMark/>
            <w:tcPrChange w:id="902"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03" w:author="KH" w:date="2017-09-22T13:31:00Z"/>
                <w:rFonts w:ascii="宋体" w:hAnsi="宋体" w:cs="宋体"/>
                <w:color w:val="000000"/>
                <w:kern w:val="0"/>
                <w:szCs w:val="21"/>
              </w:rPr>
            </w:pPr>
            <w:ins w:id="904" w:author="KH" w:date="2017-09-22T13:31:00Z">
              <w:r w:rsidRPr="008941CC">
                <w:rPr>
                  <w:rFonts w:ascii="宋体" w:hAnsi="宋体" w:cs="宋体" w:hint="eastAsia"/>
                  <w:color w:val="000000"/>
                  <w:kern w:val="0"/>
                  <w:szCs w:val="21"/>
                </w:rPr>
                <w:t>一环芳烃含量，</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05"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906" w:author="KH" w:date="2017-09-22T13:31:00Z"/>
          <w:trPrChange w:id="907" w:author="KH" w:date="2017-09-22T13:31:00Z">
            <w:trPr>
              <w:trHeight w:val="300"/>
            </w:trPr>
          </w:trPrChange>
        </w:trPr>
        <w:tc>
          <w:tcPr>
            <w:tcW w:w="340" w:type="dxa"/>
            <w:shd w:val="clear" w:color="auto" w:fill="auto"/>
            <w:noWrap/>
            <w:vAlign w:val="center"/>
            <w:hideMark/>
            <w:tcPrChange w:id="908"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09" w:author="KH" w:date="2017-09-22T13:31:00Z"/>
                <w:rFonts w:ascii="Calibri" w:hAnsi="Calibri" w:cs="Calibri"/>
                <w:color w:val="000000"/>
                <w:kern w:val="0"/>
                <w:szCs w:val="21"/>
              </w:rPr>
            </w:pPr>
            <w:ins w:id="910" w:author="KH" w:date="2017-09-22T13:31:00Z">
              <w:r w:rsidRPr="008941CC">
                <w:rPr>
                  <w:rFonts w:ascii="Calibri" w:hAnsi="Calibri" w:cs="Calibri"/>
                  <w:color w:val="000000"/>
                  <w:kern w:val="0"/>
                  <w:szCs w:val="21"/>
                </w:rPr>
                <w:t>34</w:t>
              </w:r>
            </w:ins>
          </w:p>
        </w:tc>
        <w:tc>
          <w:tcPr>
            <w:tcW w:w="4100" w:type="dxa"/>
            <w:shd w:val="clear" w:color="auto" w:fill="auto"/>
            <w:noWrap/>
            <w:vAlign w:val="center"/>
            <w:hideMark/>
            <w:tcPrChange w:id="911"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12" w:author="KH" w:date="2017-09-22T13:31:00Z"/>
                <w:rFonts w:ascii="宋体" w:hAnsi="宋体" w:cs="宋体"/>
                <w:color w:val="000000"/>
                <w:kern w:val="0"/>
                <w:szCs w:val="21"/>
              </w:rPr>
            </w:pPr>
            <w:ins w:id="913" w:author="KH" w:date="2017-09-22T13:31:00Z">
              <w:r w:rsidRPr="008941CC">
                <w:rPr>
                  <w:rFonts w:ascii="宋体" w:hAnsi="宋体" w:cs="宋体" w:hint="eastAsia"/>
                  <w:color w:val="000000"/>
                  <w:kern w:val="0"/>
                  <w:szCs w:val="21"/>
                </w:rPr>
                <w:t>二环芳烃含量，</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14"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915" w:author="KH" w:date="2017-09-22T13:31:00Z"/>
          <w:trPrChange w:id="916" w:author="KH" w:date="2017-09-22T13:31:00Z">
            <w:trPr>
              <w:trHeight w:val="300"/>
            </w:trPr>
          </w:trPrChange>
        </w:trPr>
        <w:tc>
          <w:tcPr>
            <w:tcW w:w="340" w:type="dxa"/>
            <w:shd w:val="clear" w:color="auto" w:fill="auto"/>
            <w:noWrap/>
            <w:vAlign w:val="center"/>
            <w:hideMark/>
            <w:tcPrChange w:id="917"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18" w:author="KH" w:date="2017-09-22T13:31:00Z"/>
                <w:rFonts w:ascii="Calibri" w:hAnsi="Calibri" w:cs="Calibri"/>
                <w:color w:val="000000"/>
                <w:kern w:val="0"/>
                <w:szCs w:val="21"/>
              </w:rPr>
            </w:pPr>
            <w:ins w:id="919" w:author="KH" w:date="2017-09-22T13:31:00Z">
              <w:r w:rsidRPr="008941CC">
                <w:rPr>
                  <w:rFonts w:ascii="Calibri" w:hAnsi="Calibri" w:cs="Calibri"/>
                  <w:color w:val="000000"/>
                  <w:kern w:val="0"/>
                  <w:szCs w:val="21"/>
                </w:rPr>
                <w:t>35</w:t>
              </w:r>
            </w:ins>
          </w:p>
        </w:tc>
        <w:tc>
          <w:tcPr>
            <w:tcW w:w="4100" w:type="dxa"/>
            <w:shd w:val="clear" w:color="auto" w:fill="auto"/>
            <w:noWrap/>
            <w:vAlign w:val="center"/>
            <w:hideMark/>
            <w:tcPrChange w:id="920"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21" w:author="KH" w:date="2017-09-22T13:31:00Z"/>
                <w:rFonts w:ascii="宋体" w:hAnsi="宋体" w:cs="宋体"/>
                <w:color w:val="000000"/>
                <w:kern w:val="0"/>
                <w:szCs w:val="21"/>
              </w:rPr>
            </w:pPr>
            <w:ins w:id="922" w:author="KH" w:date="2017-09-22T13:31:00Z">
              <w:r w:rsidRPr="008941CC">
                <w:rPr>
                  <w:rFonts w:ascii="宋体" w:hAnsi="宋体" w:cs="宋体" w:hint="eastAsia"/>
                  <w:color w:val="000000"/>
                  <w:kern w:val="0"/>
                  <w:szCs w:val="21"/>
                </w:rPr>
                <w:t>三环芳烃含量，</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23"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924" w:author="KH" w:date="2017-09-22T13:31:00Z"/>
          <w:trPrChange w:id="925" w:author="KH" w:date="2017-09-22T13:31:00Z">
            <w:trPr>
              <w:trHeight w:val="300"/>
            </w:trPr>
          </w:trPrChange>
        </w:trPr>
        <w:tc>
          <w:tcPr>
            <w:tcW w:w="340" w:type="dxa"/>
            <w:shd w:val="clear" w:color="auto" w:fill="auto"/>
            <w:noWrap/>
            <w:vAlign w:val="center"/>
            <w:hideMark/>
            <w:tcPrChange w:id="926"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27" w:author="KH" w:date="2017-09-22T13:31:00Z"/>
                <w:rFonts w:ascii="Calibri" w:hAnsi="Calibri" w:cs="Calibri"/>
                <w:color w:val="000000"/>
                <w:kern w:val="0"/>
                <w:szCs w:val="21"/>
              </w:rPr>
            </w:pPr>
            <w:ins w:id="928" w:author="KH" w:date="2017-09-22T13:31:00Z">
              <w:r w:rsidRPr="008941CC">
                <w:rPr>
                  <w:rFonts w:ascii="Calibri" w:hAnsi="Calibri" w:cs="Calibri"/>
                  <w:color w:val="000000"/>
                  <w:kern w:val="0"/>
                  <w:szCs w:val="21"/>
                </w:rPr>
                <w:t>36</w:t>
              </w:r>
            </w:ins>
          </w:p>
        </w:tc>
        <w:tc>
          <w:tcPr>
            <w:tcW w:w="4100" w:type="dxa"/>
            <w:shd w:val="clear" w:color="auto" w:fill="auto"/>
            <w:noWrap/>
            <w:vAlign w:val="center"/>
            <w:hideMark/>
            <w:tcPrChange w:id="929"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30" w:author="KH" w:date="2017-09-22T13:31:00Z"/>
                <w:rFonts w:ascii="宋体" w:hAnsi="宋体" w:cs="宋体"/>
                <w:color w:val="000000"/>
                <w:kern w:val="0"/>
                <w:szCs w:val="21"/>
              </w:rPr>
            </w:pPr>
            <w:ins w:id="931" w:author="KH" w:date="2017-09-22T13:31:00Z">
              <w:r w:rsidRPr="008941CC">
                <w:rPr>
                  <w:rFonts w:ascii="宋体" w:hAnsi="宋体" w:cs="宋体" w:hint="eastAsia"/>
                  <w:color w:val="000000"/>
                  <w:kern w:val="0"/>
                  <w:szCs w:val="21"/>
                </w:rPr>
                <w:t>多环芳烃含量，</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32"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933" w:author="KH" w:date="2017-09-22T13:31:00Z"/>
          <w:trPrChange w:id="934" w:author="KH" w:date="2017-09-22T13:31:00Z">
            <w:trPr>
              <w:trHeight w:val="300"/>
            </w:trPr>
          </w:trPrChange>
        </w:trPr>
        <w:tc>
          <w:tcPr>
            <w:tcW w:w="340" w:type="dxa"/>
            <w:shd w:val="clear" w:color="auto" w:fill="auto"/>
            <w:noWrap/>
            <w:vAlign w:val="center"/>
            <w:hideMark/>
            <w:tcPrChange w:id="935"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36" w:author="KH" w:date="2017-09-22T13:31:00Z"/>
                <w:rFonts w:ascii="Calibri" w:hAnsi="Calibri" w:cs="Calibri"/>
                <w:color w:val="000000"/>
                <w:kern w:val="0"/>
                <w:szCs w:val="21"/>
              </w:rPr>
            </w:pPr>
            <w:ins w:id="937" w:author="KH" w:date="2017-09-22T13:31:00Z">
              <w:r w:rsidRPr="008941CC">
                <w:rPr>
                  <w:rFonts w:ascii="Calibri" w:hAnsi="Calibri" w:cs="Calibri"/>
                  <w:color w:val="000000"/>
                  <w:kern w:val="0"/>
                  <w:szCs w:val="21"/>
                </w:rPr>
                <w:t>37</w:t>
              </w:r>
            </w:ins>
          </w:p>
        </w:tc>
        <w:tc>
          <w:tcPr>
            <w:tcW w:w="4100" w:type="dxa"/>
            <w:shd w:val="clear" w:color="auto" w:fill="auto"/>
            <w:noWrap/>
            <w:vAlign w:val="center"/>
            <w:hideMark/>
            <w:tcPrChange w:id="938"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39" w:author="KH" w:date="2017-09-22T13:31:00Z"/>
                <w:rFonts w:ascii="宋体" w:hAnsi="宋体" w:cs="宋体"/>
                <w:color w:val="000000"/>
                <w:kern w:val="0"/>
                <w:szCs w:val="21"/>
              </w:rPr>
            </w:pPr>
            <w:ins w:id="940" w:author="KH" w:date="2017-09-22T13:31:00Z">
              <w:r w:rsidRPr="008941CC">
                <w:rPr>
                  <w:rFonts w:ascii="宋体" w:hAnsi="宋体" w:cs="宋体" w:hint="eastAsia"/>
                  <w:color w:val="000000"/>
                  <w:kern w:val="0"/>
                  <w:szCs w:val="21"/>
                </w:rPr>
                <w:t>胶质含量，</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41"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942" w:author="KH" w:date="2017-09-22T13:31:00Z"/>
          <w:trPrChange w:id="943" w:author="KH" w:date="2017-09-22T13:31:00Z">
            <w:trPr>
              <w:trHeight w:val="300"/>
            </w:trPr>
          </w:trPrChange>
        </w:trPr>
        <w:tc>
          <w:tcPr>
            <w:tcW w:w="340" w:type="dxa"/>
            <w:shd w:val="clear" w:color="auto" w:fill="auto"/>
            <w:noWrap/>
            <w:vAlign w:val="center"/>
            <w:hideMark/>
            <w:tcPrChange w:id="944"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45" w:author="KH" w:date="2017-09-22T13:31:00Z"/>
                <w:rFonts w:ascii="Calibri" w:hAnsi="Calibri" w:cs="Calibri"/>
                <w:color w:val="000000"/>
                <w:kern w:val="0"/>
                <w:szCs w:val="21"/>
              </w:rPr>
            </w:pPr>
            <w:ins w:id="946" w:author="KH" w:date="2017-09-22T13:31:00Z">
              <w:r w:rsidRPr="008941CC">
                <w:rPr>
                  <w:rFonts w:ascii="Calibri" w:hAnsi="Calibri" w:cs="Calibri"/>
                  <w:color w:val="000000"/>
                  <w:kern w:val="0"/>
                  <w:szCs w:val="21"/>
                </w:rPr>
                <w:t>38</w:t>
              </w:r>
            </w:ins>
          </w:p>
        </w:tc>
        <w:tc>
          <w:tcPr>
            <w:tcW w:w="4100" w:type="dxa"/>
            <w:shd w:val="clear" w:color="auto" w:fill="auto"/>
            <w:noWrap/>
            <w:vAlign w:val="center"/>
            <w:hideMark/>
            <w:tcPrChange w:id="947"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48" w:author="KH" w:date="2017-09-22T13:31:00Z"/>
                <w:rFonts w:ascii="宋体" w:hAnsi="宋体" w:cs="宋体"/>
                <w:color w:val="000000"/>
                <w:kern w:val="0"/>
                <w:szCs w:val="21"/>
              </w:rPr>
            </w:pPr>
            <w:ins w:id="949" w:author="KH" w:date="2017-09-22T13:31:00Z">
              <w:r w:rsidRPr="008941CC">
                <w:rPr>
                  <w:rFonts w:ascii="宋体" w:hAnsi="宋体" w:cs="宋体" w:hint="eastAsia"/>
                  <w:color w:val="000000"/>
                  <w:kern w:val="0"/>
                  <w:szCs w:val="21"/>
                </w:rPr>
                <w:t>饱和烃含量，</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50"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951" w:author="KH" w:date="2017-09-22T13:31:00Z"/>
          <w:trPrChange w:id="952" w:author="KH" w:date="2017-09-22T13:31:00Z">
            <w:trPr>
              <w:trHeight w:val="300"/>
            </w:trPr>
          </w:trPrChange>
        </w:trPr>
        <w:tc>
          <w:tcPr>
            <w:tcW w:w="340" w:type="dxa"/>
            <w:shd w:val="clear" w:color="auto" w:fill="auto"/>
            <w:noWrap/>
            <w:vAlign w:val="center"/>
            <w:hideMark/>
            <w:tcPrChange w:id="953"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54" w:author="KH" w:date="2017-09-22T13:31:00Z"/>
                <w:rFonts w:ascii="Calibri" w:hAnsi="Calibri" w:cs="Calibri"/>
                <w:color w:val="000000"/>
                <w:kern w:val="0"/>
                <w:szCs w:val="21"/>
              </w:rPr>
            </w:pPr>
            <w:ins w:id="955" w:author="KH" w:date="2017-09-22T13:31:00Z">
              <w:r w:rsidRPr="008941CC">
                <w:rPr>
                  <w:rFonts w:ascii="Calibri" w:hAnsi="Calibri" w:cs="Calibri"/>
                  <w:color w:val="000000"/>
                  <w:kern w:val="0"/>
                  <w:szCs w:val="21"/>
                </w:rPr>
                <w:t>39</w:t>
              </w:r>
            </w:ins>
          </w:p>
        </w:tc>
        <w:tc>
          <w:tcPr>
            <w:tcW w:w="4100" w:type="dxa"/>
            <w:shd w:val="clear" w:color="auto" w:fill="auto"/>
            <w:noWrap/>
            <w:vAlign w:val="center"/>
            <w:hideMark/>
            <w:tcPrChange w:id="956"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57" w:author="KH" w:date="2017-09-22T13:31:00Z"/>
                <w:rFonts w:ascii="宋体" w:hAnsi="宋体" w:cs="宋体"/>
                <w:color w:val="000000"/>
                <w:kern w:val="0"/>
                <w:szCs w:val="21"/>
              </w:rPr>
            </w:pPr>
            <w:ins w:id="958" w:author="KH" w:date="2017-09-22T13:31:00Z">
              <w:r w:rsidRPr="008941CC">
                <w:rPr>
                  <w:rFonts w:ascii="宋体" w:hAnsi="宋体" w:cs="宋体" w:hint="eastAsia"/>
                  <w:color w:val="000000"/>
                  <w:kern w:val="0"/>
                  <w:szCs w:val="21"/>
                </w:rPr>
                <w:t>总芳烃含量，</w:t>
              </w:r>
              <w:r w:rsidRPr="008941CC">
                <w:rPr>
                  <w:rFonts w:ascii="Calibri" w:hAnsi="Calibri" w:cs="Calibri"/>
                  <w:color w:val="000000"/>
                  <w:kern w:val="0"/>
                  <w:szCs w:val="21"/>
                </w:rPr>
                <w:t>vol%</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59"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960" w:author="KH" w:date="2017-09-22T13:31:00Z"/>
          <w:trPrChange w:id="961" w:author="KH" w:date="2017-09-22T13:31:00Z">
            <w:trPr>
              <w:trHeight w:val="300"/>
            </w:trPr>
          </w:trPrChange>
        </w:trPr>
        <w:tc>
          <w:tcPr>
            <w:tcW w:w="340" w:type="dxa"/>
            <w:shd w:val="clear" w:color="auto" w:fill="auto"/>
            <w:noWrap/>
            <w:vAlign w:val="center"/>
            <w:hideMark/>
            <w:tcPrChange w:id="962"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63" w:author="KH" w:date="2017-09-22T13:31:00Z"/>
                <w:rFonts w:ascii="Calibri" w:hAnsi="Calibri" w:cs="Calibri"/>
                <w:color w:val="000000"/>
                <w:kern w:val="0"/>
                <w:szCs w:val="21"/>
              </w:rPr>
            </w:pPr>
            <w:ins w:id="964" w:author="KH" w:date="2017-09-22T13:31:00Z">
              <w:r w:rsidRPr="008941CC">
                <w:rPr>
                  <w:rFonts w:ascii="Calibri" w:hAnsi="Calibri" w:cs="Calibri"/>
                  <w:color w:val="000000"/>
                  <w:kern w:val="0"/>
                  <w:szCs w:val="21"/>
                </w:rPr>
                <w:t>40</w:t>
              </w:r>
            </w:ins>
          </w:p>
        </w:tc>
        <w:tc>
          <w:tcPr>
            <w:tcW w:w="4100" w:type="dxa"/>
            <w:shd w:val="clear" w:color="auto" w:fill="auto"/>
            <w:noWrap/>
            <w:vAlign w:val="center"/>
            <w:hideMark/>
            <w:tcPrChange w:id="965"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66" w:author="KH" w:date="2017-09-22T13:31:00Z"/>
                <w:rFonts w:ascii="宋体" w:hAnsi="宋体" w:cs="宋体"/>
                <w:color w:val="000000"/>
                <w:kern w:val="0"/>
                <w:szCs w:val="21"/>
              </w:rPr>
            </w:pPr>
            <w:ins w:id="967" w:author="KH" w:date="2017-09-22T13:31:00Z">
              <w:r w:rsidRPr="008941CC">
                <w:rPr>
                  <w:rFonts w:ascii="宋体" w:hAnsi="宋体" w:cs="宋体" w:hint="eastAsia"/>
                  <w:color w:val="000000"/>
                  <w:kern w:val="0"/>
                  <w:szCs w:val="21"/>
                </w:rPr>
                <w:t>萘含量，</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68"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969" w:author="KH" w:date="2017-09-22T13:31:00Z"/>
          <w:trPrChange w:id="970" w:author="KH" w:date="2017-09-22T13:31:00Z">
            <w:trPr>
              <w:trHeight w:val="300"/>
            </w:trPr>
          </w:trPrChange>
        </w:trPr>
        <w:tc>
          <w:tcPr>
            <w:tcW w:w="340" w:type="dxa"/>
            <w:shd w:val="clear" w:color="auto" w:fill="auto"/>
            <w:noWrap/>
            <w:vAlign w:val="center"/>
            <w:hideMark/>
            <w:tcPrChange w:id="971"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72" w:author="KH" w:date="2017-09-22T13:31:00Z"/>
                <w:rFonts w:ascii="Calibri" w:hAnsi="Calibri" w:cs="Calibri"/>
                <w:color w:val="000000"/>
                <w:kern w:val="0"/>
                <w:szCs w:val="21"/>
              </w:rPr>
            </w:pPr>
            <w:ins w:id="973" w:author="KH" w:date="2017-09-22T13:31:00Z">
              <w:r w:rsidRPr="008941CC">
                <w:rPr>
                  <w:rFonts w:ascii="Calibri" w:hAnsi="Calibri" w:cs="Calibri"/>
                  <w:color w:val="000000"/>
                  <w:kern w:val="0"/>
                  <w:szCs w:val="21"/>
                </w:rPr>
                <w:t>41</w:t>
              </w:r>
            </w:ins>
          </w:p>
        </w:tc>
        <w:tc>
          <w:tcPr>
            <w:tcW w:w="4100" w:type="dxa"/>
            <w:shd w:val="clear" w:color="auto" w:fill="auto"/>
            <w:noWrap/>
            <w:vAlign w:val="center"/>
            <w:hideMark/>
            <w:tcPrChange w:id="974"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75" w:author="KH" w:date="2017-09-22T13:31:00Z"/>
                <w:rFonts w:ascii="宋体" w:hAnsi="宋体" w:cs="宋体"/>
                <w:color w:val="000000"/>
                <w:kern w:val="0"/>
                <w:szCs w:val="21"/>
              </w:rPr>
            </w:pPr>
            <w:ins w:id="976" w:author="KH" w:date="2017-09-22T13:31:00Z">
              <w:r w:rsidRPr="008941CC">
                <w:rPr>
                  <w:rFonts w:ascii="宋体" w:hAnsi="宋体" w:cs="宋体" w:hint="eastAsia"/>
                  <w:color w:val="000000"/>
                  <w:kern w:val="0"/>
                  <w:szCs w:val="21"/>
                </w:rPr>
                <w:t>芳烃含量（</w:t>
              </w:r>
              <w:r w:rsidRPr="008941CC">
                <w:rPr>
                  <w:rFonts w:ascii="Calibri" w:hAnsi="Calibri" w:cs="Calibri"/>
                  <w:color w:val="000000"/>
                  <w:kern w:val="0"/>
                  <w:szCs w:val="21"/>
                </w:rPr>
                <w:t>PIONA</w:t>
              </w:r>
              <w:r w:rsidRPr="008941CC">
                <w:rPr>
                  <w:rFonts w:ascii="宋体" w:hAnsi="宋体" w:cs="宋体" w:hint="eastAsia"/>
                  <w:color w:val="000000"/>
                  <w:kern w:val="0"/>
                  <w:szCs w:val="21"/>
                </w:rPr>
                <w:t>），</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77"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978" w:author="KH" w:date="2017-09-22T13:31:00Z"/>
          <w:trPrChange w:id="979" w:author="KH" w:date="2017-09-22T13:31:00Z">
            <w:trPr>
              <w:trHeight w:val="300"/>
            </w:trPr>
          </w:trPrChange>
        </w:trPr>
        <w:tc>
          <w:tcPr>
            <w:tcW w:w="340" w:type="dxa"/>
            <w:shd w:val="clear" w:color="auto" w:fill="auto"/>
            <w:noWrap/>
            <w:vAlign w:val="center"/>
            <w:hideMark/>
            <w:tcPrChange w:id="980"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81" w:author="KH" w:date="2017-09-22T13:31:00Z"/>
                <w:rFonts w:ascii="Calibri" w:hAnsi="Calibri" w:cs="Calibri"/>
                <w:color w:val="000000"/>
                <w:kern w:val="0"/>
                <w:szCs w:val="21"/>
              </w:rPr>
            </w:pPr>
            <w:ins w:id="982" w:author="KH" w:date="2017-09-22T13:31:00Z">
              <w:r w:rsidRPr="008941CC">
                <w:rPr>
                  <w:rFonts w:ascii="Calibri" w:hAnsi="Calibri" w:cs="Calibri"/>
                  <w:color w:val="000000"/>
                  <w:kern w:val="0"/>
                  <w:szCs w:val="21"/>
                </w:rPr>
                <w:t>42</w:t>
              </w:r>
            </w:ins>
          </w:p>
        </w:tc>
        <w:tc>
          <w:tcPr>
            <w:tcW w:w="4100" w:type="dxa"/>
            <w:shd w:val="clear" w:color="auto" w:fill="auto"/>
            <w:noWrap/>
            <w:vAlign w:val="center"/>
            <w:hideMark/>
            <w:tcPrChange w:id="983"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84" w:author="KH" w:date="2017-09-22T13:31:00Z"/>
                <w:rFonts w:ascii="宋体" w:hAnsi="宋体" w:cs="宋体"/>
                <w:color w:val="000000"/>
                <w:kern w:val="0"/>
                <w:szCs w:val="21"/>
              </w:rPr>
            </w:pPr>
            <w:ins w:id="985" w:author="KH" w:date="2017-09-22T13:31:00Z">
              <w:r w:rsidRPr="008941CC">
                <w:rPr>
                  <w:rFonts w:ascii="宋体" w:hAnsi="宋体" w:cs="宋体" w:hint="eastAsia"/>
                  <w:color w:val="000000"/>
                  <w:kern w:val="0"/>
                  <w:szCs w:val="21"/>
                </w:rPr>
                <w:t>异构烷烃（</w:t>
              </w:r>
              <w:r w:rsidRPr="008941CC">
                <w:rPr>
                  <w:rFonts w:ascii="Calibri" w:hAnsi="Calibri" w:cs="Calibri"/>
                  <w:color w:val="000000"/>
                  <w:kern w:val="0"/>
                  <w:szCs w:val="21"/>
                </w:rPr>
                <w:t>PIONA</w:t>
              </w:r>
              <w:r w:rsidRPr="008941CC">
                <w:rPr>
                  <w:rFonts w:ascii="宋体" w:hAnsi="宋体" w:cs="宋体" w:hint="eastAsia"/>
                  <w:color w:val="000000"/>
                  <w:kern w:val="0"/>
                  <w:szCs w:val="21"/>
                </w:rPr>
                <w:t>），</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86"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987" w:author="KH" w:date="2017-09-22T13:31:00Z"/>
          <w:trPrChange w:id="988" w:author="KH" w:date="2017-09-22T13:31:00Z">
            <w:trPr>
              <w:trHeight w:val="300"/>
            </w:trPr>
          </w:trPrChange>
        </w:trPr>
        <w:tc>
          <w:tcPr>
            <w:tcW w:w="340" w:type="dxa"/>
            <w:shd w:val="clear" w:color="auto" w:fill="auto"/>
            <w:noWrap/>
            <w:vAlign w:val="center"/>
            <w:hideMark/>
            <w:tcPrChange w:id="989"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90" w:author="KH" w:date="2017-09-22T13:31:00Z"/>
                <w:rFonts w:ascii="Calibri" w:hAnsi="Calibri" w:cs="Calibri"/>
                <w:color w:val="000000"/>
                <w:kern w:val="0"/>
                <w:szCs w:val="21"/>
              </w:rPr>
            </w:pPr>
            <w:ins w:id="991" w:author="KH" w:date="2017-09-22T13:31:00Z">
              <w:r w:rsidRPr="008941CC">
                <w:rPr>
                  <w:rFonts w:ascii="Calibri" w:hAnsi="Calibri" w:cs="Calibri"/>
                  <w:color w:val="000000"/>
                  <w:kern w:val="0"/>
                  <w:szCs w:val="21"/>
                </w:rPr>
                <w:t>43</w:t>
              </w:r>
            </w:ins>
          </w:p>
        </w:tc>
        <w:tc>
          <w:tcPr>
            <w:tcW w:w="4100" w:type="dxa"/>
            <w:shd w:val="clear" w:color="auto" w:fill="auto"/>
            <w:noWrap/>
            <w:vAlign w:val="center"/>
            <w:hideMark/>
            <w:tcPrChange w:id="992"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93" w:author="KH" w:date="2017-09-22T13:31:00Z"/>
                <w:rFonts w:ascii="宋体" w:hAnsi="宋体" w:cs="宋体"/>
                <w:color w:val="000000"/>
                <w:kern w:val="0"/>
                <w:szCs w:val="21"/>
              </w:rPr>
            </w:pPr>
            <w:ins w:id="994" w:author="KH" w:date="2017-09-22T13:31:00Z">
              <w:r w:rsidRPr="008941CC">
                <w:rPr>
                  <w:rFonts w:ascii="宋体" w:hAnsi="宋体" w:cs="宋体" w:hint="eastAsia"/>
                  <w:color w:val="000000"/>
                  <w:kern w:val="0"/>
                  <w:szCs w:val="21"/>
                </w:rPr>
                <w:t>环烷烃（</w:t>
              </w:r>
              <w:r w:rsidRPr="008941CC">
                <w:rPr>
                  <w:rFonts w:ascii="Calibri" w:hAnsi="Calibri" w:cs="Calibri"/>
                  <w:color w:val="000000"/>
                  <w:kern w:val="0"/>
                  <w:szCs w:val="21"/>
                </w:rPr>
                <w:t>PIONA</w:t>
              </w:r>
              <w:r w:rsidRPr="008941CC">
                <w:rPr>
                  <w:rFonts w:ascii="宋体" w:hAnsi="宋体" w:cs="宋体" w:hint="eastAsia"/>
                  <w:color w:val="000000"/>
                  <w:kern w:val="0"/>
                  <w:szCs w:val="21"/>
                </w:rPr>
                <w:t>），</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995"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996" w:author="KH" w:date="2017-09-22T13:31:00Z"/>
          <w:trPrChange w:id="997" w:author="KH" w:date="2017-09-22T13:31:00Z">
            <w:trPr>
              <w:trHeight w:val="300"/>
            </w:trPr>
          </w:trPrChange>
        </w:trPr>
        <w:tc>
          <w:tcPr>
            <w:tcW w:w="340" w:type="dxa"/>
            <w:shd w:val="clear" w:color="auto" w:fill="auto"/>
            <w:noWrap/>
            <w:vAlign w:val="center"/>
            <w:hideMark/>
            <w:tcPrChange w:id="998"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999" w:author="KH" w:date="2017-09-22T13:31:00Z"/>
                <w:rFonts w:ascii="Calibri" w:hAnsi="Calibri" w:cs="Calibri"/>
                <w:color w:val="000000"/>
                <w:kern w:val="0"/>
                <w:szCs w:val="21"/>
              </w:rPr>
            </w:pPr>
            <w:ins w:id="1000" w:author="KH" w:date="2017-09-22T13:31:00Z">
              <w:r w:rsidRPr="008941CC">
                <w:rPr>
                  <w:rFonts w:ascii="Calibri" w:hAnsi="Calibri" w:cs="Calibri"/>
                  <w:color w:val="000000"/>
                  <w:kern w:val="0"/>
                  <w:szCs w:val="21"/>
                </w:rPr>
                <w:t>44</w:t>
              </w:r>
            </w:ins>
          </w:p>
        </w:tc>
        <w:tc>
          <w:tcPr>
            <w:tcW w:w="4100" w:type="dxa"/>
            <w:shd w:val="clear" w:color="auto" w:fill="auto"/>
            <w:noWrap/>
            <w:vAlign w:val="center"/>
            <w:hideMark/>
            <w:tcPrChange w:id="1001"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02" w:author="KH" w:date="2017-09-22T13:31:00Z"/>
                <w:rFonts w:ascii="宋体" w:hAnsi="宋体" w:cs="宋体"/>
                <w:color w:val="000000"/>
                <w:kern w:val="0"/>
                <w:szCs w:val="21"/>
              </w:rPr>
            </w:pPr>
            <w:ins w:id="1003" w:author="KH" w:date="2017-09-22T13:31:00Z">
              <w:r w:rsidRPr="008941CC">
                <w:rPr>
                  <w:rFonts w:ascii="宋体" w:hAnsi="宋体" w:cs="宋体" w:hint="eastAsia"/>
                  <w:color w:val="000000"/>
                  <w:kern w:val="0"/>
                  <w:szCs w:val="21"/>
                </w:rPr>
                <w:t>正构烷烃（</w:t>
              </w:r>
              <w:r w:rsidRPr="008941CC">
                <w:rPr>
                  <w:rFonts w:ascii="Calibri" w:hAnsi="Calibri" w:cs="Calibri"/>
                  <w:color w:val="000000"/>
                  <w:kern w:val="0"/>
                  <w:szCs w:val="21"/>
                </w:rPr>
                <w:t>PIONA</w:t>
              </w:r>
              <w:r w:rsidRPr="008941CC">
                <w:rPr>
                  <w:rFonts w:ascii="宋体" w:hAnsi="宋体" w:cs="宋体" w:hint="eastAsia"/>
                  <w:color w:val="000000"/>
                  <w:kern w:val="0"/>
                  <w:szCs w:val="21"/>
                </w:rPr>
                <w:t>），</w:t>
              </w:r>
              <w:r w:rsidRPr="008941CC">
                <w:rPr>
                  <w:rFonts w:ascii="Calibri" w:hAnsi="Calibri" w:cs="Calibri"/>
                  <w:color w:val="000000"/>
                  <w:kern w:val="0"/>
                  <w:szCs w:val="21"/>
                </w:rPr>
                <w:t>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04"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88"/>
          <w:ins w:id="1005" w:author="KH" w:date="2017-09-22T13:31:00Z"/>
          <w:trPrChange w:id="1006" w:author="KH" w:date="2017-09-22T13:31:00Z">
            <w:trPr>
              <w:trHeight w:val="288"/>
            </w:trPr>
          </w:trPrChange>
        </w:trPr>
        <w:tc>
          <w:tcPr>
            <w:tcW w:w="340" w:type="dxa"/>
            <w:shd w:val="clear" w:color="auto" w:fill="auto"/>
            <w:noWrap/>
            <w:vAlign w:val="center"/>
            <w:hideMark/>
            <w:tcPrChange w:id="1007"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08" w:author="KH" w:date="2017-09-22T13:31:00Z"/>
                <w:rFonts w:ascii="Calibri" w:hAnsi="Calibri" w:cs="Calibri"/>
                <w:color w:val="000000"/>
                <w:kern w:val="0"/>
                <w:szCs w:val="21"/>
              </w:rPr>
            </w:pPr>
            <w:ins w:id="1009" w:author="KH" w:date="2017-09-22T13:31:00Z">
              <w:r w:rsidRPr="008941CC">
                <w:rPr>
                  <w:rFonts w:ascii="Calibri" w:hAnsi="Calibri" w:cs="Calibri"/>
                  <w:color w:val="000000"/>
                  <w:kern w:val="0"/>
                  <w:szCs w:val="21"/>
                </w:rPr>
                <w:t>45</w:t>
              </w:r>
            </w:ins>
          </w:p>
        </w:tc>
        <w:tc>
          <w:tcPr>
            <w:tcW w:w="4100" w:type="dxa"/>
            <w:shd w:val="clear" w:color="auto" w:fill="auto"/>
            <w:noWrap/>
            <w:vAlign w:val="center"/>
            <w:hideMark/>
            <w:tcPrChange w:id="1010"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11" w:author="KH" w:date="2017-09-22T13:31:00Z"/>
                <w:rFonts w:ascii="宋体" w:hAnsi="宋体" w:cs="宋体"/>
                <w:color w:val="000000"/>
                <w:kern w:val="0"/>
                <w:szCs w:val="21"/>
              </w:rPr>
            </w:pPr>
            <w:ins w:id="1012" w:author="KH" w:date="2017-09-22T13:31:00Z">
              <w:r w:rsidRPr="008941CC">
                <w:rPr>
                  <w:rFonts w:ascii="宋体" w:hAnsi="宋体" w:cs="宋体" w:hint="eastAsia"/>
                  <w:color w:val="000000"/>
                  <w:kern w:val="0"/>
                  <w:szCs w:val="21"/>
                </w:rPr>
                <w:t>芳烃潜含量</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13"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014" w:author="KH" w:date="2017-09-22T13:31:00Z"/>
          <w:trPrChange w:id="1015" w:author="KH" w:date="2017-09-22T13:31:00Z">
            <w:trPr>
              <w:trHeight w:val="300"/>
            </w:trPr>
          </w:trPrChange>
        </w:trPr>
        <w:tc>
          <w:tcPr>
            <w:tcW w:w="340" w:type="dxa"/>
            <w:shd w:val="clear" w:color="auto" w:fill="auto"/>
            <w:noWrap/>
            <w:vAlign w:val="center"/>
            <w:hideMark/>
            <w:tcPrChange w:id="1016"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17" w:author="KH" w:date="2017-09-22T13:31:00Z"/>
                <w:rFonts w:ascii="Calibri" w:hAnsi="Calibri" w:cs="Calibri"/>
                <w:color w:val="000000"/>
                <w:kern w:val="0"/>
                <w:szCs w:val="21"/>
              </w:rPr>
            </w:pPr>
            <w:ins w:id="1018" w:author="KH" w:date="2017-09-22T13:31:00Z">
              <w:r w:rsidRPr="008941CC">
                <w:rPr>
                  <w:rFonts w:ascii="Calibri" w:hAnsi="Calibri" w:cs="Calibri"/>
                  <w:color w:val="000000"/>
                  <w:kern w:val="0"/>
                  <w:szCs w:val="21"/>
                </w:rPr>
                <w:t>46</w:t>
              </w:r>
            </w:ins>
          </w:p>
        </w:tc>
        <w:tc>
          <w:tcPr>
            <w:tcW w:w="4100" w:type="dxa"/>
            <w:shd w:val="clear" w:color="auto" w:fill="auto"/>
            <w:noWrap/>
            <w:vAlign w:val="center"/>
            <w:hideMark/>
            <w:tcPrChange w:id="1019"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20" w:author="KH" w:date="2017-09-22T13:31:00Z"/>
                <w:rFonts w:ascii="宋体" w:hAnsi="宋体" w:cs="宋体"/>
                <w:color w:val="000000"/>
                <w:kern w:val="0"/>
                <w:szCs w:val="21"/>
              </w:rPr>
            </w:pPr>
            <w:ins w:id="1021" w:author="KH" w:date="2017-09-22T13:31:00Z">
              <w:r w:rsidRPr="008941CC">
                <w:rPr>
                  <w:rFonts w:ascii="宋体" w:hAnsi="宋体" w:cs="宋体" w:hint="eastAsia"/>
                  <w:color w:val="000000"/>
                  <w:kern w:val="0"/>
                  <w:szCs w:val="21"/>
                </w:rPr>
                <w:t>苯胺点，°</w:t>
              </w:r>
              <w:r w:rsidRPr="008941CC">
                <w:rPr>
                  <w:rFonts w:ascii="Calibri" w:hAnsi="Calibri" w:cs="Calibri"/>
                  <w:color w:val="000000"/>
                  <w:kern w:val="0"/>
                  <w:szCs w:val="21"/>
                </w:rPr>
                <w:t>C</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22"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88"/>
          <w:ins w:id="1023" w:author="KH" w:date="2017-09-22T13:31:00Z"/>
          <w:trPrChange w:id="1024" w:author="KH" w:date="2017-09-22T13:31:00Z">
            <w:trPr>
              <w:trHeight w:val="288"/>
            </w:trPr>
          </w:trPrChange>
        </w:trPr>
        <w:tc>
          <w:tcPr>
            <w:tcW w:w="340" w:type="dxa"/>
            <w:shd w:val="clear" w:color="auto" w:fill="auto"/>
            <w:noWrap/>
            <w:vAlign w:val="center"/>
            <w:hideMark/>
            <w:tcPrChange w:id="1025"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26" w:author="KH" w:date="2017-09-22T13:31:00Z"/>
                <w:rFonts w:ascii="Calibri" w:hAnsi="Calibri" w:cs="Calibri"/>
                <w:color w:val="000000"/>
                <w:kern w:val="0"/>
                <w:szCs w:val="21"/>
              </w:rPr>
            </w:pPr>
            <w:ins w:id="1027" w:author="KH" w:date="2017-09-22T13:31:00Z">
              <w:r w:rsidRPr="008941CC">
                <w:rPr>
                  <w:rFonts w:ascii="Calibri" w:hAnsi="Calibri" w:cs="Calibri"/>
                  <w:color w:val="000000"/>
                  <w:kern w:val="0"/>
                  <w:szCs w:val="21"/>
                </w:rPr>
                <w:t>47</w:t>
              </w:r>
            </w:ins>
          </w:p>
        </w:tc>
        <w:tc>
          <w:tcPr>
            <w:tcW w:w="4100" w:type="dxa"/>
            <w:shd w:val="clear" w:color="auto" w:fill="auto"/>
            <w:noWrap/>
            <w:vAlign w:val="center"/>
            <w:hideMark/>
            <w:tcPrChange w:id="1028"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29" w:author="KH" w:date="2017-09-22T13:31:00Z"/>
                <w:rFonts w:ascii="宋体" w:hAnsi="宋体" w:cs="宋体"/>
                <w:color w:val="000000"/>
                <w:kern w:val="0"/>
                <w:szCs w:val="21"/>
              </w:rPr>
            </w:pPr>
            <w:ins w:id="1030" w:author="KH" w:date="2017-09-22T13:31:00Z">
              <w:r w:rsidRPr="008941CC">
                <w:rPr>
                  <w:rFonts w:ascii="宋体" w:hAnsi="宋体" w:cs="宋体" w:hint="eastAsia"/>
                  <w:color w:val="000000"/>
                  <w:kern w:val="0"/>
                  <w:szCs w:val="21"/>
                </w:rPr>
                <w:t>粘度混合指数（VBN）</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31"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032" w:author="KH" w:date="2017-09-22T13:31:00Z"/>
          <w:trPrChange w:id="1033" w:author="KH" w:date="2017-09-22T13:31:00Z">
            <w:trPr>
              <w:trHeight w:val="300"/>
            </w:trPr>
          </w:trPrChange>
        </w:trPr>
        <w:tc>
          <w:tcPr>
            <w:tcW w:w="340" w:type="dxa"/>
            <w:shd w:val="clear" w:color="auto" w:fill="auto"/>
            <w:noWrap/>
            <w:vAlign w:val="center"/>
            <w:hideMark/>
            <w:tcPrChange w:id="1034"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35" w:author="KH" w:date="2017-09-22T13:31:00Z"/>
                <w:rFonts w:ascii="Calibri" w:hAnsi="Calibri" w:cs="Calibri"/>
                <w:color w:val="000000"/>
                <w:kern w:val="0"/>
                <w:szCs w:val="21"/>
              </w:rPr>
            </w:pPr>
            <w:ins w:id="1036" w:author="KH" w:date="2017-09-22T13:31:00Z">
              <w:r w:rsidRPr="008941CC">
                <w:rPr>
                  <w:rFonts w:ascii="Calibri" w:hAnsi="Calibri" w:cs="Calibri"/>
                  <w:color w:val="000000"/>
                  <w:kern w:val="0"/>
                  <w:szCs w:val="21"/>
                </w:rPr>
                <w:t>48</w:t>
              </w:r>
            </w:ins>
          </w:p>
        </w:tc>
        <w:tc>
          <w:tcPr>
            <w:tcW w:w="4100" w:type="dxa"/>
            <w:shd w:val="clear" w:color="auto" w:fill="auto"/>
            <w:noWrap/>
            <w:vAlign w:val="center"/>
            <w:hideMark/>
            <w:tcPrChange w:id="1037"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38" w:author="KH" w:date="2017-09-22T13:31:00Z"/>
                <w:rFonts w:ascii="宋体" w:hAnsi="宋体" w:cs="宋体"/>
                <w:color w:val="000000"/>
                <w:kern w:val="0"/>
                <w:szCs w:val="21"/>
              </w:rPr>
            </w:pPr>
            <w:ins w:id="1039" w:author="KH" w:date="2017-09-22T13:31:00Z">
              <w:r w:rsidRPr="008941CC">
                <w:rPr>
                  <w:rFonts w:ascii="宋体" w:hAnsi="宋体" w:cs="宋体" w:hint="eastAsia"/>
                  <w:color w:val="000000"/>
                  <w:kern w:val="0"/>
                  <w:szCs w:val="21"/>
                </w:rPr>
                <w:t>折光度（</w:t>
              </w:r>
              <w:r w:rsidRPr="008941CC">
                <w:rPr>
                  <w:rFonts w:ascii="Calibri" w:hAnsi="Calibri" w:cs="Calibri"/>
                  <w:color w:val="000000"/>
                  <w:kern w:val="0"/>
                  <w:szCs w:val="21"/>
                </w:rPr>
                <w:t>20°C</w:t>
              </w:r>
              <w:r w:rsidRPr="008941CC">
                <w:rPr>
                  <w:rFonts w:ascii="宋体" w:hAnsi="宋体" w:cs="宋体" w:hint="eastAsia"/>
                  <w:color w:val="000000"/>
                  <w:kern w:val="0"/>
                  <w:szCs w:val="21"/>
                </w:rPr>
                <w:t>）</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40"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88"/>
          <w:ins w:id="1041" w:author="KH" w:date="2017-09-22T13:31:00Z"/>
          <w:trPrChange w:id="1042" w:author="KH" w:date="2017-09-22T13:31:00Z">
            <w:trPr>
              <w:trHeight w:val="288"/>
            </w:trPr>
          </w:trPrChange>
        </w:trPr>
        <w:tc>
          <w:tcPr>
            <w:tcW w:w="340" w:type="dxa"/>
            <w:shd w:val="clear" w:color="auto" w:fill="auto"/>
            <w:noWrap/>
            <w:vAlign w:val="center"/>
            <w:hideMark/>
            <w:tcPrChange w:id="1043"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44" w:author="KH" w:date="2017-09-22T13:31:00Z"/>
                <w:rFonts w:ascii="Calibri" w:hAnsi="Calibri" w:cs="Calibri"/>
                <w:color w:val="000000"/>
                <w:kern w:val="0"/>
                <w:szCs w:val="21"/>
              </w:rPr>
            </w:pPr>
            <w:ins w:id="1045" w:author="KH" w:date="2017-09-22T13:31:00Z">
              <w:r w:rsidRPr="008941CC">
                <w:rPr>
                  <w:rFonts w:ascii="Calibri" w:hAnsi="Calibri" w:cs="Calibri"/>
                  <w:color w:val="000000"/>
                  <w:kern w:val="0"/>
                  <w:szCs w:val="21"/>
                </w:rPr>
                <w:t>49</w:t>
              </w:r>
            </w:ins>
          </w:p>
        </w:tc>
        <w:tc>
          <w:tcPr>
            <w:tcW w:w="4100" w:type="dxa"/>
            <w:shd w:val="clear" w:color="auto" w:fill="auto"/>
            <w:noWrap/>
            <w:vAlign w:val="center"/>
            <w:hideMark/>
            <w:tcPrChange w:id="1046"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47" w:author="KH" w:date="2017-09-22T13:31:00Z"/>
                <w:rFonts w:ascii="宋体" w:hAnsi="宋体" w:cs="宋体"/>
                <w:color w:val="000000"/>
                <w:kern w:val="0"/>
                <w:szCs w:val="21"/>
              </w:rPr>
            </w:pPr>
            <w:ins w:id="1048" w:author="KH" w:date="2017-09-22T13:31:00Z">
              <w:r w:rsidRPr="008941CC">
                <w:rPr>
                  <w:rFonts w:ascii="宋体" w:hAnsi="宋体" w:cs="宋体" w:hint="eastAsia"/>
                  <w:color w:val="000000"/>
                  <w:kern w:val="0"/>
                  <w:szCs w:val="21"/>
                </w:rPr>
                <w:t>折光度（70℃）</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49"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050" w:author="KH" w:date="2017-09-22T13:31:00Z"/>
          <w:trPrChange w:id="1051" w:author="KH" w:date="2017-09-22T13:31:00Z">
            <w:trPr>
              <w:trHeight w:val="300"/>
            </w:trPr>
          </w:trPrChange>
        </w:trPr>
        <w:tc>
          <w:tcPr>
            <w:tcW w:w="340" w:type="dxa"/>
            <w:shd w:val="clear" w:color="auto" w:fill="auto"/>
            <w:noWrap/>
            <w:vAlign w:val="center"/>
            <w:hideMark/>
            <w:tcPrChange w:id="1052"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53" w:author="KH" w:date="2017-09-22T13:31:00Z"/>
                <w:rFonts w:ascii="Calibri" w:hAnsi="Calibri" w:cs="Calibri"/>
                <w:color w:val="000000"/>
                <w:kern w:val="0"/>
                <w:szCs w:val="21"/>
              </w:rPr>
            </w:pPr>
            <w:ins w:id="1054" w:author="KH" w:date="2017-09-22T13:31:00Z">
              <w:r w:rsidRPr="008941CC">
                <w:rPr>
                  <w:rFonts w:ascii="Calibri" w:hAnsi="Calibri" w:cs="Calibri"/>
                  <w:color w:val="000000"/>
                  <w:kern w:val="0"/>
                  <w:szCs w:val="21"/>
                </w:rPr>
                <w:t>50</w:t>
              </w:r>
            </w:ins>
          </w:p>
        </w:tc>
        <w:tc>
          <w:tcPr>
            <w:tcW w:w="4100" w:type="dxa"/>
            <w:shd w:val="clear" w:color="auto" w:fill="auto"/>
            <w:noWrap/>
            <w:vAlign w:val="center"/>
            <w:hideMark/>
            <w:tcPrChange w:id="1055"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56" w:author="KH" w:date="2017-09-22T13:31:00Z"/>
                <w:rFonts w:ascii="宋体" w:hAnsi="宋体" w:cs="宋体"/>
                <w:color w:val="000000"/>
                <w:kern w:val="0"/>
                <w:szCs w:val="21"/>
              </w:rPr>
            </w:pPr>
            <w:ins w:id="1057" w:author="KH" w:date="2017-09-22T13:31:00Z">
              <w:r w:rsidRPr="008941CC">
                <w:rPr>
                  <w:rFonts w:ascii="宋体" w:hAnsi="宋体" w:cs="宋体" w:hint="eastAsia"/>
                  <w:color w:val="000000"/>
                  <w:kern w:val="0"/>
                  <w:szCs w:val="21"/>
                </w:rPr>
                <w:t>特性因子（</w:t>
              </w:r>
              <w:r w:rsidRPr="008941CC">
                <w:rPr>
                  <w:rFonts w:ascii="Calibri" w:hAnsi="Calibri" w:cs="Calibri"/>
                  <w:color w:val="000000"/>
                  <w:kern w:val="0"/>
                  <w:szCs w:val="21"/>
                </w:rPr>
                <w:t>K</w:t>
              </w:r>
              <w:r w:rsidRPr="008941CC">
                <w:rPr>
                  <w:rFonts w:ascii="宋体" w:hAnsi="宋体" w:cs="宋体" w:hint="eastAsia"/>
                  <w:color w:val="000000"/>
                  <w:kern w:val="0"/>
                  <w:szCs w:val="21"/>
                </w:rPr>
                <w:t>值）</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58"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059" w:author="KH" w:date="2017-09-22T13:31:00Z"/>
          <w:trPrChange w:id="1060" w:author="KH" w:date="2017-09-22T13:31:00Z">
            <w:trPr>
              <w:trHeight w:val="300"/>
            </w:trPr>
          </w:trPrChange>
        </w:trPr>
        <w:tc>
          <w:tcPr>
            <w:tcW w:w="340" w:type="dxa"/>
            <w:shd w:val="clear" w:color="auto" w:fill="auto"/>
            <w:noWrap/>
            <w:vAlign w:val="center"/>
            <w:hideMark/>
            <w:tcPrChange w:id="1061"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62" w:author="KH" w:date="2017-09-22T13:31:00Z"/>
                <w:rFonts w:ascii="Calibri" w:hAnsi="Calibri" w:cs="Calibri"/>
                <w:color w:val="000000"/>
                <w:kern w:val="0"/>
                <w:szCs w:val="21"/>
              </w:rPr>
            </w:pPr>
            <w:ins w:id="1063" w:author="KH" w:date="2017-09-22T13:31:00Z">
              <w:r w:rsidRPr="008941CC">
                <w:rPr>
                  <w:rFonts w:ascii="Calibri" w:hAnsi="Calibri" w:cs="Calibri"/>
                  <w:color w:val="000000"/>
                  <w:kern w:val="0"/>
                  <w:szCs w:val="21"/>
                </w:rPr>
                <w:t>51</w:t>
              </w:r>
            </w:ins>
          </w:p>
        </w:tc>
        <w:tc>
          <w:tcPr>
            <w:tcW w:w="4100" w:type="dxa"/>
            <w:shd w:val="clear" w:color="auto" w:fill="auto"/>
            <w:noWrap/>
            <w:vAlign w:val="center"/>
            <w:hideMark/>
            <w:tcPrChange w:id="1064"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65" w:author="KH" w:date="2017-09-22T13:31:00Z"/>
                <w:rFonts w:ascii="宋体" w:hAnsi="宋体" w:cs="宋体"/>
                <w:color w:val="000000"/>
                <w:kern w:val="0"/>
                <w:szCs w:val="21"/>
              </w:rPr>
            </w:pPr>
            <w:ins w:id="1066" w:author="KH" w:date="2017-09-22T13:31:00Z">
              <w:r w:rsidRPr="008941CC">
                <w:rPr>
                  <w:rFonts w:ascii="宋体" w:hAnsi="宋体" w:cs="宋体" w:hint="eastAsia"/>
                  <w:color w:val="000000"/>
                  <w:kern w:val="0"/>
                  <w:szCs w:val="21"/>
                </w:rPr>
                <w:t>冷滤点，°</w:t>
              </w:r>
              <w:r w:rsidRPr="008941CC">
                <w:rPr>
                  <w:rFonts w:ascii="Calibri" w:hAnsi="Calibri" w:cs="Calibri"/>
                  <w:color w:val="000000"/>
                  <w:kern w:val="0"/>
                  <w:szCs w:val="21"/>
                </w:rPr>
                <w:t>C</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67"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068" w:author="KH" w:date="2017-09-22T13:31:00Z"/>
          <w:trPrChange w:id="1069" w:author="KH" w:date="2017-09-22T13:31:00Z">
            <w:trPr>
              <w:trHeight w:val="300"/>
            </w:trPr>
          </w:trPrChange>
        </w:trPr>
        <w:tc>
          <w:tcPr>
            <w:tcW w:w="340" w:type="dxa"/>
            <w:shd w:val="clear" w:color="auto" w:fill="auto"/>
            <w:noWrap/>
            <w:vAlign w:val="center"/>
            <w:hideMark/>
            <w:tcPrChange w:id="1070"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71" w:author="KH" w:date="2017-09-22T13:31:00Z"/>
                <w:rFonts w:ascii="Calibri" w:hAnsi="Calibri" w:cs="Calibri"/>
                <w:color w:val="000000"/>
                <w:kern w:val="0"/>
                <w:szCs w:val="21"/>
              </w:rPr>
            </w:pPr>
            <w:ins w:id="1072" w:author="KH" w:date="2017-09-22T13:31:00Z">
              <w:r w:rsidRPr="008941CC">
                <w:rPr>
                  <w:rFonts w:ascii="Calibri" w:hAnsi="Calibri" w:cs="Calibri"/>
                  <w:color w:val="000000"/>
                  <w:kern w:val="0"/>
                  <w:szCs w:val="21"/>
                </w:rPr>
                <w:t>52</w:t>
              </w:r>
            </w:ins>
          </w:p>
        </w:tc>
        <w:tc>
          <w:tcPr>
            <w:tcW w:w="4100" w:type="dxa"/>
            <w:shd w:val="clear" w:color="auto" w:fill="auto"/>
            <w:noWrap/>
            <w:vAlign w:val="center"/>
            <w:hideMark/>
            <w:tcPrChange w:id="1073"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74" w:author="KH" w:date="2017-09-22T13:31:00Z"/>
                <w:rFonts w:ascii="宋体" w:hAnsi="宋体" w:cs="宋体"/>
                <w:color w:val="000000"/>
                <w:kern w:val="0"/>
                <w:szCs w:val="21"/>
              </w:rPr>
            </w:pPr>
            <w:ins w:id="1075" w:author="KH" w:date="2017-09-22T13:31:00Z">
              <w:r w:rsidRPr="008941CC">
                <w:rPr>
                  <w:rFonts w:ascii="宋体" w:hAnsi="宋体" w:cs="宋体" w:hint="eastAsia"/>
                  <w:color w:val="000000"/>
                  <w:kern w:val="0"/>
                  <w:szCs w:val="21"/>
                </w:rPr>
                <w:t>倾点，</w:t>
              </w:r>
              <w:r w:rsidRPr="008941CC">
                <w:rPr>
                  <w:rFonts w:ascii="Calibri" w:hAnsi="Calibri" w:cs="Calibri"/>
                  <w:color w:val="000000"/>
                  <w:kern w:val="0"/>
                  <w:szCs w:val="21"/>
                </w:rPr>
                <w:t>°C</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76"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077" w:author="KH" w:date="2017-09-22T13:31:00Z"/>
          <w:trPrChange w:id="1078" w:author="KH" w:date="2017-09-22T13:31:00Z">
            <w:trPr>
              <w:trHeight w:val="300"/>
            </w:trPr>
          </w:trPrChange>
        </w:trPr>
        <w:tc>
          <w:tcPr>
            <w:tcW w:w="340" w:type="dxa"/>
            <w:shd w:val="clear" w:color="auto" w:fill="auto"/>
            <w:noWrap/>
            <w:vAlign w:val="center"/>
            <w:hideMark/>
            <w:tcPrChange w:id="1079"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80" w:author="KH" w:date="2017-09-22T13:31:00Z"/>
                <w:rFonts w:ascii="Calibri" w:hAnsi="Calibri" w:cs="Calibri"/>
                <w:color w:val="000000"/>
                <w:kern w:val="0"/>
                <w:szCs w:val="21"/>
              </w:rPr>
            </w:pPr>
            <w:ins w:id="1081" w:author="KH" w:date="2017-09-22T13:31:00Z">
              <w:r w:rsidRPr="008941CC">
                <w:rPr>
                  <w:rFonts w:ascii="Calibri" w:hAnsi="Calibri" w:cs="Calibri"/>
                  <w:color w:val="000000"/>
                  <w:kern w:val="0"/>
                  <w:szCs w:val="21"/>
                </w:rPr>
                <w:t>53</w:t>
              </w:r>
            </w:ins>
          </w:p>
        </w:tc>
        <w:tc>
          <w:tcPr>
            <w:tcW w:w="4100" w:type="dxa"/>
            <w:shd w:val="clear" w:color="auto" w:fill="auto"/>
            <w:noWrap/>
            <w:vAlign w:val="center"/>
            <w:hideMark/>
            <w:tcPrChange w:id="1082"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83" w:author="KH" w:date="2017-09-22T13:31:00Z"/>
                <w:rFonts w:ascii="宋体" w:hAnsi="宋体" w:cs="宋体"/>
                <w:color w:val="000000"/>
                <w:kern w:val="0"/>
                <w:szCs w:val="21"/>
              </w:rPr>
            </w:pPr>
            <w:ins w:id="1084" w:author="KH" w:date="2017-09-22T13:31:00Z">
              <w:r w:rsidRPr="008941CC">
                <w:rPr>
                  <w:rFonts w:ascii="宋体" w:hAnsi="宋体" w:cs="宋体" w:hint="eastAsia"/>
                  <w:color w:val="000000"/>
                  <w:kern w:val="0"/>
                  <w:szCs w:val="21"/>
                </w:rPr>
                <w:t>雾点，°</w:t>
              </w:r>
              <w:r w:rsidRPr="008941CC">
                <w:rPr>
                  <w:rFonts w:ascii="Calibri" w:hAnsi="Calibri" w:cs="Calibri"/>
                  <w:color w:val="000000"/>
                  <w:kern w:val="0"/>
                  <w:szCs w:val="21"/>
                </w:rPr>
                <w:t>C</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85"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086" w:author="KH" w:date="2017-09-22T13:31:00Z"/>
          <w:trPrChange w:id="1087" w:author="KH" w:date="2017-09-22T13:31:00Z">
            <w:trPr>
              <w:trHeight w:val="300"/>
            </w:trPr>
          </w:trPrChange>
        </w:trPr>
        <w:tc>
          <w:tcPr>
            <w:tcW w:w="340" w:type="dxa"/>
            <w:shd w:val="clear" w:color="auto" w:fill="auto"/>
            <w:noWrap/>
            <w:vAlign w:val="center"/>
            <w:hideMark/>
            <w:tcPrChange w:id="1088"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89" w:author="KH" w:date="2017-09-22T13:31:00Z"/>
                <w:rFonts w:ascii="Calibri" w:hAnsi="Calibri" w:cs="Calibri"/>
                <w:color w:val="000000"/>
                <w:kern w:val="0"/>
                <w:szCs w:val="21"/>
              </w:rPr>
            </w:pPr>
            <w:ins w:id="1090" w:author="KH" w:date="2017-09-22T13:31:00Z">
              <w:r w:rsidRPr="008941CC">
                <w:rPr>
                  <w:rFonts w:ascii="Calibri" w:hAnsi="Calibri" w:cs="Calibri"/>
                  <w:color w:val="000000"/>
                  <w:kern w:val="0"/>
                  <w:szCs w:val="21"/>
                </w:rPr>
                <w:t>54</w:t>
              </w:r>
            </w:ins>
          </w:p>
        </w:tc>
        <w:tc>
          <w:tcPr>
            <w:tcW w:w="4100" w:type="dxa"/>
            <w:shd w:val="clear" w:color="auto" w:fill="auto"/>
            <w:noWrap/>
            <w:vAlign w:val="center"/>
            <w:hideMark/>
            <w:tcPrChange w:id="1091"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92" w:author="KH" w:date="2017-09-22T13:31:00Z"/>
                <w:rFonts w:ascii="宋体" w:hAnsi="宋体" w:cs="宋体"/>
                <w:color w:val="000000"/>
                <w:kern w:val="0"/>
                <w:szCs w:val="21"/>
              </w:rPr>
            </w:pPr>
            <w:ins w:id="1093" w:author="KH" w:date="2017-09-22T13:31:00Z">
              <w:r w:rsidRPr="008941CC">
                <w:rPr>
                  <w:rFonts w:ascii="宋体" w:hAnsi="宋体" w:cs="宋体" w:hint="eastAsia"/>
                  <w:color w:val="000000"/>
                  <w:kern w:val="0"/>
                  <w:szCs w:val="21"/>
                </w:rPr>
                <w:t>凝点，°</w:t>
              </w:r>
              <w:r w:rsidRPr="008941CC">
                <w:rPr>
                  <w:rFonts w:ascii="Calibri" w:hAnsi="Calibri" w:cs="Calibri"/>
                  <w:color w:val="000000"/>
                  <w:kern w:val="0"/>
                  <w:szCs w:val="21"/>
                </w:rPr>
                <w:t>C</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94"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88"/>
          <w:ins w:id="1095" w:author="KH" w:date="2017-09-22T13:31:00Z"/>
          <w:trPrChange w:id="1096" w:author="KH" w:date="2017-09-22T13:31:00Z">
            <w:trPr>
              <w:trHeight w:val="288"/>
            </w:trPr>
          </w:trPrChange>
        </w:trPr>
        <w:tc>
          <w:tcPr>
            <w:tcW w:w="340" w:type="dxa"/>
            <w:shd w:val="clear" w:color="auto" w:fill="auto"/>
            <w:noWrap/>
            <w:vAlign w:val="center"/>
            <w:hideMark/>
            <w:tcPrChange w:id="1097"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098" w:author="KH" w:date="2017-09-22T13:31:00Z"/>
                <w:rFonts w:ascii="Calibri" w:hAnsi="Calibri" w:cs="Calibri"/>
                <w:color w:val="000000"/>
                <w:kern w:val="0"/>
                <w:szCs w:val="21"/>
              </w:rPr>
            </w:pPr>
            <w:ins w:id="1099" w:author="KH" w:date="2017-09-22T13:31:00Z">
              <w:r w:rsidRPr="008941CC">
                <w:rPr>
                  <w:rFonts w:ascii="Calibri" w:hAnsi="Calibri" w:cs="Calibri"/>
                  <w:color w:val="000000"/>
                  <w:kern w:val="0"/>
                  <w:szCs w:val="21"/>
                </w:rPr>
                <w:t>55</w:t>
              </w:r>
            </w:ins>
          </w:p>
        </w:tc>
        <w:tc>
          <w:tcPr>
            <w:tcW w:w="4100" w:type="dxa"/>
            <w:shd w:val="clear" w:color="auto" w:fill="auto"/>
            <w:noWrap/>
            <w:vAlign w:val="center"/>
            <w:hideMark/>
            <w:tcPrChange w:id="1100"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01" w:author="KH" w:date="2017-09-22T13:31:00Z"/>
                <w:rFonts w:ascii="宋体" w:hAnsi="宋体" w:cs="宋体"/>
                <w:color w:val="000000"/>
                <w:kern w:val="0"/>
                <w:szCs w:val="21"/>
              </w:rPr>
            </w:pPr>
            <w:ins w:id="1102" w:author="KH" w:date="2017-09-22T13:31:00Z">
              <w:r w:rsidRPr="008941CC">
                <w:rPr>
                  <w:rFonts w:ascii="宋体" w:hAnsi="宋体" w:cs="宋体" w:hint="eastAsia"/>
                  <w:color w:val="000000"/>
                  <w:kern w:val="0"/>
                  <w:szCs w:val="21"/>
                </w:rPr>
                <w:t>互溶性指数</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103"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104" w:author="KH" w:date="2017-09-22T13:31:00Z"/>
          <w:trPrChange w:id="1105" w:author="KH" w:date="2017-09-22T13:31:00Z">
            <w:trPr>
              <w:trHeight w:val="300"/>
            </w:trPr>
          </w:trPrChange>
        </w:trPr>
        <w:tc>
          <w:tcPr>
            <w:tcW w:w="340" w:type="dxa"/>
            <w:shd w:val="clear" w:color="auto" w:fill="auto"/>
            <w:noWrap/>
            <w:vAlign w:val="center"/>
            <w:hideMark/>
            <w:tcPrChange w:id="1106"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07" w:author="KH" w:date="2017-09-22T13:31:00Z"/>
                <w:rFonts w:ascii="Calibri" w:hAnsi="Calibri" w:cs="Calibri"/>
                <w:color w:val="000000"/>
                <w:kern w:val="0"/>
                <w:szCs w:val="21"/>
              </w:rPr>
            </w:pPr>
            <w:ins w:id="1108" w:author="KH" w:date="2017-09-22T13:31:00Z">
              <w:r w:rsidRPr="008941CC">
                <w:rPr>
                  <w:rFonts w:ascii="Calibri" w:hAnsi="Calibri" w:cs="Calibri"/>
                  <w:color w:val="000000"/>
                  <w:kern w:val="0"/>
                  <w:szCs w:val="21"/>
                </w:rPr>
                <w:t>56</w:t>
              </w:r>
            </w:ins>
          </w:p>
        </w:tc>
        <w:tc>
          <w:tcPr>
            <w:tcW w:w="4100" w:type="dxa"/>
            <w:shd w:val="clear" w:color="auto" w:fill="auto"/>
            <w:noWrap/>
            <w:vAlign w:val="center"/>
            <w:hideMark/>
            <w:tcPrChange w:id="1109"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10" w:author="KH" w:date="2017-09-22T13:31:00Z"/>
                <w:rFonts w:ascii="宋体" w:hAnsi="宋体" w:cs="宋体"/>
                <w:color w:val="000000"/>
                <w:kern w:val="0"/>
                <w:szCs w:val="21"/>
              </w:rPr>
            </w:pPr>
            <w:ins w:id="1111" w:author="KH" w:date="2017-09-22T13:31:00Z">
              <w:r w:rsidRPr="008941CC">
                <w:rPr>
                  <w:rFonts w:ascii="宋体" w:hAnsi="宋体" w:cs="宋体" w:hint="eastAsia"/>
                  <w:color w:val="000000"/>
                  <w:kern w:val="0"/>
                  <w:szCs w:val="21"/>
                </w:rPr>
                <w:t>水含量，</w:t>
              </w:r>
              <w:r w:rsidRPr="008941CC">
                <w:rPr>
                  <w:rFonts w:ascii="Calibri" w:hAnsi="Calibri" w:cs="Calibri"/>
                  <w:color w:val="000000"/>
                  <w:kern w:val="0"/>
                  <w:szCs w:val="21"/>
                </w:rPr>
                <w:t>vol%</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112"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113" w:author="KH" w:date="2017-09-22T13:31:00Z"/>
          <w:trPrChange w:id="1114" w:author="KH" w:date="2017-09-22T13:31:00Z">
            <w:trPr>
              <w:trHeight w:val="300"/>
            </w:trPr>
          </w:trPrChange>
        </w:trPr>
        <w:tc>
          <w:tcPr>
            <w:tcW w:w="340" w:type="dxa"/>
            <w:shd w:val="clear" w:color="auto" w:fill="auto"/>
            <w:noWrap/>
            <w:vAlign w:val="center"/>
            <w:hideMark/>
            <w:tcPrChange w:id="1115"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16" w:author="KH" w:date="2017-09-22T13:31:00Z"/>
                <w:rFonts w:ascii="Calibri" w:hAnsi="Calibri" w:cs="Calibri"/>
                <w:color w:val="000000"/>
                <w:kern w:val="0"/>
                <w:szCs w:val="21"/>
              </w:rPr>
            </w:pPr>
            <w:ins w:id="1117" w:author="KH" w:date="2017-09-22T13:31:00Z">
              <w:r w:rsidRPr="008941CC">
                <w:rPr>
                  <w:rFonts w:ascii="Calibri" w:hAnsi="Calibri" w:cs="Calibri"/>
                  <w:color w:val="000000"/>
                  <w:kern w:val="0"/>
                  <w:szCs w:val="21"/>
                </w:rPr>
                <w:t>57</w:t>
              </w:r>
            </w:ins>
          </w:p>
        </w:tc>
        <w:tc>
          <w:tcPr>
            <w:tcW w:w="4100" w:type="dxa"/>
            <w:shd w:val="clear" w:color="auto" w:fill="auto"/>
            <w:noWrap/>
            <w:vAlign w:val="center"/>
            <w:hideMark/>
            <w:tcPrChange w:id="1118"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19" w:author="KH" w:date="2017-09-22T13:31:00Z"/>
                <w:rFonts w:ascii="宋体" w:hAnsi="宋体" w:cs="宋体"/>
                <w:color w:val="000000"/>
                <w:kern w:val="0"/>
                <w:szCs w:val="21"/>
              </w:rPr>
            </w:pPr>
            <w:ins w:id="1120" w:author="KH" w:date="2017-09-22T13:31:00Z">
              <w:r w:rsidRPr="008941CC">
                <w:rPr>
                  <w:rFonts w:ascii="宋体" w:hAnsi="宋体" w:cs="宋体" w:hint="eastAsia"/>
                  <w:color w:val="000000"/>
                  <w:kern w:val="0"/>
                  <w:szCs w:val="21"/>
                </w:rPr>
                <w:t>原油饱和蒸气压（</w:t>
              </w:r>
              <w:r w:rsidRPr="008941CC">
                <w:rPr>
                  <w:rFonts w:ascii="Calibri" w:hAnsi="Calibri" w:cs="Calibri"/>
                  <w:color w:val="000000"/>
                  <w:kern w:val="0"/>
                  <w:szCs w:val="21"/>
                </w:rPr>
                <w:t>RVP</w:t>
              </w:r>
              <w:r w:rsidRPr="008941CC">
                <w:rPr>
                  <w:rFonts w:ascii="宋体" w:hAnsi="宋体" w:cs="宋体" w:hint="eastAsia"/>
                  <w:color w:val="000000"/>
                  <w:kern w:val="0"/>
                  <w:szCs w:val="21"/>
                </w:rPr>
                <w:t>），</w:t>
              </w:r>
              <w:r w:rsidRPr="008941CC">
                <w:rPr>
                  <w:rFonts w:ascii="Calibri" w:hAnsi="Calibri" w:cs="Calibri"/>
                  <w:color w:val="000000"/>
                  <w:kern w:val="0"/>
                  <w:szCs w:val="21"/>
                </w:rPr>
                <w:t>kPa</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121"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122" w:author="KH" w:date="2017-09-22T13:31:00Z"/>
          <w:trPrChange w:id="1123" w:author="KH" w:date="2017-09-22T13:31:00Z">
            <w:trPr>
              <w:trHeight w:val="300"/>
            </w:trPr>
          </w:trPrChange>
        </w:trPr>
        <w:tc>
          <w:tcPr>
            <w:tcW w:w="340" w:type="dxa"/>
            <w:shd w:val="clear" w:color="auto" w:fill="auto"/>
            <w:noWrap/>
            <w:vAlign w:val="center"/>
            <w:hideMark/>
            <w:tcPrChange w:id="1124"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25" w:author="KH" w:date="2017-09-22T13:31:00Z"/>
                <w:rFonts w:ascii="Calibri" w:hAnsi="Calibri" w:cs="Calibri"/>
                <w:color w:val="000000"/>
                <w:kern w:val="0"/>
                <w:szCs w:val="21"/>
              </w:rPr>
            </w:pPr>
            <w:ins w:id="1126" w:author="KH" w:date="2017-09-22T13:31:00Z">
              <w:r w:rsidRPr="008941CC">
                <w:rPr>
                  <w:rFonts w:ascii="Calibri" w:hAnsi="Calibri" w:cs="Calibri"/>
                  <w:color w:val="000000"/>
                  <w:kern w:val="0"/>
                  <w:szCs w:val="21"/>
                </w:rPr>
                <w:t>58</w:t>
              </w:r>
            </w:ins>
          </w:p>
        </w:tc>
        <w:tc>
          <w:tcPr>
            <w:tcW w:w="4100" w:type="dxa"/>
            <w:shd w:val="clear" w:color="auto" w:fill="auto"/>
            <w:noWrap/>
            <w:vAlign w:val="center"/>
            <w:hideMark/>
            <w:tcPrChange w:id="1127"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28" w:author="KH" w:date="2017-09-22T13:31:00Z"/>
                <w:rFonts w:ascii="宋体" w:hAnsi="宋体" w:cs="宋体"/>
                <w:color w:val="000000"/>
                <w:kern w:val="0"/>
                <w:szCs w:val="21"/>
              </w:rPr>
            </w:pPr>
            <w:ins w:id="1129" w:author="KH" w:date="2017-09-22T13:31:00Z">
              <w:r w:rsidRPr="008941CC">
                <w:rPr>
                  <w:rFonts w:ascii="宋体" w:hAnsi="宋体" w:cs="宋体" w:hint="eastAsia"/>
                  <w:color w:val="000000"/>
                  <w:kern w:val="0"/>
                  <w:szCs w:val="21"/>
                </w:rPr>
                <w:t>盐含量，</w:t>
              </w:r>
              <w:r w:rsidRPr="008941CC">
                <w:rPr>
                  <w:rFonts w:ascii="Calibri" w:hAnsi="Calibri" w:cs="Calibri"/>
                  <w:color w:val="000000"/>
                  <w:kern w:val="0"/>
                  <w:szCs w:val="21"/>
                </w:rPr>
                <w:t>ptb</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130"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131" w:author="KH" w:date="2017-09-22T13:31:00Z"/>
          <w:trPrChange w:id="1132" w:author="KH" w:date="2017-09-22T13:31:00Z">
            <w:trPr>
              <w:trHeight w:val="300"/>
            </w:trPr>
          </w:trPrChange>
        </w:trPr>
        <w:tc>
          <w:tcPr>
            <w:tcW w:w="340" w:type="dxa"/>
            <w:shd w:val="clear" w:color="auto" w:fill="auto"/>
            <w:noWrap/>
            <w:vAlign w:val="center"/>
            <w:hideMark/>
            <w:tcPrChange w:id="1133"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34" w:author="KH" w:date="2017-09-22T13:31:00Z"/>
                <w:rFonts w:ascii="Calibri" w:hAnsi="Calibri" w:cs="Calibri"/>
                <w:color w:val="000000"/>
                <w:kern w:val="0"/>
                <w:szCs w:val="21"/>
              </w:rPr>
            </w:pPr>
            <w:ins w:id="1135" w:author="KH" w:date="2017-09-22T13:31:00Z">
              <w:r w:rsidRPr="008941CC">
                <w:rPr>
                  <w:rFonts w:ascii="Calibri" w:hAnsi="Calibri" w:cs="Calibri"/>
                  <w:color w:val="000000"/>
                  <w:kern w:val="0"/>
                  <w:szCs w:val="21"/>
                </w:rPr>
                <w:t>59</w:t>
              </w:r>
            </w:ins>
          </w:p>
        </w:tc>
        <w:tc>
          <w:tcPr>
            <w:tcW w:w="4100" w:type="dxa"/>
            <w:shd w:val="clear" w:color="auto" w:fill="auto"/>
            <w:noWrap/>
            <w:vAlign w:val="center"/>
            <w:hideMark/>
            <w:tcPrChange w:id="1136"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37" w:author="KH" w:date="2017-09-22T13:31:00Z"/>
                <w:rFonts w:ascii="宋体" w:hAnsi="宋体" w:cs="宋体"/>
                <w:color w:val="000000"/>
                <w:kern w:val="0"/>
                <w:szCs w:val="21"/>
              </w:rPr>
            </w:pPr>
            <w:ins w:id="1138" w:author="KH" w:date="2017-09-22T13:31:00Z">
              <w:r w:rsidRPr="008941CC">
                <w:rPr>
                  <w:rFonts w:ascii="宋体" w:hAnsi="宋体" w:cs="宋体" w:hint="eastAsia"/>
                  <w:color w:val="000000"/>
                  <w:kern w:val="0"/>
                  <w:szCs w:val="21"/>
                </w:rPr>
                <w:t>烟点，</w:t>
              </w:r>
              <w:r w:rsidRPr="008941CC">
                <w:rPr>
                  <w:rFonts w:ascii="Calibri" w:hAnsi="Calibri" w:cs="Calibri"/>
                  <w:color w:val="000000"/>
                  <w:kern w:val="0"/>
                  <w:szCs w:val="21"/>
                </w:rPr>
                <w:t>mm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139"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88"/>
          <w:ins w:id="1140" w:author="KH" w:date="2017-09-22T13:31:00Z"/>
          <w:trPrChange w:id="1141" w:author="KH" w:date="2017-09-22T13:31:00Z">
            <w:trPr>
              <w:trHeight w:val="288"/>
            </w:trPr>
          </w:trPrChange>
        </w:trPr>
        <w:tc>
          <w:tcPr>
            <w:tcW w:w="340" w:type="dxa"/>
            <w:shd w:val="clear" w:color="auto" w:fill="auto"/>
            <w:noWrap/>
            <w:vAlign w:val="center"/>
            <w:hideMark/>
            <w:tcPrChange w:id="1142"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43" w:author="KH" w:date="2017-09-22T13:31:00Z"/>
                <w:rFonts w:ascii="Calibri" w:hAnsi="Calibri" w:cs="Calibri"/>
                <w:color w:val="000000"/>
                <w:kern w:val="0"/>
                <w:szCs w:val="21"/>
              </w:rPr>
            </w:pPr>
            <w:ins w:id="1144" w:author="KH" w:date="2017-09-22T13:31:00Z">
              <w:r w:rsidRPr="008941CC">
                <w:rPr>
                  <w:rFonts w:ascii="Calibri" w:hAnsi="Calibri" w:cs="Calibri"/>
                  <w:color w:val="000000"/>
                  <w:kern w:val="0"/>
                  <w:szCs w:val="21"/>
                </w:rPr>
                <w:t>60</w:t>
              </w:r>
            </w:ins>
          </w:p>
        </w:tc>
        <w:tc>
          <w:tcPr>
            <w:tcW w:w="4100" w:type="dxa"/>
            <w:shd w:val="clear" w:color="auto" w:fill="auto"/>
            <w:noWrap/>
            <w:vAlign w:val="center"/>
            <w:hideMark/>
            <w:tcPrChange w:id="1145"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46" w:author="KH" w:date="2017-09-22T13:31:00Z"/>
                <w:rFonts w:ascii="宋体" w:hAnsi="宋体" w:cs="宋体"/>
                <w:color w:val="000000"/>
                <w:kern w:val="0"/>
                <w:szCs w:val="21"/>
              </w:rPr>
            </w:pPr>
            <w:ins w:id="1147" w:author="KH" w:date="2017-09-22T13:31:00Z">
              <w:r w:rsidRPr="008941CC">
                <w:rPr>
                  <w:rFonts w:ascii="宋体" w:hAnsi="宋体" w:cs="宋体" w:hint="eastAsia"/>
                  <w:color w:val="000000"/>
                  <w:kern w:val="0"/>
                  <w:szCs w:val="21"/>
                </w:rPr>
                <w:t>赛波特比色</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148"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149" w:author="KH" w:date="2017-09-22T13:31:00Z"/>
          <w:trPrChange w:id="1150" w:author="KH" w:date="2017-09-22T13:31:00Z">
            <w:trPr>
              <w:trHeight w:val="300"/>
            </w:trPr>
          </w:trPrChange>
        </w:trPr>
        <w:tc>
          <w:tcPr>
            <w:tcW w:w="340" w:type="dxa"/>
            <w:shd w:val="clear" w:color="auto" w:fill="auto"/>
            <w:noWrap/>
            <w:vAlign w:val="center"/>
            <w:hideMark/>
            <w:tcPrChange w:id="1151"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52" w:author="KH" w:date="2017-09-22T13:31:00Z"/>
                <w:rFonts w:ascii="Calibri" w:hAnsi="Calibri" w:cs="Calibri"/>
                <w:color w:val="000000"/>
                <w:kern w:val="0"/>
                <w:szCs w:val="21"/>
              </w:rPr>
            </w:pPr>
            <w:ins w:id="1153" w:author="KH" w:date="2017-09-22T13:31:00Z">
              <w:r w:rsidRPr="008941CC">
                <w:rPr>
                  <w:rFonts w:ascii="Calibri" w:hAnsi="Calibri" w:cs="Calibri"/>
                  <w:color w:val="000000"/>
                  <w:kern w:val="0"/>
                  <w:szCs w:val="21"/>
                </w:rPr>
                <w:t>61</w:t>
              </w:r>
            </w:ins>
          </w:p>
        </w:tc>
        <w:tc>
          <w:tcPr>
            <w:tcW w:w="4100" w:type="dxa"/>
            <w:shd w:val="clear" w:color="auto" w:fill="auto"/>
            <w:noWrap/>
            <w:vAlign w:val="center"/>
            <w:hideMark/>
            <w:tcPrChange w:id="1154"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55" w:author="KH" w:date="2017-09-22T13:31:00Z"/>
                <w:rFonts w:ascii="宋体" w:hAnsi="宋体" w:cs="宋体"/>
                <w:color w:val="000000"/>
                <w:kern w:val="0"/>
                <w:szCs w:val="21"/>
              </w:rPr>
            </w:pPr>
            <w:ins w:id="1156" w:author="KH" w:date="2017-09-22T13:31:00Z">
              <w:r w:rsidRPr="008941CC">
                <w:rPr>
                  <w:rFonts w:ascii="宋体" w:hAnsi="宋体" w:cs="宋体" w:hint="eastAsia"/>
                  <w:color w:val="000000"/>
                  <w:kern w:val="0"/>
                  <w:szCs w:val="21"/>
                </w:rPr>
                <w:t>镍含量，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157"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158" w:author="KH" w:date="2017-09-22T13:31:00Z"/>
          <w:trPrChange w:id="1159" w:author="KH" w:date="2017-09-22T13:31:00Z">
            <w:trPr>
              <w:trHeight w:val="300"/>
            </w:trPr>
          </w:trPrChange>
        </w:trPr>
        <w:tc>
          <w:tcPr>
            <w:tcW w:w="340" w:type="dxa"/>
            <w:shd w:val="clear" w:color="auto" w:fill="auto"/>
            <w:noWrap/>
            <w:vAlign w:val="center"/>
            <w:hideMark/>
            <w:tcPrChange w:id="1160"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61" w:author="KH" w:date="2017-09-22T13:31:00Z"/>
                <w:rFonts w:ascii="Calibri" w:hAnsi="Calibri" w:cs="Calibri"/>
                <w:color w:val="000000"/>
                <w:kern w:val="0"/>
                <w:szCs w:val="21"/>
              </w:rPr>
            </w:pPr>
            <w:ins w:id="1162" w:author="KH" w:date="2017-09-22T13:31:00Z">
              <w:r w:rsidRPr="008941CC">
                <w:rPr>
                  <w:rFonts w:ascii="Calibri" w:hAnsi="Calibri" w:cs="Calibri"/>
                  <w:color w:val="000000"/>
                  <w:kern w:val="0"/>
                  <w:szCs w:val="21"/>
                </w:rPr>
                <w:t>62</w:t>
              </w:r>
            </w:ins>
          </w:p>
        </w:tc>
        <w:tc>
          <w:tcPr>
            <w:tcW w:w="4100" w:type="dxa"/>
            <w:shd w:val="clear" w:color="auto" w:fill="auto"/>
            <w:noWrap/>
            <w:vAlign w:val="center"/>
            <w:hideMark/>
            <w:tcPrChange w:id="1163"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64" w:author="KH" w:date="2017-09-22T13:31:00Z"/>
                <w:rFonts w:ascii="宋体" w:hAnsi="宋体" w:cs="宋体"/>
                <w:color w:val="000000"/>
                <w:kern w:val="0"/>
                <w:szCs w:val="21"/>
              </w:rPr>
            </w:pPr>
            <w:ins w:id="1165" w:author="KH" w:date="2017-09-22T13:31:00Z">
              <w:r w:rsidRPr="008941CC">
                <w:rPr>
                  <w:rFonts w:ascii="宋体" w:hAnsi="宋体" w:cs="宋体" w:hint="eastAsia"/>
                  <w:color w:val="000000"/>
                  <w:kern w:val="0"/>
                  <w:szCs w:val="21"/>
                </w:rPr>
                <w:t>钒含量，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166"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167" w:author="KH" w:date="2017-09-22T13:31:00Z"/>
          <w:trPrChange w:id="1168" w:author="KH" w:date="2017-09-22T13:31:00Z">
            <w:trPr>
              <w:trHeight w:val="300"/>
            </w:trPr>
          </w:trPrChange>
        </w:trPr>
        <w:tc>
          <w:tcPr>
            <w:tcW w:w="340" w:type="dxa"/>
            <w:shd w:val="clear" w:color="auto" w:fill="auto"/>
            <w:noWrap/>
            <w:vAlign w:val="center"/>
            <w:hideMark/>
            <w:tcPrChange w:id="1169"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70" w:author="KH" w:date="2017-09-22T13:31:00Z"/>
                <w:rFonts w:ascii="Calibri" w:hAnsi="Calibri" w:cs="Calibri"/>
                <w:color w:val="000000"/>
                <w:kern w:val="0"/>
                <w:szCs w:val="21"/>
              </w:rPr>
            </w:pPr>
            <w:ins w:id="1171" w:author="KH" w:date="2017-09-22T13:31:00Z">
              <w:r w:rsidRPr="008941CC">
                <w:rPr>
                  <w:rFonts w:ascii="Calibri" w:hAnsi="Calibri" w:cs="Calibri"/>
                  <w:color w:val="000000"/>
                  <w:kern w:val="0"/>
                  <w:szCs w:val="21"/>
                </w:rPr>
                <w:t>63</w:t>
              </w:r>
            </w:ins>
          </w:p>
        </w:tc>
        <w:tc>
          <w:tcPr>
            <w:tcW w:w="4100" w:type="dxa"/>
            <w:shd w:val="clear" w:color="auto" w:fill="auto"/>
            <w:noWrap/>
            <w:vAlign w:val="center"/>
            <w:hideMark/>
            <w:tcPrChange w:id="1172"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73" w:author="KH" w:date="2017-09-22T13:31:00Z"/>
                <w:rFonts w:ascii="宋体" w:hAnsi="宋体" w:cs="宋体"/>
                <w:color w:val="000000"/>
                <w:kern w:val="0"/>
                <w:szCs w:val="21"/>
              </w:rPr>
            </w:pPr>
            <w:ins w:id="1174" w:author="KH" w:date="2017-09-22T13:31:00Z">
              <w:r w:rsidRPr="008941CC">
                <w:rPr>
                  <w:rFonts w:ascii="宋体" w:hAnsi="宋体" w:cs="宋体" w:hint="eastAsia"/>
                  <w:color w:val="000000"/>
                  <w:kern w:val="0"/>
                  <w:szCs w:val="21"/>
                </w:rPr>
                <w:t>纳含量，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175"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176" w:author="KH" w:date="2017-09-22T13:31:00Z"/>
          <w:trPrChange w:id="1177" w:author="KH" w:date="2017-09-22T13:31:00Z">
            <w:trPr>
              <w:trHeight w:val="300"/>
            </w:trPr>
          </w:trPrChange>
        </w:trPr>
        <w:tc>
          <w:tcPr>
            <w:tcW w:w="340" w:type="dxa"/>
            <w:shd w:val="clear" w:color="auto" w:fill="auto"/>
            <w:noWrap/>
            <w:vAlign w:val="center"/>
            <w:hideMark/>
            <w:tcPrChange w:id="1178"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79" w:author="KH" w:date="2017-09-22T13:31:00Z"/>
                <w:rFonts w:ascii="Calibri" w:hAnsi="Calibri" w:cs="Calibri"/>
                <w:color w:val="000000"/>
                <w:kern w:val="0"/>
                <w:szCs w:val="21"/>
              </w:rPr>
            </w:pPr>
            <w:ins w:id="1180" w:author="KH" w:date="2017-09-22T13:31:00Z">
              <w:r w:rsidRPr="008941CC">
                <w:rPr>
                  <w:rFonts w:ascii="Calibri" w:hAnsi="Calibri" w:cs="Calibri"/>
                  <w:color w:val="000000"/>
                  <w:kern w:val="0"/>
                  <w:szCs w:val="21"/>
                </w:rPr>
                <w:t>64</w:t>
              </w:r>
            </w:ins>
          </w:p>
        </w:tc>
        <w:tc>
          <w:tcPr>
            <w:tcW w:w="4100" w:type="dxa"/>
            <w:shd w:val="clear" w:color="auto" w:fill="auto"/>
            <w:noWrap/>
            <w:vAlign w:val="center"/>
            <w:hideMark/>
            <w:tcPrChange w:id="1181"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82" w:author="KH" w:date="2017-09-22T13:31:00Z"/>
                <w:rFonts w:ascii="宋体" w:hAnsi="宋体" w:cs="宋体"/>
                <w:color w:val="000000"/>
                <w:kern w:val="0"/>
                <w:szCs w:val="21"/>
              </w:rPr>
            </w:pPr>
            <w:ins w:id="1183" w:author="KH" w:date="2017-09-22T13:31:00Z">
              <w:r w:rsidRPr="008941CC">
                <w:rPr>
                  <w:rFonts w:ascii="宋体" w:hAnsi="宋体" w:cs="宋体" w:hint="eastAsia"/>
                  <w:color w:val="000000"/>
                  <w:kern w:val="0"/>
                  <w:szCs w:val="21"/>
                </w:rPr>
                <w:t>铁含量，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184"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185" w:author="KH" w:date="2017-09-22T13:31:00Z"/>
          <w:trPrChange w:id="1186" w:author="KH" w:date="2017-09-22T13:31:00Z">
            <w:trPr>
              <w:trHeight w:val="300"/>
            </w:trPr>
          </w:trPrChange>
        </w:trPr>
        <w:tc>
          <w:tcPr>
            <w:tcW w:w="340" w:type="dxa"/>
            <w:shd w:val="clear" w:color="auto" w:fill="auto"/>
            <w:noWrap/>
            <w:vAlign w:val="center"/>
            <w:hideMark/>
            <w:tcPrChange w:id="1187"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88" w:author="KH" w:date="2017-09-22T13:31:00Z"/>
                <w:rFonts w:ascii="Calibri" w:hAnsi="Calibri" w:cs="Calibri"/>
                <w:color w:val="000000"/>
                <w:kern w:val="0"/>
                <w:szCs w:val="21"/>
              </w:rPr>
            </w:pPr>
            <w:ins w:id="1189" w:author="KH" w:date="2017-09-22T13:31:00Z">
              <w:r w:rsidRPr="008941CC">
                <w:rPr>
                  <w:rFonts w:ascii="Calibri" w:hAnsi="Calibri" w:cs="Calibri"/>
                  <w:color w:val="000000"/>
                  <w:kern w:val="0"/>
                  <w:szCs w:val="21"/>
                </w:rPr>
                <w:t>65</w:t>
              </w:r>
            </w:ins>
          </w:p>
        </w:tc>
        <w:tc>
          <w:tcPr>
            <w:tcW w:w="4100" w:type="dxa"/>
            <w:shd w:val="clear" w:color="auto" w:fill="auto"/>
            <w:noWrap/>
            <w:vAlign w:val="center"/>
            <w:hideMark/>
            <w:tcPrChange w:id="1190"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91" w:author="KH" w:date="2017-09-22T13:31:00Z"/>
                <w:rFonts w:ascii="宋体" w:hAnsi="宋体" w:cs="宋体"/>
                <w:color w:val="000000"/>
                <w:kern w:val="0"/>
                <w:szCs w:val="21"/>
              </w:rPr>
            </w:pPr>
            <w:ins w:id="1192" w:author="KH" w:date="2017-09-22T13:31:00Z">
              <w:r w:rsidRPr="008941CC">
                <w:rPr>
                  <w:rFonts w:ascii="宋体" w:hAnsi="宋体" w:cs="宋体" w:hint="eastAsia"/>
                  <w:color w:val="000000"/>
                  <w:kern w:val="0"/>
                  <w:szCs w:val="21"/>
                </w:rPr>
                <w:t>铝含量，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193"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194" w:author="KH" w:date="2017-09-22T13:31:00Z"/>
          <w:trPrChange w:id="1195" w:author="KH" w:date="2017-09-22T13:31:00Z">
            <w:trPr>
              <w:trHeight w:val="300"/>
            </w:trPr>
          </w:trPrChange>
        </w:trPr>
        <w:tc>
          <w:tcPr>
            <w:tcW w:w="340" w:type="dxa"/>
            <w:shd w:val="clear" w:color="auto" w:fill="auto"/>
            <w:noWrap/>
            <w:vAlign w:val="center"/>
            <w:hideMark/>
            <w:tcPrChange w:id="1196"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197" w:author="KH" w:date="2017-09-22T13:31:00Z"/>
                <w:rFonts w:ascii="Calibri" w:hAnsi="Calibri" w:cs="Calibri"/>
                <w:color w:val="000000"/>
                <w:kern w:val="0"/>
                <w:szCs w:val="21"/>
              </w:rPr>
            </w:pPr>
            <w:ins w:id="1198" w:author="KH" w:date="2017-09-22T13:31:00Z">
              <w:r w:rsidRPr="008941CC">
                <w:rPr>
                  <w:rFonts w:ascii="Calibri" w:hAnsi="Calibri" w:cs="Calibri"/>
                  <w:color w:val="000000"/>
                  <w:kern w:val="0"/>
                  <w:szCs w:val="21"/>
                </w:rPr>
                <w:t>66</w:t>
              </w:r>
            </w:ins>
          </w:p>
        </w:tc>
        <w:tc>
          <w:tcPr>
            <w:tcW w:w="4100" w:type="dxa"/>
            <w:shd w:val="clear" w:color="auto" w:fill="auto"/>
            <w:noWrap/>
            <w:vAlign w:val="center"/>
            <w:hideMark/>
            <w:tcPrChange w:id="1199"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00" w:author="KH" w:date="2017-09-22T13:31:00Z"/>
                <w:rFonts w:ascii="宋体" w:hAnsi="宋体" w:cs="宋体"/>
                <w:color w:val="000000"/>
                <w:kern w:val="0"/>
                <w:szCs w:val="21"/>
              </w:rPr>
            </w:pPr>
            <w:ins w:id="1201" w:author="KH" w:date="2017-09-22T13:31:00Z">
              <w:r w:rsidRPr="008941CC">
                <w:rPr>
                  <w:rFonts w:ascii="宋体" w:hAnsi="宋体" w:cs="宋体" w:hint="eastAsia"/>
                  <w:color w:val="000000"/>
                  <w:kern w:val="0"/>
                  <w:szCs w:val="21"/>
                </w:rPr>
                <w:t>砷含量，</w:t>
              </w:r>
              <w:r w:rsidRPr="008941CC">
                <w:rPr>
                  <w:rFonts w:ascii="Calibri" w:hAnsi="Calibri" w:cs="Calibri"/>
                  <w:color w:val="000000"/>
                  <w:kern w:val="0"/>
                  <w:szCs w:val="21"/>
                </w:rPr>
                <w:t>ppb</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202"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203" w:author="KH" w:date="2017-09-22T13:31:00Z"/>
          <w:trPrChange w:id="1204" w:author="KH" w:date="2017-09-22T13:31:00Z">
            <w:trPr>
              <w:trHeight w:val="300"/>
            </w:trPr>
          </w:trPrChange>
        </w:trPr>
        <w:tc>
          <w:tcPr>
            <w:tcW w:w="340" w:type="dxa"/>
            <w:shd w:val="clear" w:color="auto" w:fill="auto"/>
            <w:noWrap/>
            <w:vAlign w:val="center"/>
            <w:hideMark/>
            <w:tcPrChange w:id="1205"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06" w:author="KH" w:date="2017-09-22T13:31:00Z"/>
                <w:rFonts w:ascii="Calibri" w:hAnsi="Calibri" w:cs="Calibri"/>
                <w:color w:val="000000"/>
                <w:kern w:val="0"/>
                <w:szCs w:val="21"/>
              </w:rPr>
            </w:pPr>
            <w:ins w:id="1207" w:author="KH" w:date="2017-09-22T13:31:00Z">
              <w:r w:rsidRPr="008941CC">
                <w:rPr>
                  <w:rFonts w:ascii="Calibri" w:hAnsi="Calibri" w:cs="Calibri"/>
                  <w:color w:val="000000"/>
                  <w:kern w:val="0"/>
                  <w:szCs w:val="21"/>
                </w:rPr>
                <w:t>67</w:t>
              </w:r>
            </w:ins>
          </w:p>
        </w:tc>
        <w:tc>
          <w:tcPr>
            <w:tcW w:w="4100" w:type="dxa"/>
            <w:shd w:val="clear" w:color="auto" w:fill="auto"/>
            <w:noWrap/>
            <w:vAlign w:val="center"/>
            <w:hideMark/>
            <w:tcPrChange w:id="1208"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09" w:author="KH" w:date="2017-09-22T13:31:00Z"/>
                <w:rFonts w:ascii="宋体" w:hAnsi="宋体" w:cs="宋体"/>
                <w:color w:val="000000"/>
                <w:kern w:val="0"/>
                <w:szCs w:val="21"/>
              </w:rPr>
            </w:pPr>
            <w:ins w:id="1210" w:author="KH" w:date="2017-09-22T13:31:00Z">
              <w:r w:rsidRPr="008941CC">
                <w:rPr>
                  <w:rFonts w:ascii="宋体" w:hAnsi="宋体" w:cs="宋体" w:hint="eastAsia"/>
                  <w:color w:val="000000"/>
                  <w:kern w:val="0"/>
                  <w:szCs w:val="21"/>
                </w:rPr>
                <w:t>钡含量，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211"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212" w:author="KH" w:date="2017-09-22T13:31:00Z"/>
          <w:trPrChange w:id="1213" w:author="KH" w:date="2017-09-22T13:31:00Z">
            <w:trPr>
              <w:trHeight w:val="300"/>
            </w:trPr>
          </w:trPrChange>
        </w:trPr>
        <w:tc>
          <w:tcPr>
            <w:tcW w:w="340" w:type="dxa"/>
            <w:shd w:val="clear" w:color="auto" w:fill="auto"/>
            <w:noWrap/>
            <w:vAlign w:val="center"/>
            <w:hideMark/>
            <w:tcPrChange w:id="1214"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15" w:author="KH" w:date="2017-09-22T13:31:00Z"/>
                <w:rFonts w:ascii="Calibri" w:hAnsi="Calibri" w:cs="Calibri"/>
                <w:color w:val="000000"/>
                <w:kern w:val="0"/>
                <w:szCs w:val="21"/>
              </w:rPr>
            </w:pPr>
            <w:ins w:id="1216" w:author="KH" w:date="2017-09-22T13:31:00Z">
              <w:r w:rsidRPr="008941CC">
                <w:rPr>
                  <w:rFonts w:ascii="Calibri" w:hAnsi="Calibri" w:cs="Calibri"/>
                  <w:color w:val="000000"/>
                  <w:kern w:val="0"/>
                  <w:szCs w:val="21"/>
                </w:rPr>
                <w:t>68</w:t>
              </w:r>
            </w:ins>
          </w:p>
        </w:tc>
        <w:tc>
          <w:tcPr>
            <w:tcW w:w="4100" w:type="dxa"/>
            <w:shd w:val="clear" w:color="auto" w:fill="auto"/>
            <w:noWrap/>
            <w:vAlign w:val="center"/>
            <w:hideMark/>
            <w:tcPrChange w:id="1217"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18" w:author="KH" w:date="2017-09-22T13:31:00Z"/>
                <w:rFonts w:ascii="宋体" w:hAnsi="宋体" w:cs="宋体"/>
                <w:color w:val="000000"/>
                <w:kern w:val="0"/>
                <w:szCs w:val="21"/>
              </w:rPr>
            </w:pPr>
            <w:ins w:id="1219" w:author="KH" w:date="2017-09-22T13:31:00Z">
              <w:r w:rsidRPr="008941CC">
                <w:rPr>
                  <w:rFonts w:ascii="宋体" w:hAnsi="宋体" w:cs="宋体" w:hint="eastAsia"/>
                  <w:color w:val="000000"/>
                  <w:kern w:val="0"/>
                  <w:szCs w:val="21"/>
                </w:rPr>
                <w:t>硼含量，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220"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221" w:author="KH" w:date="2017-09-22T13:31:00Z"/>
          <w:trPrChange w:id="1222" w:author="KH" w:date="2017-09-22T13:31:00Z">
            <w:trPr>
              <w:trHeight w:val="300"/>
            </w:trPr>
          </w:trPrChange>
        </w:trPr>
        <w:tc>
          <w:tcPr>
            <w:tcW w:w="340" w:type="dxa"/>
            <w:shd w:val="clear" w:color="auto" w:fill="auto"/>
            <w:noWrap/>
            <w:vAlign w:val="center"/>
            <w:hideMark/>
            <w:tcPrChange w:id="1223"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24" w:author="KH" w:date="2017-09-22T13:31:00Z"/>
                <w:rFonts w:ascii="Calibri" w:hAnsi="Calibri" w:cs="Calibri"/>
                <w:color w:val="000000"/>
                <w:kern w:val="0"/>
                <w:szCs w:val="21"/>
              </w:rPr>
            </w:pPr>
            <w:ins w:id="1225" w:author="KH" w:date="2017-09-22T13:31:00Z">
              <w:r w:rsidRPr="008941CC">
                <w:rPr>
                  <w:rFonts w:ascii="Calibri" w:hAnsi="Calibri" w:cs="Calibri"/>
                  <w:color w:val="000000"/>
                  <w:kern w:val="0"/>
                  <w:szCs w:val="21"/>
                </w:rPr>
                <w:t>69</w:t>
              </w:r>
            </w:ins>
          </w:p>
        </w:tc>
        <w:tc>
          <w:tcPr>
            <w:tcW w:w="4100" w:type="dxa"/>
            <w:shd w:val="clear" w:color="auto" w:fill="auto"/>
            <w:noWrap/>
            <w:vAlign w:val="center"/>
            <w:hideMark/>
            <w:tcPrChange w:id="1226"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27" w:author="KH" w:date="2017-09-22T13:31:00Z"/>
                <w:rFonts w:ascii="宋体" w:hAnsi="宋体" w:cs="宋体"/>
                <w:color w:val="000000"/>
                <w:kern w:val="0"/>
                <w:szCs w:val="21"/>
              </w:rPr>
            </w:pPr>
            <w:ins w:id="1228" w:author="KH" w:date="2017-09-22T13:31:00Z">
              <w:r w:rsidRPr="008941CC">
                <w:rPr>
                  <w:rFonts w:ascii="宋体" w:hAnsi="宋体" w:cs="宋体" w:hint="eastAsia"/>
                  <w:color w:val="000000"/>
                  <w:kern w:val="0"/>
                  <w:szCs w:val="21"/>
                </w:rPr>
                <w:t>钙含量，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229"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230" w:author="KH" w:date="2017-09-22T13:31:00Z"/>
          <w:trPrChange w:id="1231" w:author="KH" w:date="2017-09-22T13:31:00Z">
            <w:trPr>
              <w:trHeight w:val="300"/>
            </w:trPr>
          </w:trPrChange>
        </w:trPr>
        <w:tc>
          <w:tcPr>
            <w:tcW w:w="340" w:type="dxa"/>
            <w:shd w:val="clear" w:color="auto" w:fill="auto"/>
            <w:noWrap/>
            <w:vAlign w:val="center"/>
            <w:hideMark/>
            <w:tcPrChange w:id="1232"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33" w:author="KH" w:date="2017-09-22T13:31:00Z"/>
                <w:rFonts w:ascii="Calibri" w:hAnsi="Calibri" w:cs="Calibri"/>
                <w:color w:val="000000"/>
                <w:kern w:val="0"/>
                <w:szCs w:val="21"/>
              </w:rPr>
            </w:pPr>
            <w:ins w:id="1234" w:author="KH" w:date="2017-09-22T13:31:00Z">
              <w:r w:rsidRPr="008941CC">
                <w:rPr>
                  <w:rFonts w:ascii="Calibri" w:hAnsi="Calibri" w:cs="Calibri"/>
                  <w:color w:val="000000"/>
                  <w:kern w:val="0"/>
                  <w:szCs w:val="21"/>
                </w:rPr>
                <w:lastRenderedPageBreak/>
                <w:t>70</w:t>
              </w:r>
            </w:ins>
          </w:p>
        </w:tc>
        <w:tc>
          <w:tcPr>
            <w:tcW w:w="4100" w:type="dxa"/>
            <w:shd w:val="clear" w:color="auto" w:fill="auto"/>
            <w:noWrap/>
            <w:vAlign w:val="center"/>
            <w:hideMark/>
            <w:tcPrChange w:id="1235"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36" w:author="KH" w:date="2017-09-22T13:31:00Z"/>
                <w:rFonts w:ascii="宋体" w:hAnsi="宋体" w:cs="宋体"/>
                <w:color w:val="000000"/>
                <w:kern w:val="0"/>
                <w:szCs w:val="21"/>
              </w:rPr>
            </w:pPr>
            <w:ins w:id="1237" w:author="KH" w:date="2017-09-22T13:31:00Z">
              <w:r w:rsidRPr="008941CC">
                <w:rPr>
                  <w:rFonts w:ascii="宋体" w:hAnsi="宋体" w:cs="宋体" w:hint="eastAsia"/>
                  <w:color w:val="000000"/>
                  <w:kern w:val="0"/>
                  <w:szCs w:val="21"/>
                </w:rPr>
                <w:t>铬含量，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238"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239" w:author="KH" w:date="2017-09-22T13:31:00Z"/>
          <w:trPrChange w:id="1240" w:author="KH" w:date="2017-09-22T13:31:00Z">
            <w:trPr>
              <w:trHeight w:val="300"/>
            </w:trPr>
          </w:trPrChange>
        </w:trPr>
        <w:tc>
          <w:tcPr>
            <w:tcW w:w="340" w:type="dxa"/>
            <w:shd w:val="clear" w:color="auto" w:fill="auto"/>
            <w:noWrap/>
            <w:vAlign w:val="center"/>
            <w:hideMark/>
            <w:tcPrChange w:id="1241"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42" w:author="KH" w:date="2017-09-22T13:31:00Z"/>
                <w:rFonts w:ascii="Calibri" w:hAnsi="Calibri" w:cs="Calibri"/>
                <w:color w:val="000000"/>
                <w:kern w:val="0"/>
                <w:szCs w:val="21"/>
              </w:rPr>
            </w:pPr>
            <w:ins w:id="1243" w:author="KH" w:date="2017-09-22T13:31:00Z">
              <w:r w:rsidRPr="008941CC">
                <w:rPr>
                  <w:rFonts w:ascii="Calibri" w:hAnsi="Calibri" w:cs="Calibri"/>
                  <w:color w:val="000000"/>
                  <w:kern w:val="0"/>
                  <w:szCs w:val="21"/>
                </w:rPr>
                <w:t>71</w:t>
              </w:r>
            </w:ins>
          </w:p>
        </w:tc>
        <w:tc>
          <w:tcPr>
            <w:tcW w:w="4100" w:type="dxa"/>
            <w:shd w:val="clear" w:color="auto" w:fill="auto"/>
            <w:noWrap/>
            <w:vAlign w:val="center"/>
            <w:hideMark/>
            <w:tcPrChange w:id="1244"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45" w:author="KH" w:date="2017-09-22T13:31:00Z"/>
                <w:rFonts w:ascii="宋体" w:hAnsi="宋体" w:cs="宋体"/>
                <w:color w:val="000000"/>
                <w:kern w:val="0"/>
                <w:szCs w:val="21"/>
              </w:rPr>
            </w:pPr>
            <w:ins w:id="1246" w:author="KH" w:date="2017-09-22T13:31:00Z">
              <w:r w:rsidRPr="008941CC">
                <w:rPr>
                  <w:rFonts w:ascii="宋体" w:hAnsi="宋体" w:cs="宋体" w:hint="eastAsia"/>
                  <w:color w:val="000000"/>
                  <w:kern w:val="0"/>
                  <w:szCs w:val="21"/>
                </w:rPr>
                <w:t>铜含量，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247"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248" w:author="KH" w:date="2017-09-22T13:31:00Z"/>
          <w:trPrChange w:id="1249" w:author="KH" w:date="2017-09-22T13:31:00Z">
            <w:trPr>
              <w:trHeight w:val="300"/>
            </w:trPr>
          </w:trPrChange>
        </w:trPr>
        <w:tc>
          <w:tcPr>
            <w:tcW w:w="340" w:type="dxa"/>
            <w:shd w:val="clear" w:color="auto" w:fill="auto"/>
            <w:noWrap/>
            <w:vAlign w:val="center"/>
            <w:hideMark/>
            <w:tcPrChange w:id="1250"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51" w:author="KH" w:date="2017-09-22T13:31:00Z"/>
                <w:rFonts w:ascii="Calibri" w:hAnsi="Calibri" w:cs="Calibri"/>
                <w:color w:val="000000"/>
                <w:kern w:val="0"/>
                <w:szCs w:val="21"/>
              </w:rPr>
            </w:pPr>
            <w:ins w:id="1252" w:author="KH" w:date="2017-09-22T13:31:00Z">
              <w:r w:rsidRPr="008941CC">
                <w:rPr>
                  <w:rFonts w:ascii="Calibri" w:hAnsi="Calibri" w:cs="Calibri"/>
                  <w:color w:val="000000"/>
                  <w:kern w:val="0"/>
                  <w:szCs w:val="21"/>
                </w:rPr>
                <w:t>72</w:t>
              </w:r>
            </w:ins>
          </w:p>
        </w:tc>
        <w:tc>
          <w:tcPr>
            <w:tcW w:w="4100" w:type="dxa"/>
            <w:shd w:val="clear" w:color="auto" w:fill="auto"/>
            <w:noWrap/>
            <w:vAlign w:val="center"/>
            <w:hideMark/>
            <w:tcPrChange w:id="1253"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54" w:author="KH" w:date="2017-09-22T13:31:00Z"/>
                <w:rFonts w:ascii="宋体" w:hAnsi="宋体" w:cs="宋体"/>
                <w:color w:val="000000"/>
                <w:kern w:val="0"/>
                <w:szCs w:val="21"/>
              </w:rPr>
            </w:pPr>
            <w:ins w:id="1255" w:author="KH" w:date="2017-09-22T13:31:00Z">
              <w:r w:rsidRPr="008941CC">
                <w:rPr>
                  <w:rFonts w:ascii="宋体" w:hAnsi="宋体" w:cs="宋体" w:hint="eastAsia"/>
                  <w:color w:val="000000"/>
                  <w:kern w:val="0"/>
                  <w:szCs w:val="21"/>
                </w:rPr>
                <w:t>镁含量，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256"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257" w:author="KH" w:date="2017-09-22T13:31:00Z"/>
          <w:trPrChange w:id="1258" w:author="KH" w:date="2017-09-22T13:31:00Z">
            <w:trPr>
              <w:trHeight w:val="300"/>
            </w:trPr>
          </w:trPrChange>
        </w:trPr>
        <w:tc>
          <w:tcPr>
            <w:tcW w:w="340" w:type="dxa"/>
            <w:shd w:val="clear" w:color="auto" w:fill="auto"/>
            <w:noWrap/>
            <w:vAlign w:val="center"/>
            <w:hideMark/>
            <w:tcPrChange w:id="1259"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60" w:author="KH" w:date="2017-09-22T13:31:00Z"/>
                <w:rFonts w:ascii="Calibri" w:hAnsi="Calibri" w:cs="Calibri"/>
                <w:color w:val="000000"/>
                <w:kern w:val="0"/>
                <w:szCs w:val="21"/>
              </w:rPr>
            </w:pPr>
            <w:ins w:id="1261" w:author="KH" w:date="2017-09-22T13:31:00Z">
              <w:r w:rsidRPr="008941CC">
                <w:rPr>
                  <w:rFonts w:ascii="Calibri" w:hAnsi="Calibri" w:cs="Calibri"/>
                  <w:color w:val="000000"/>
                  <w:kern w:val="0"/>
                  <w:szCs w:val="21"/>
                </w:rPr>
                <w:t>73</w:t>
              </w:r>
            </w:ins>
          </w:p>
        </w:tc>
        <w:tc>
          <w:tcPr>
            <w:tcW w:w="4100" w:type="dxa"/>
            <w:shd w:val="clear" w:color="auto" w:fill="auto"/>
            <w:noWrap/>
            <w:vAlign w:val="center"/>
            <w:hideMark/>
            <w:tcPrChange w:id="1262"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63" w:author="KH" w:date="2017-09-22T13:31:00Z"/>
                <w:rFonts w:ascii="宋体" w:hAnsi="宋体" w:cs="宋体"/>
                <w:color w:val="000000"/>
                <w:kern w:val="0"/>
                <w:szCs w:val="21"/>
              </w:rPr>
            </w:pPr>
            <w:ins w:id="1264" w:author="KH" w:date="2017-09-22T13:31:00Z">
              <w:r w:rsidRPr="008941CC">
                <w:rPr>
                  <w:rFonts w:ascii="宋体" w:hAnsi="宋体" w:cs="宋体" w:hint="eastAsia"/>
                  <w:color w:val="000000"/>
                  <w:kern w:val="0"/>
                  <w:szCs w:val="21"/>
                </w:rPr>
                <w:t>锰含量，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265"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266" w:author="KH" w:date="2017-09-22T13:31:00Z"/>
          <w:trPrChange w:id="1267" w:author="KH" w:date="2017-09-22T13:31:00Z">
            <w:trPr>
              <w:trHeight w:val="300"/>
            </w:trPr>
          </w:trPrChange>
        </w:trPr>
        <w:tc>
          <w:tcPr>
            <w:tcW w:w="340" w:type="dxa"/>
            <w:shd w:val="clear" w:color="auto" w:fill="auto"/>
            <w:noWrap/>
            <w:vAlign w:val="center"/>
            <w:hideMark/>
            <w:tcPrChange w:id="1268"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69" w:author="KH" w:date="2017-09-22T13:31:00Z"/>
                <w:rFonts w:ascii="Calibri" w:hAnsi="Calibri" w:cs="Calibri"/>
                <w:color w:val="000000"/>
                <w:kern w:val="0"/>
                <w:szCs w:val="21"/>
              </w:rPr>
            </w:pPr>
            <w:ins w:id="1270" w:author="KH" w:date="2017-09-22T13:31:00Z">
              <w:r w:rsidRPr="008941CC">
                <w:rPr>
                  <w:rFonts w:ascii="Calibri" w:hAnsi="Calibri" w:cs="Calibri"/>
                  <w:color w:val="000000"/>
                  <w:kern w:val="0"/>
                  <w:szCs w:val="21"/>
                </w:rPr>
                <w:t>74</w:t>
              </w:r>
            </w:ins>
          </w:p>
        </w:tc>
        <w:tc>
          <w:tcPr>
            <w:tcW w:w="4100" w:type="dxa"/>
            <w:shd w:val="clear" w:color="auto" w:fill="auto"/>
            <w:noWrap/>
            <w:vAlign w:val="center"/>
            <w:hideMark/>
            <w:tcPrChange w:id="1271"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72" w:author="KH" w:date="2017-09-22T13:31:00Z"/>
                <w:rFonts w:ascii="宋体" w:hAnsi="宋体" w:cs="宋体"/>
                <w:color w:val="000000"/>
                <w:kern w:val="0"/>
                <w:szCs w:val="21"/>
              </w:rPr>
            </w:pPr>
            <w:ins w:id="1273" w:author="KH" w:date="2017-09-22T13:31:00Z">
              <w:r w:rsidRPr="008941CC">
                <w:rPr>
                  <w:rFonts w:ascii="宋体" w:hAnsi="宋体" w:cs="宋体" w:hint="eastAsia"/>
                  <w:color w:val="000000"/>
                  <w:kern w:val="0"/>
                  <w:szCs w:val="21"/>
                </w:rPr>
                <w:t>汞含量，</w:t>
              </w:r>
              <w:r w:rsidRPr="008941CC">
                <w:rPr>
                  <w:rFonts w:ascii="Calibri" w:hAnsi="Calibri" w:cs="Calibri"/>
                  <w:color w:val="000000"/>
                  <w:kern w:val="0"/>
                  <w:szCs w:val="21"/>
                </w:rPr>
                <w:t>ppb</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274"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275" w:author="KH" w:date="2017-09-22T13:31:00Z"/>
          <w:trPrChange w:id="1276" w:author="KH" w:date="2017-09-22T13:31:00Z">
            <w:trPr>
              <w:trHeight w:val="300"/>
            </w:trPr>
          </w:trPrChange>
        </w:trPr>
        <w:tc>
          <w:tcPr>
            <w:tcW w:w="340" w:type="dxa"/>
            <w:shd w:val="clear" w:color="auto" w:fill="auto"/>
            <w:noWrap/>
            <w:vAlign w:val="center"/>
            <w:hideMark/>
            <w:tcPrChange w:id="1277"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78" w:author="KH" w:date="2017-09-22T13:31:00Z"/>
                <w:rFonts w:ascii="Calibri" w:hAnsi="Calibri" w:cs="Calibri"/>
                <w:color w:val="000000"/>
                <w:kern w:val="0"/>
                <w:szCs w:val="21"/>
              </w:rPr>
            </w:pPr>
            <w:ins w:id="1279" w:author="KH" w:date="2017-09-22T13:31:00Z">
              <w:r w:rsidRPr="008941CC">
                <w:rPr>
                  <w:rFonts w:ascii="Calibri" w:hAnsi="Calibri" w:cs="Calibri"/>
                  <w:color w:val="000000"/>
                  <w:kern w:val="0"/>
                  <w:szCs w:val="21"/>
                </w:rPr>
                <w:t>75</w:t>
              </w:r>
            </w:ins>
          </w:p>
        </w:tc>
        <w:tc>
          <w:tcPr>
            <w:tcW w:w="4100" w:type="dxa"/>
            <w:shd w:val="clear" w:color="auto" w:fill="auto"/>
            <w:noWrap/>
            <w:vAlign w:val="center"/>
            <w:hideMark/>
            <w:tcPrChange w:id="1280"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81" w:author="KH" w:date="2017-09-22T13:31:00Z"/>
                <w:rFonts w:ascii="宋体" w:hAnsi="宋体" w:cs="宋体"/>
                <w:color w:val="000000"/>
                <w:kern w:val="0"/>
                <w:szCs w:val="21"/>
              </w:rPr>
            </w:pPr>
            <w:ins w:id="1282" w:author="KH" w:date="2017-09-22T13:31:00Z">
              <w:r w:rsidRPr="008941CC">
                <w:rPr>
                  <w:rFonts w:ascii="宋体" w:hAnsi="宋体" w:cs="宋体" w:hint="eastAsia"/>
                  <w:color w:val="000000"/>
                  <w:kern w:val="0"/>
                  <w:szCs w:val="21"/>
                </w:rPr>
                <w:t>钼含量，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283"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284" w:author="KH" w:date="2017-09-22T13:31:00Z"/>
          <w:trPrChange w:id="1285" w:author="KH" w:date="2017-09-22T13:31:00Z">
            <w:trPr>
              <w:trHeight w:val="300"/>
            </w:trPr>
          </w:trPrChange>
        </w:trPr>
        <w:tc>
          <w:tcPr>
            <w:tcW w:w="340" w:type="dxa"/>
            <w:shd w:val="clear" w:color="auto" w:fill="auto"/>
            <w:noWrap/>
            <w:vAlign w:val="center"/>
            <w:hideMark/>
            <w:tcPrChange w:id="1286"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87" w:author="KH" w:date="2017-09-22T13:31:00Z"/>
                <w:rFonts w:ascii="Calibri" w:hAnsi="Calibri" w:cs="Calibri"/>
                <w:color w:val="000000"/>
                <w:kern w:val="0"/>
                <w:szCs w:val="21"/>
              </w:rPr>
            </w:pPr>
            <w:ins w:id="1288" w:author="KH" w:date="2017-09-22T13:31:00Z">
              <w:r w:rsidRPr="008941CC">
                <w:rPr>
                  <w:rFonts w:ascii="Calibri" w:hAnsi="Calibri" w:cs="Calibri"/>
                  <w:color w:val="000000"/>
                  <w:kern w:val="0"/>
                  <w:szCs w:val="21"/>
                </w:rPr>
                <w:t>76</w:t>
              </w:r>
            </w:ins>
          </w:p>
        </w:tc>
        <w:tc>
          <w:tcPr>
            <w:tcW w:w="4100" w:type="dxa"/>
            <w:shd w:val="clear" w:color="auto" w:fill="auto"/>
            <w:noWrap/>
            <w:vAlign w:val="center"/>
            <w:hideMark/>
            <w:tcPrChange w:id="1289"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90" w:author="KH" w:date="2017-09-22T13:31:00Z"/>
                <w:rFonts w:ascii="宋体" w:hAnsi="宋体" w:cs="宋体"/>
                <w:color w:val="000000"/>
                <w:kern w:val="0"/>
                <w:szCs w:val="21"/>
              </w:rPr>
            </w:pPr>
            <w:ins w:id="1291" w:author="KH" w:date="2017-09-22T13:31:00Z">
              <w:r w:rsidRPr="008941CC">
                <w:rPr>
                  <w:rFonts w:ascii="宋体" w:hAnsi="宋体" w:cs="宋体" w:hint="eastAsia"/>
                  <w:color w:val="000000"/>
                  <w:kern w:val="0"/>
                  <w:szCs w:val="21"/>
                </w:rPr>
                <w:t>磷含量，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292"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293" w:author="KH" w:date="2017-09-22T13:31:00Z"/>
          <w:trPrChange w:id="1294" w:author="KH" w:date="2017-09-22T13:31:00Z">
            <w:trPr>
              <w:trHeight w:val="300"/>
            </w:trPr>
          </w:trPrChange>
        </w:trPr>
        <w:tc>
          <w:tcPr>
            <w:tcW w:w="340" w:type="dxa"/>
            <w:shd w:val="clear" w:color="auto" w:fill="auto"/>
            <w:noWrap/>
            <w:vAlign w:val="center"/>
            <w:hideMark/>
            <w:tcPrChange w:id="1295"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96" w:author="KH" w:date="2017-09-22T13:31:00Z"/>
                <w:rFonts w:ascii="Calibri" w:hAnsi="Calibri" w:cs="Calibri"/>
                <w:color w:val="000000"/>
                <w:kern w:val="0"/>
                <w:szCs w:val="21"/>
              </w:rPr>
            </w:pPr>
            <w:ins w:id="1297" w:author="KH" w:date="2017-09-22T13:31:00Z">
              <w:r w:rsidRPr="008941CC">
                <w:rPr>
                  <w:rFonts w:ascii="Calibri" w:hAnsi="Calibri" w:cs="Calibri"/>
                  <w:color w:val="000000"/>
                  <w:kern w:val="0"/>
                  <w:szCs w:val="21"/>
                </w:rPr>
                <w:t>77</w:t>
              </w:r>
            </w:ins>
          </w:p>
        </w:tc>
        <w:tc>
          <w:tcPr>
            <w:tcW w:w="4100" w:type="dxa"/>
            <w:shd w:val="clear" w:color="auto" w:fill="auto"/>
            <w:noWrap/>
            <w:vAlign w:val="center"/>
            <w:hideMark/>
            <w:tcPrChange w:id="1298"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299" w:author="KH" w:date="2017-09-22T13:31:00Z"/>
                <w:rFonts w:ascii="宋体" w:hAnsi="宋体" w:cs="宋体"/>
                <w:color w:val="000000"/>
                <w:kern w:val="0"/>
                <w:szCs w:val="21"/>
              </w:rPr>
            </w:pPr>
            <w:ins w:id="1300" w:author="KH" w:date="2017-09-22T13:31:00Z">
              <w:r w:rsidRPr="008941CC">
                <w:rPr>
                  <w:rFonts w:ascii="宋体" w:hAnsi="宋体" w:cs="宋体" w:hint="eastAsia"/>
                  <w:color w:val="000000"/>
                  <w:kern w:val="0"/>
                  <w:szCs w:val="21"/>
                </w:rPr>
                <w:t>硅含量，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301"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302" w:author="KH" w:date="2017-09-22T13:31:00Z"/>
          <w:trPrChange w:id="1303" w:author="KH" w:date="2017-09-22T13:31:00Z">
            <w:trPr>
              <w:trHeight w:val="300"/>
            </w:trPr>
          </w:trPrChange>
        </w:trPr>
        <w:tc>
          <w:tcPr>
            <w:tcW w:w="340" w:type="dxa"/>
            <w:shd w:val="clear" w:color="auto" w:fill="auto"/>
            <w:noWrap/>
            <w:vAlign w:val="center"/>
            <w:hideMark/>
            <w:tcPrChange w:id="1304"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05" w:author="KH" w:date="2017-09-22T13:31:00Z"/>
                <w:rFonts w:ascii="Calibri" w:hAnsi="Calibri" w:cs="Calibri"/>
                <w:color w:val="000000"/>
                <w:kern w:val="0"/>
                <w:szCs w:val="21"/>
              </w:rPr>
            </w:pPr>
            <w:ins w:id="1306" w:author="KH" w:date="2017-09-22T13:31:00Z">
              <w:r w:rsidRPr="008941CC">
                <w:rPr>
                  <w:rFonts w:ascii="Calibri" w:hAnsi="Calibri" w:cs="Calibri"/>
                  <w:color w:val="000000"/>
                  <w:kern w:val="0"/>
                  <w:szCs w:val="21"/>
                </w:rPr>
                <w:t>78</w:t>
              </w:r>
            </w:ins>
          </w:p>
        </w:tc>
        <w:tc>
          <w:tcPr>
            <w:tcW w:w="4100" w:type="dxa"/>
            <w:shd w:val="clear" w:color="auto" w:fill="auto"/>
            <w:noWrap/>
            <w:vAlign w:val="center"/>
            <w:hideMark/>
            <w:tcPrChange w:id="1307"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08" w:author="KH" w:date="2017-09-22T13:31:00Z"/>
                <w:rFonts w:ascii="宋体" w:hAnsi="宋体" w:cs="宋体"/>
                <w:color w:val="000000"/>
                <w:kern w:val="0"/>
                <w:szCs w:val="21"/>
              </w:rPr>
            </w:pPr>
            <w:ins w:id="1309" w:author="KH" w:date="2017-09-22T13:31:00Z">
              <w:r w:rsidRPr="008941CC">
                <w:rPr>
                  <w:rFonts w:ascii="宋体" w:hAnsi="宋体" w:cs="宋体" w:hint="eastAsia"/>
                  <w:color w:val="000000"/>
                  <w:kern w:val="0"/>
                  <w:szCs w:val="21"/>
                </w:rPr>
                <w:t>银含量，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310"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311" w:author="KH" w:date="2017-09-22T13:31:00Z"/>
          <w:trPrChange w:id="1312" w:author="KH" w:date="2017-09-22T13:31:00Z">
            <w:trPr>
              <w:trHeight w:val="300"/>
            </w:trPr>
          </w:trPrChange>
        </w:trPr>
        <w:tc>
          <w:tcPr>
            <w:tcW w:w="340" w:type="dxa"/>
            <w:shd w:val="clear" w:color="auto" w:fill="auto"/>
            <w:noWrap/>
            <w:vAlign w:val="center"/>
            <w:hideMark/>
            <w:tcPrChange w:id="1313"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14" w:author="KH" w:date="2017-09-22T13:31:00Z"/>
                <w:rFonts w:ascii="Calibri" w:hAnsi="Calibri" w:cs="Calibri"/>
                <w:color w:val="000000"/>
                <w:kern w:val="0"/>
                <w:szCs w:val="21"/>
              </w:rPr>
            </w:pPr>
            <w:ins w:id="1315" w:author="KH" w:date="2017-09-22T13:31:00Z">
              <w:r w:rsidRPr="008941CC">
                <w:rPr>
                  <w:rFonts w:ascii="Calibri" w:hAnsi="Calibri" w:cs="Calibri"/>
                  <w:color w:val="000000"/>
                  <w:kern w:val="0"/>
                  <w:szCs w:val="21"/>
                </w:rPr>
                <w:t>79</w:t>
              </w:r>
            </w:ins>
          </w:p>
        </w:tc>
        <w:tc>
          <w:tcPr>
            <w:tcW w:w="4100" w:type="dxa"/>
            <w:shd w:val="clear" w:color="auto" w:fill="auto"/>
            <w:noWrap/>
            <w:vAlign w:val="center"/>
            <w:hideMark/>
            <w:tcPrChange w:id="1316"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17" w:author="KH" w:date="2017-09-22T13:31:00Z"/>
                <w:rFonts w:ascii="宋体" w:hAnsi="宋体" w:cs="宋体"/>
                <w:color w:val="000000"/>
                <w:kern w:val="0"/>
                <w:szCs w:val="21"/>
              </w:rPr>
            </w:pPr>
            <w:ins w:id="1318" w:author="KH" w:date="2017-09-22T13:31:00Z">
              <w:r w:rsidRPr="008941CC">
                <w:rPr>
                  <w:rFonts w:ascii="宋体" w:hAnsi="宋体" w:cs="宋体" w:hint="eastAsia"/>
                  <w:color w:val="000000"/>
                  <w:kern w:val="0"/>
                  <w:szCs w:val="21"/>
                </w:rPr>
                <w:t>锡含量，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319"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320" w:author="KH" w:date="2017-09-22T13:31:00Z"/>
          <w:trPrChange w:id="1321" w:author="KH" w:date="2017-09-22T13:31:00Z">
            <w:trPr>
              <w:trHeight w:val="300"/>
            </w:trPr>
          </w:trPrChange>
        </w:trPr>
        <w:tc>
          <w:tcPr>
            <w:tcW w:w="340" w:type="dxa"/>
            <w:shd w:val="clear" w:color="auto" w:fill="auto"/>
            <w:noWrap/>
            <w:vAlign w:val="center"/>
            <w:hideMark/>
            <w:tcPrChange w:id="1322"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23" w:author="KH" w:date="2017-09-22T13:31:00Z"/>
                <w:rFonts w:ascii="Calibri" w:hAnsi="Calibri" w:cs="Calibri"/>
                <w:color w:val="000000"/>
                <w:kern w:val="0"/>
                <w:szCs w:val="21"/>
              </w:rPr>
            </w:pPr>
            <w:ins w:id="1324" w:author="KH" w:date="2017-09-22T13:31:00Z">
              <w:r w:rsidRPr="008941CC">
                <w:rPr>
                  <w:rFonts w:ascii="Calibri" w:hAnsi="Calibri" w:cs="Calibri"/>
                  <w:color w:val="000000"/>
                  <w:kern w:val="0"/>
                  <w:szCs w:val="21"/>
                </w:rPr>
                <w:t>80</w:t>
              </w:r>
            </w:ins>
          </w:p>
        </w:tc>
        <w:tc>
          <w:tcPr>
            <w:tcW w:w="4100" w:type="dxa"/>
            <w:shd w:val="clear" w:color="auto" w:fill="auto"/>
            <w:noWrap/>
            <w:vAlign w:val="center"/>
            <w:hideMark/>
            <w:tcPrChange w:id="1325"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26" w:author="KH" w:date="2017-09-22T13:31:00Z"/>
                <w:rFonts w:ascii="宋体" w:hAnsi="宋体" w:cs="宋体"/>
                <w:color w:val="000000"/>
                <w:kern w:val="0"/>
                <w:szCs w:val="21"/>
              </w:rPr>
            </w:pPr>
            <w:ins w:id="1327" w:author="KH" w:date="2017-09-22T13:31:00Z">
              <w:r w:rsidRPr="008941CC">
                <w:rPr>
                  <w:rFonts w:ascii="宋体" w:hAnsi="宋体" w:cs="宋体" w:hint="eastAsia"/>
                  <w:color w:val="000000"/>
                  <w:kern w:val="0"/>
                  <w:szCs w:val="21"/>
                </w:rPr>
                <w:t>钛含量，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328"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329" w:author="KH" w:date="2017-09-22T13:31:00Z"/>
          <w:trPrChange w:id="1330" w:author="KH" w:date="2017-09-22T13:31:00Z">
            <w:trPr>
              <w:trHeight w:val="300"/>
            </w:trPr>
          </w:trPrChange>
        </w:trPr>
        <w:tc>
          <w:tcPr>
            <w:tcW w:w="340" w:type="dxa"/>
            <w:shd w:val="clear" w:color="auto" w:fill="auto"/>
            <w:noWrap/>
            <w:vAlign w:val="center"/>
            <w:hideMark/>
            <w:tcPrChange w:id="1331"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32" w:author="KH" w:date="2017-09-22T13:31:00Z"/>
                <w:rFonts w:ascii="Calibri" w:hAnsi="Calibri" w:cs="Calibri"/>
                <w:color w:val="000000"/>
                <w:kern w:val="0"/>
                <w:szCs w:val="21"/>
              </w:rPr>
            </w:pPr>
            <w:ins w:id="1333" w:author="KH" w:date="2017-09-22T13:31:00Z">
              <w:r w:rsidRPr="008941CC">
                <w:rPr>
                  <w:rFonts w:ascii="Calibri" w:hAnsi="Calibri" w:cs="Calibri"/>
                  <w:color w:val="000000"/>
                  <w:kern w:val="0"/>
                  <w:szCs w:val="21"/>
                </w:rPr>
                <w:t>81</w:t>
              </w:r>
            </w:ins>
          </w:p>
        </w:tc>
        <w:tc>
          <w:tcPr>
            <w:tcW w:w="4100" w:type="dxa"/>
            <w:shd w:val="clear" w:color="auto" w:fill="auto"/>
            <w:noWrap/>
            <w:vAlign w:val="center"/>
            <w:hideMark/>
            <w:tcPrChange w:id="1334"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35" w:author="KH" w:date="2017-09-22T13:31:00Z"/>
                <w:rFonts w:ascii="宋体" w:hAnsi="宋体" w:cs="宋体"/>
                <w:color w:val="000000"/>
                <w:kern w:val="0"/>
                <w:szCs w:val="21"/>
              </w:rPr>
            </w:pPr>
            <w:ins w:id="1336" w:author="KH" w:date="2017-09-22T13:31:00Z">
              <w:r w:rsidRPr="008941CC">
                <w:rPr>
                  <w:rFonts w:ascii="宋体" w:hAnsi="宋体" w:cs="宋体" w:hint="eastAsia"/>
                  <w:color w:val="000000"/>
                  <w:kern w:val="0"/>
                  <w:szCs w:val="21"/>
                </w:rPr>
                <w:t>锌含量，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337"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338" w:author="KH" w:date="2017-09-22T13:31:00Z"/>
          <w:trPrChange w:id="1339" w:author="KH" w:date="2017-09-22T13:31:00Z">
            <w:trPr>
              <w:trHeight w:val="300"/>
            </w:trPr>
          </w:trPrChange>
        </w:trPr>
        <w:tc>
          <w:tcPr>
            <w:tcW w:w="340" w:type="dxa"/>
            <w:shd w:val="clear" w:color="auto" w:fill="auto"/>
            <w:noWrap/>
            <w:vAlign w:val="center"/>
            <w:hideMark/>
            <w:tcPrChange w:id="1340"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41" w:author="KH" w:date="2017-09-22T13:31:00Z"/>
                <w:rFonts w:ascii="Calibri" w:hAnsi="Calibri" w:cs="Calibri"/>
                <w:color w:val="000000"/>
                <w:kern w:val="0"/>
                <w:szCs w:val="21"/>
              </w:rPr>
            </w:pPr>
            <w:ins w:id="1342" w:author="KH" w:date="2017-09-22T13:31:00Z">
              <w:r w:rsidRPr="008941CC">
                <w:rPr>
                  <w:rFonts w:ascii="Calibri" w:hAnsi="Calibri" w:cs="Calibri"/>
                  <w:color w:val="000000"/>
                  <w:kern w:val="0"/>
                  <w:szCs w:val="21"/>
                </w:rPr>
                <w:t>82</w:t>
              </w:r>
            </w:ins>
          </w:p>
        </w:tc>
        <w:tc>
          <w:tcPr>
            <w:tcW w:w="4100" w:type="dxa"/>
            <w:shd w:val="clear" w:color="auto" w:fill="auto"/>
            <w:noWrap/>
            <w:vAlign w:val="center"/>
            <w:hideMark/>
            <w:tcPrChange w:id="1343"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44" w:author="KH" w:date="2017-09-22T13:31:00Z"/>
                <w:rFonts w:ascii="宋体" w:hAnsi="宋体" w:cs="宋体"/>
                <w:color w:val="000000"/>
                <w:kern w:val="0"/>
                <w:szCs w:val="21"/>
              </w:rPr>
            </w:pPr>
            <w:ins w:id="1345" w:author="KH" w:date="2017-09-22T13:31:00Z">
              <w:r w:rsidRPr="008941CC">
                <w:rPr>
                  <w:rFonts w:ascii="宋体" w:hAnsi="宋体" w:cs="宋体" w:hint="eastAsia"/>
                  <w:color w:val="000000"/>
                  <w:kern w:val="0"/>
                  <w:szCs w:val="21"/>
                </w:rPr>
                <w:t>氯化物，</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346"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347" w:author="KH" w:date="2017-09-22T13:31:00Z"/>
          <w:trPrChange w:id="1348" w:author="KH" w:date="2017-09-22T13:31:00Z">
            <w:trPr>
              <w:trHeight w:val="300"/>
            </w:trPr>
          </w:trPrChange>
        </w:trPr>
        <w:tc>
          <w:tcPr>
            <w:tcW w:w="340" w:type="dxa"/>
            <w:shd w:val="clear" w:color="auto" w:fill="auto"/>
            <w:noWrap/>
            <w:vAlign w:val="center"/>
            <w:hideMark/>
            <w:tcPrChange w:id="1349"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50" w:author="KH" w:date="2017-09-22T13:31:00Z"/>
                <w:rFonts w:ascii="Calibri" w:hAnsi="Calibri" w:cs="Calibri"/>
                <w:color w:val="000000"/>
                <w:kern w:val="0"/>
                <w:szCs w:val="21"/>
              </w:rPr>
            </w:pPr>
            <w:ins w:id="1351" w:author="KH" w:date="2017-09-22T13:31:00Z">
              <w:r w:rsidRPr="008941CC">
                <w:rPr>
                  <w:rFonts w:ascii="Calibri" w:hAnsi="Calibri" w:cs="Calibri"/>
                  <w:color w:val="000000"/>
                  <w:kern w:val="0"/>
                  <w:szCs w:val="21"/>
                </w:rPr>
                <w:t>83</w:t>
              </w:r>
            </w:ins>
          </w:p>
        </w:tc>
        <w:tc>
          <w:tcPr>
            <w:tcW w:w="4100" w:type="dxa"/>
            <w:shd w:val="clear" w:color="auto" w:fill="auto"/>
            <w:noWrap/>
            <w:vAlign w:val="center"/>
            <w:hideMark/>
            <w:tcPrChange w:id="1352"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53" w:author="KH" w:date="2017-09-22T13:31:00Z"/>
                <w:rFonts w:ascii="宋体" w:hAnsi="宋体" w:cs="宋体"/>
                <w:color w:val="000000"/>
                <w:kern w:val="0"/>
                <w:szCs w:val="21"/>
              </w:rPr>
            </w:pPr>
            <w:ins w:id="1354" w:author="KH" w:date="2017-09-22T13:31:00Z">
              <w:r w:rsidRPr="008941CC">
                <w:rPr>
                  <w:rFonts w:ascii="宋体" w:hAnsi="宋体" w:cs="宋体" w:hint="eastAsia"/>
                  <w:color w:val="000000"/>
                  <w:kern w:val="0"/>
                  <w:szCs w:val="21"/>
                </w:rPr>
                <w:t>铅含量，</w:t>
              </w:r>
              <w:r w:rsidRPr="008941CC">
                <w:rPr>
                  <w:rFonts w:ascii="Calibri" w:hAnsi="Calibri" w:cs="Calibri"/>
                  <w:color w:val="000000"/>
                  <w:kern w:val="0"/>
                  <w:szCs w:val="21"/>
                </w:rPr>
                <w:t>ppb</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355"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356" w:author="KH" w:date="2017-09-22T13:31:00Z"/>
          <w:trPrChange w:id="1357" w:author="KH" w:date="2017-09-22T13:31:00Z">
            <w:trPr>
              <w:trHeight w:val="300"/>
            </w:trPr>
          </w:trPrChange>
        </w:trPr>
        <w:tc>
          <w:tcPr>
            <w:tcW w:w="340" w:type="dxa"/>
            <w:shd w:val="clear" w:color="auto" w:fill="auto"/>
            <w:noWrap/>
            <w:vAlign w:val="center"/>
            <w:hideMark/>
            <w:tcPrChange w:id="1358"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59" w:author="KH" w:date="2017-09-22T13:31:00Z"/>
                <w:rFonts w:ascii="Calibri" w:hAnsi="Calibri" w:cs="Calibri"/>
                <w:color w:val="000000"/>
                <w:kern w:val="0"/>
                <w:szCs w:val="21"/>
              </w:rPr>
            </w:pPr>
            <w:ins w:id="1360" w:author="KH" w:date="2017-09-22T13:31:00Z">
              <w:r w:rsidRPr="008941CC">
                <w:rPr>
                  <w:rFonts w:ascii="Calibri" w:hAnsi="Calibri" w:cs="Calibri"/>
                  <w:color w:val="000000"/>
                  <w:kern w:val="0"/>
                  <w:szCs w:val="21"/>
                </w:rPr>
                <w:t>84</w:t>
              </w:r>
            </w:ins>
          </w:p>
        </w:tc>
        <w:tc>
          <w:tcPr>
            <w:tcW w:w="4100" w:type="dxa"/>
            <w:shd w:val="clear" w:color="auto" w:fill="auto"/>
            <w:noWrap/>
            <w:vAlign w:val="center"/>
            <w:hideMark/>
            <w:tcPrChange w:id="1361"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62" w:author="KH" w:date="2017-09-22T13:31:00Z"/>
                <w:rFonts w:ascii="宋体" w:hAnsi="宋体" w:cs="宋体"/>
                <w:color w:val="000000"/>
                <w:kern w:val="0"/>
                <w:szCs w:val="21"/>
              </w:rPr>
            </w:pPr>
            <w:ins w:id="1363" w:author="KH" w:date="2017-09-22T13:31:00Z">
              <w:r w:rsidRPr="008941CC">
                <w:rPr>
                  <w:rFonts w:ascii="宋体" w:hAnsi="宋体" w:cs="宋体" w:hint="eastAsia"/>
                  <w:color w:val="000000"/>
                  <w:kern w:val="0"/>
                  <w:szCs w:val="21"/>
                </w:rPr>
                <w:t>钾含量，</w:t>
              </w:r>
              <w:r w:rsidRPr="008941CC">
                <w:rPr>
                  <w:rFonts w:ascii="Calibri" w:hAnsi="Calibri" w:cs="Calibri"/>
                  <w:color w:val="000000"/>
                  <w:kern w:val="0"/>
                  <w:szCs w:val="21"/>
                </w:rPr>
                <w:t>ppm</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364"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365" w:author="KH" w:date="2017-09-22T13:31:00Z"/>
          <w:trPrChange w:id="1366" w:author="KH" w:date="2017-09-22T13:31:00Z">
            <w:trPr>
              <w:trHeight w:val="300"/>
            </w:trPr>
          </w:trPrChange>
        </w:trPr>
        <w:tc>
          <w:tcPr>
            <w:tcW w:w="340" w:type="dxa"/>
            <w:shd w:val="clear" w:color="auto" w:fill="auto"/>
            <w:noWrap/>
            <w:vAlign w:val="center"/>
            <w:hideMark/>
            <w:tcPrChange w:id="1367"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68" w:author="KH" w:date="2017-09-22T13:31:00Z"/>
                <w:rFonts w:ascii="Calibri" w:hAnsi="Calibri" w:cs="Calibri"/>
                <w:color w:val="000000"/>
                <w:kern w:val="0"/>
                <w:szCs w:val="21"/>
              </w:rPr>
            </w:pPr>
            <w:ins w:id="1369" w:author="KH" w:date="2017-09-22T13:31:00Z">
              <w:r w:rsidRPr="008941CC">
                <w:rPr>
                  <w:rFonts w:ascii="Calibri" w:hAnsi="Calibri" w:cs="Calibri"/>
                  <w:color w:val="000000"/>
                  <w:kern w:val="0"/>
                  <w:szCs w:val="21"/>
                </w:rPr>
                <w:t>85</w:t>
              </w:r>
            </w:ins>
          </w:p>
        </w:tc>
        <w:tc>
          <w:tcPr>
            <w:tcW w:w="4100" w:type="dxa"/>
            <w:shd w:val="clear" w:color="auto" w:fill="auto"/>
            <w:noWrap/>
            <w:vAlign w:val="center"/>
            <w:hideMark/>
            <w:tcPrChange w:id="1370"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71" w:author="KH" w:date="2017-09-22T13:31:00Z"/>
                <w:rFonts w:ascii="宋体" w:hAnsi="宋体" w:cs="宋体"/>
                <w:color w:val="000000"/>
                <w:kern w:val="0"/>
                <w:szCs w:val="21"/>
              </w:rPr>
            </w:pPr>
            <w:ins w:id="1372" w:author="KH" w:date="2017-09-22T13:31:00Z">
              <w:r w:rsidRPr="008941CC">
                <w:rPr>
                  <w:rFonts w:ascii="宋体" w:hAnsi="宋体" w:cs="宋体" w:hint="eastAsia"/>
                  <w:color w:val="000000"/>
                  <w:kern w:val="0"/>
                  <w:szCs w:val="21"/>
                </w:rPr>
                <w:t>硒含量，</w:t>
              </w:r>
              <w:r w:rsidRPr="008941CC">
                <w:rPr>
                  <w:rFonts w:ascii="Calibri" w:hAnsi="Calibri" w:cs="Calibri"/>
                  <w:color w:val="000000"/>
                  <w:kern w:val="0"/>
                  <w:szCs w:val="21"/>
                </w:rPr>
                <w:t>ppb</w:t>
              </w:r>
            </w:ins>
          </w:p>
        </w:tc>
      </w:tr>
      <w:tr w:rsidR="008941CC" w:rsidRPr="008941CC" w:rsidTr="008941CC">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373" w:author="KH" w:date="2017-09-22T13:31:00Z">
            <w:tblPrEx>
              <w:tblW w:w="44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00"/>
          <w:ins w:id="1374" w:author="KH" w:date="2017-09-22T13:31:00Z"/>
          <w:trPrChange w:id="1375" w:author="KH" w:date="2017-09-22T13:31:00Z">
            <w:trPr>
              <w:trHeight w:val="300"/>
            </w:trPr>
          </w:trPrChange>
        </w:trPr>
        <w:tc>
          <w:tcPr>
            <w:tcW w:w="340" w:type="dxa"/>
            <w:shd w:val="clear" w:color="auto" w:fill="auto"/>
            <w:noWrap/>
            <w:vAlign w:val="center"/>
            <w:hideMark/>
            <w:tcPrChange w:id="1376" w:author="KH" w:date="2017-09-22T13:31:00Z">
              <w:tcPr>
                <w:tcW w:w="34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77" w:author="KH" w:date="2017-09-22T13:31:00Z"/>
                <w:rFonts w:ascii="Calibri" w:hAnsi="Calibri" w:cs="Calibri"/>
                <w:color w:val="000000"/>
                <w:kern w:val="0"/>
                <w:szCs w:val="21"/>
              </w:rPr>
            </w:pPr>
            <w:ins w:id="1378" w:author="KH" w:date="2017-09-22T13:31:00Z">
              <w:r w:rsidRPr="008941CC">
                <w:rPr>
                  <w:rFonts w:ascii="Calibri" w:hAnsi="Calibri" w:cs="Calibri"/>
                  <w:color w:val="000000"/>
                  <w:kern w:val="0"/>
                  <w:szCs w:val="21"/>
                </w:rPr>
                <w:t>86</w:t>
              </w:r>
            </w:ins>
          </w:p>
        </w:tc>
        <w:tc>
          <w:tcPr>
            <w:tcW w:w="4100" w:type="dxa"/>
            <w:shd w:val="clear" w:color="auto" w:fill="auto"/>
            <w:noWrap/>
            <w:vAlign w:val="center"/>
            <w:hideMark/>
            <w:tcPrChange w:id="1379" w:author="KH" w:date="2017-09-22T13:31:00Z">
              <w:tcPr>
                <w:tcW w:w="4100" w:type="dxa"/>
                <w:tcBorders>
                  <w:top w:val="nil"/>
                  <w:left w:val="nil"/>
                  <w:bottom w:val="nil"/>
                  <w:right w:val="nil"/>
                </w:tcBorders>
                <w:shd w:val="clear" w:color="auto" w:fill="auto"/>
                <w:noWrap/>
                <w:vAlign w:val="center"/>
                <w:hideMark/>
              </w:tcPr>
            </w:tcPrChange>
          </w:tcPr>
          <w:p w:rsidR="008941CC" w:rsidRPr="008941CC" w:rsidRDefault="008941CC" w:rsidP="008941CC">
            <w:pPr>
              <w:widowControl/>
              <w:rPr>
                <w:ins w:id="1380" w:author="KH" w:date="2017-09-22T13:31:00Z"/>
                <w:rFonts w:ascii="宋体" w:hAnsi="宋体" w:cs="宋体"/>
                <w:color w:val="000000"/>
                <w:kern w:val="0"/>
                <w:szCs w:val="21"/>
              </w:rPr>
            </w:pPr>
            <w:ins w:id="1381" w:author="KH" w:date="2017-09-22T13:31:00Z">
              <w:r w:rsidRPr="008941CC">
                <w:rPr>
                  <w:rFonts w:ascii="宋体" w:hAnsi="宋体" w:cs="宋体" w:hint="eastAsia"/>
                  <w:color w:val="000000"/>
                  <w:kern w:val="0"/>
                  <w:szCs w:val="21"/>
                </w:rPr>
                <w:t>镉含量，</w:t>
              </w:r>
              <w:r w:rsidRPr="008941CC">
                <w:rPr>
                  <w:rFonts w:ascii="Calibri" w:hAnsi="Calibri" w:cs="Calibri"/>
                  <w:color w:val="000000"/>
                  <w:kern w:val="0"/>
                  <w:szCs w:val="21"/>
                </w:rPr>
                <w:t>ppm</w:t>
              </w:r>
            </w:ins>
          </w:p>
        </w:tc>
      </w:tr>
    </w:tbl>
    <w:p w:rsidR="008941CC" w:rsidRDefault="008941CC">
      <w:pPr>
        <w:pStyle w:val="NormalIndent"/>
        <w:spacing w:before="31" w:after="31"/>
        <w:ind w:firstLine="0"/>
        <w:pPrChange w:id="1382" w:author="KH" w:date="2017-09-22T13:30:00Z">
          <w:pPr>
            <w:pStyle w:val="NormalIndent"/>
            <w:spacing w:before="31" w:after="31"/>
            <w:ind w:firstLine="420"/>
          </w:pPr>
        </w:pPrChange>
      </w:pPr>
    </w:p>
    <w:p w:rsidR="00435D21" w:rsidRDefault="00435D21" w:rsidP="004C5F7A">
      <w:pPr>
        <w:pStyle w:val="Heading2"/>
        <w:numPr>
          <w:ilvl w:val="1"/>
          <w:numId w:val="0"/>
        </w:numPr>
        <w:tabs>
          <w:tab w:val="num" w:pos="576"/>
        </w:tabs>
        <w:adjustRightInd/>
        <w:spacing w:before="31" w:after="31" w:line="416" w:lineRule="auto"/>
        <w:ind w:left="576" w:hanging="576"/>
        <w:jc w:val="both"/>
        <w:textAlignment w:val="auto"/>
      </w:pPr>
      <w:bookmarkStart w:id="1383" w:name="_Toc493789847"/>
      <w:r>
        <w:t>13.</w:t>
      </w:r>
      <w:r w:rsidR="00CE50F8">
        <w:t>9</w:t>
      </w:r>
      <w:r>
        <w:t xml:space="preserve"> </w:t>
      </w:r>
      <w:r>
        <w:rPr>
          <w:rFonts w:hint="eastAsia"/>
        </w:rPr>
        <w:t>快评系统功能设计</w:t>
      </w:r>
      <w:bookmarkEnd w:id="1383"/>
    </w:p>
    <w:p w:rsidR="00435D21" w:rsidRDefault="00435D21" w:rsidP="00435D21">
      <w:pPr>
        <w:spacing w:before="31" w:after="31" w:line="360" w:lineRule="auto"/>
        <w:ind w:firstLine="480"/>
        <w:rPr>
          <w:rFonts w:ascii="宋体" w:hAnsi="宋体"/>
          <w:sz w:val="24"/>
        </w:rPr>
      </w:pPr>
      <w:r>
        <w:rPr>
          <w:rFonts w:ascii="宋体" w:hAnsi="宋体" w:hint="eastAsia"/>
          <w:sz w:val="24"/>
        </w:rPr>
        <w:t>原油快评</w:t>
      </w:r>
      <w:r w:rsidRPr="00BB0664">
        <w:rPr>
          <w:rFonts w:ascii="宋体" w:hAnsi="宋体" w:hint="eastAsia"/>
          <w:sz w:val="24"/>
        </w:rPr>
        <w:t>系统</w:t>
      </w:r>
      <w:r>
        <w:rPr>
          <w:rFonts w:ascii="宋体" w:hAnsi="宋体" w:hint="eastAsia"/>
          <w:sz w:val="24"/>
        </w:rPr>
        <w:t>功能可分为两个模块：N</w:t>
      </w:r>
      <w:r>
        <w:rPr>
          <w:rFonts w:ascii="宋体" w:hAnsi="宋体"/>
          <w:sz w:val="24"/>
        </w:rPr>
        <w:t>MR</w:t>
      </w:r>
      <w:r>
        <w:rPr>
          <w:rFonts w:ascii="宋体" w:hAnsi="宋体" w:hint="eastAsia"/>
          <w:sz w:val="24"/>
        </w:rPr>
        <w:t>原油快速分析检测、原</w:t>
      </w:r>
      <w:r>
        <w:rPr>
          <w:rFonts w:ascii="宋体" w:hAnsi="宋体"/>
          <w:sz w:val="24"/>
        </w:rPr>
        <w:t>油</w:t>
      </w:r>
      <w:r>
        <w:rPr>
          <w:rFonts w:ascii="宋体" w:hAnsi="宋体" w:hint="eastAsia"/>
          <w:sz w:val="24"/>
        </w:rPr>
        <w:t>数据综合管理功能（综合管理功能包括原油数据扩充、模拟切割、混炼比例优化功能）。NMR分析功能包含任务单的发布与管理、NMR分析仪器的操作和控制、</w:t>
      </w:r>
      <w:r>
        <w:rPr>
          <w:rFonts w:ascii="宋体" w:hAnsi="宋体"/>
          <w:sz w:val="24"/>
        </w:rPr>
        <w:t>采样点的管理</w:t>
      </w:r>
      <w:r>
        <w:rPr>
          <w:rFonts w:ascii="宋体" w:hAnsi="宋体" w:hint="eastAsia"/>
          <w:sz w:val="24"/>
        </w:rPr>
        <w:t>、N</w:t>
      </w:r>
      <w:r>
        <w:rPr>
          <w:rFonts w:ascii="宋体" w:hAnsi="宋体"/>
          <w:sz w:val="24"/>
        </w:rPr>
        <w:t>MR分析数据上传</w:t>
      </w:r>
      <w:r>
        <w:rPr>
          <w:rFonts w:ascii="宋体" w:hAnsi="宋体" w:hint="eastAsia"/>
          <w:sz w:val="24"/>
        </w:rPr>
        <w:t>LIMS及买方要求的其它系统</w:t>
      </w:r>
      <w:r>
        <w:rPr>
          <w:rFonts w:ascii="宋体" w:hAnsi="宋体"/>
          <w:sz w:val="24"/>
        </w:rPr>
        <w:t>。</w:t>
      </w:r>
    </w:p>
    <w:p w:rsidR="00847163" w:rsidRDefault="00847163" w:rsidP="004C5F7A">
      <w:pPr>
        <w:pStyle w:val="Heading2"/>
        <w:numPr>
          <w:ilvl w:val="1"/>
          <w:numId w:val="0"/>
        </w:numPr>
        <w:tabs>
          <w:tab w:val="num" w:pos="576"/>
        </w:tabs>
        <w:adjustRightInd/>
        <w:spacing w:before="31" w:after="31" w:line="416" w:lineRule="auto"/>
        <w:ind w:left="576" w:hanging="576"/>
        <w:jc w:val="both"/>
        <w:textAlignment w:val="auto"/>
      </w:pPr>
      <w:bookmarkStart w:id="1384" w:name="_Toc405547110"/>
      <w:bookmarkStart w:id="1385" w:name="_Toc415138353"/>
      <w:bookmarkStart w:id="1386" w:name="_Toc429841454"/>
      <w:bookmarkStart w:id="1387" w:name="_Toc493789848"/>
      <w:r>
        <w:t>13.</w:t>
      </w:r>
      <w:r w:rsidR="00435D21">
        <w:rPr>
          <w:rFonts w:hint="eastAsia"/>
        </w:rPr>
        <w:t>10</w:t>
      </w:r>
      <w:r>
        <w:rPr>
          <w:rFonts w:hint="eastAsia"/>
        </w:rPr>
        <w:t>原油快评解决方案技术</w:t>
      </w:r>
      <w:bookmarkEnd w:id="1384"/>
      <w:bookmarkEnd w:id="1385"/>
      <w:r>
        <w:rPr>
          <w:rFonts w:hint="eastAsia"/>
        </w:rPr>
        <w:t>路线</w:t>
      </w:r>
      <w:bookmarkEnd w:id="1386"/>
      <w:bookmarkEnd w:id="1387"/>
    </w:p>
    <w:p w:rsidR="00435D21" w:rsidRDefault="00435D21" w:rsidP="00435D21">
      <w:pPr>
        <w:spacing w:before="31" w:after="31" w:line="360" w:lineRule="auto"/>
        <w:ind w:firstLine="480"/>
        <w:jc w:val="left"/>
      </w:pPr>
      <w:r>
        <w:rPr>
          <w:rFonts w:hint="eastAsia"/>
          <w:sz w:val="24"/>
        </w:rPr>
        <w:t>NMR</w:t>
      </w:r>
      <w:r w:rsidR="00847163">
        <w:rPr>
          <w:rFonts w:hint="eastAsia"/>
          <w:sz w:val="24"/>
        </w:rPr>
        <w:t>原油快评</w:t>
      </w:r>
      <w:r>
        <w:rPr>
          <w:rFonts w:hint="eastAsia"/>
          <w:sz w:val="24"/>
        </w:rPr>
        <w:t>系统方案</w:t>
      </w:r>
      <w:r w:rsidR="00847163">
        <w:rPr>
          <w:rFonts w:hint="eastAsia"/>
          <w:sz w:val="24"/>
        </w:rPr>
        <w:t>业务</w:t>
      </w:r>
      <w:r>
        <w:rPr>
          <w:rFonts w:hint="eastAsia"/>
          <w:sz w:val="24"/>
        </w:rPr>
        <w:t>流程</w:t>
      </w:r>
      <w:r w:rsidR="00847163">
        <w:rPr>
          <w:rFonts w:hint="eastAsia"/>
          <w:sz w:val="24"/>
        </w:rPr>
        <w:t>示意如下图所示：</w:t>
      </w:r>
    </w:p>
    <w:p w:rsidR="00435D21" w:rsidRDefault="00435D21" w:rsidP="00435D21">
      <w:pPr>
        <w:spacing w:before="31" w:after="31" w:line="360" w:lineRule="auto"/>
        <w:ind w:firstLine="480"/>
        <w:jc w:val="left"/>
        <w:rPr>
          <w:color w:val="FF0000"/>
          <w:shd w:val="pct15" w:color="auto" w:fill="FFFFFF"/>
        </w:rPr>
      </w:pPr>
      <w:r>
        <w:rPr>
          <w:rFonts w:hint="eastAsia"/>
          <w:noProof/>
          <w:color w:val="FF0000"/>
          <w:shd w:val="pct15" w:color="auto" w:fill="FFFFFF"/>
        </w:rPr>
        <w:lastRenderedPageBreak/>
        <w:drawing>
          <wp:inline distT="0" distB="0" distL="0" distR="0">
            <wp:extent cx="5271770" cy="3260090"/>
            <wp:effectExtent l="19050" t="0" r="5080" b="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5271770" cy="3260090"/>
                    </a:xfrm>
                    <a:prstGeom prst="rect">
                      <a:avLst/>
                    </a:prstGeom>
                    <a:noFill/>
                    <a:ln w="9525">
                      <a:noFill/>
                      <a:miter lim="800000"/>
                      <a:headEnd/>
                      <a:tailEnd/>
                    </a:ln>
                  </pic:spPr>
                </pic:pic>
              </a:graphicData>
            </a:graphic>
          </wp:inline>
        </w:drawing>
      </w:r>
    </w:p>
    <w:p w:rsidR="00847163" w:rsidRPr="00435D21" w:rsidRDefault="00847163" w:rsidP="00435D21">
      <w:pPr>
        <w:spacing w:before="31" w:after="31" w:line="360" w:lineRule="auto"/>
        <w:ind w:firstLine="480"/>
        <w:jc w:val="center"/>
        <w:rPr>
          <w:b/>
          <w:sz w:val="24"/>
        </w:rPr>
      </w:pPr>
      <w:r w:rsidRPr="00435D21">
        <w:rPr>
          <w:rFonts w:hint="eastAsia"/>
          <w:shd w:val="pct15" w:color="auto" w:fill="FFFFFF"/>
        </w:rPr>
        <w:t>图</w:t>
      </w:r>
      <w:r w:rsidR="00395775">
        <w:rPr>
          <w:rFonts w:hint="eastAsia"/>
          <w:shd w:val="pct15" w:color="auto" w:fill="FFFFFF"/>
        </w:rPr>
        <w:t>13</w:t>
      </w:r>
      <w:r w:rsidRPr="00435D21">
        <w:rPr>
          <w:shd w:val="pct15" w:color="auto" w:fill="FFFFFF"/>
        </w:rPr>
        <w:noBreakHyphen/>
      </w:r>
      <w:r w:rsidR="00395775">
        <w:rPr>
          <w:rFonts w:hint="eastAsia"/>
          <w:shd w:val="pct15" w:color="auto" w:fill="FFFFFF"/>
        </w:rPr>
        <w:t>1</w:t>
      </w:r>
      <w:r w:rsidRPr="00435D21">
        <w:rPr>
          <w:rFonts w:hint="eastAsia"/>
          <w:shd w:val="pct15" w:color="auto" w:fill="FFFFFF"/>
        </w:rPr>
        <w:t>原油快评整体示意图</w:t>
      </w:r>
    </w:p>
    <w:p w:rsidR="00847163" w:rsidRPr="00DC7AB9" w:rsidRDefault="00847163" w:rsidP="00847163">
      <w:pPr>
        <w:pStyle w:val="Heading2"/>
        <w:numPr>
          <w:ilvl w:val="1"/>
          <w:numId w:val="0"/>
        </w:numPr>
        <w:tabs>
          <w:tab w:val="num" w:pos="576"/>
        </w:tabs>
        <w:adjustRightInd/>
        <w:spacing w:before="31" w:after="31" w:line="416" w:lineRule="auto"/>
        <w:ind w:left="576" w:hanging="576"/>
        <w:jc w:val="both"/>
        <w:textAlignment w:val="auto"/>
        <w:rPr>
          <w:b w:val="0"/>
        </w:rPr>
      </w:pPr>
      <w:bookmarkStart w:id="1388" w:name="_Toc429841462"/>
      <w:bookmarkStart w:id="1389" w:name="_Toc493789849"/>
      <w:r>
        <w:rPr>
          <w:rFonts w:hint="eastAsia"/>
        </w:rPr>
        <w:t>13.</w:t>
      </w:r>
      <w:r w:rsidR="00435D21">
        <w:rPr>
          <w:rFonts w:hint="eastAsia"/>
        </w:rPr>
        <w:t>10</w:t>
      </w:r>
      <w:r>
        <w:rPr>
          <w:rFonts w:hint="eastAsia"/>
        </w:rPr>
        <w:t xml:space="preserve">.1 </w:t>
      </w:r>
      <w:r w:rsidRPr="00DC7AB9">
        <w:t>NMR</w:t>
      </w:r>
      <w:r w:rsidRPr="00DC7AB9">
        <w:rPr>
          <w:rFonts w:hint="eastAsia"/>
        </w:rPr>
        <w:t>分析</w:t>
      </w:r>
      <w:bookmarkEnd w:id="1388"/>
      <w:bookmarkEnd w:id="1389"/>
    </w:p>
    <w:p w:rsidR="00435D21" w:rsidRDefault="00847163" w:rsidP="00847163">
      <w:pPr>
        <w:spacing w:before="31" w:after="31" w:line="360" w:lineRule="auto"/>
        <w:ind w:firstLine="480"/>
        <w:rPr>
          <w:rFonts w:ascii="宋体" w:hAnsi="宋体"/>
          <w:bCs/>
          <w:sz w:val="24"/>
        </w:rPr>
      </w:pPr>
      <w:r>
        <w:rPr>
          <w:rFonts w:ascii="宋体" w:hAnsi="宋体" w:hint="eastAsia"/>
          <w:bCs/>
          <w:sz w:val="24"/>
        </w:rPr>
        <w:t>NMR分析系统是整个项目的核心</w:t>
      </w:r>
      <w:r w:rsidR="00435D21">
        <w:rPr>
          <w:rFonts w:ascii="宋体" w:hAnsi="宋体" w:hint="eastAsia"/>
          <w:bCs/>
          <w:sz w:val="24"/>
        </w:rPr>
        <w:t>环节</w:t>
      </w:r>
      <w:r>
        <w:rPr>
          <w:rFonts w:ascii="宋体" w:hAnsi="宋体" w:hint="eastAsia"/>
          <w:bCs/>
          <w:sz w:val="24"/>
        </w:rPr>
        <w:t>，NMR分析仪对收取的样品进行分析，为</w:t>
      </w:r>
      <w:r w:rsidR="00435D21">
        <w:rPr>
          <w:rFonts w:ascii="宋体" w:hAnsi="宋体" w:hint="eastAsia"/>
          <w:bCs/>
          <w:sz w:val="24"/>
        </w:rPr>
        <w:t>解决方案的</w:t>
      </w:r>
      <w:r>
        <w:rPr>
          <w:rFonts w:ascii="宋体" w:hAnsi="宋体" w:hint="eastAsia"/>
          <w:bCs/>
          <w:sz w:val="24"/>
        </w:rPr>
        <w:t>后续系统提供最初始的分析数据</w:t>
      </w:r>
      <w:r w:rsidRPr="004E4116">
        <w:rPr>
          <w:rFonts w:ascii="宋体" w:hAnsi="宋体" w:hint="eastAsia"/>
          <w:bCs/>
          <w:sz w:val="24"/>
        </w:rPr>
        <w:t>。</w:t>
      </w:r>
    </w:p>
    <w:p w:rsidR="00847163" w:rsidRDefault="00847163" w:rsidP="00847163">
      <w:pPr>
        <w:spacing w:before="31" w:after="31" w:line="360" w:lineRule="auto"/>
        <w:ind w:firstLine="480"/>
        <w:rPr>
          <w:rFonts w:ascii="宋体" w:hAnsi="宋体"/>
          <w:bCs/>
          <w:sz w:val="24"/>
        </w:rPr>
      </w:pPr>
      <w:r>
        <w:rPr>
          <w:rFonts w:ascii="宋体" w:hAnsi="宋体" w:hint="eastAsia"/>
          <w:bCs/>
          <w:sz w:val="24"/>
        </w:rPr>
        <w:t>NMR分析分析流程示意图如下图所示：</w:t>
      </w:r>
    </w:p>
    <w:p w:rsidR="00847163" w:rsidRDefault="00435D21" w:rsidP="00847163">
      <w:pPr>
        <w:spacing w:before="31" w:after="31" w:line="360" w:lineRule="auto"/>
        <w:jc w:val="center"/>
      </w:pPr>
      <w:r>
        <w:rPr>
          <w:noProof/>
        </w:rPr>
        <w:drawing>
          <wp:inline distT="0" distB="0" distL="0" distR="0">
            <wp:extent cx="4587875" cy="1939925"/>
            <wp:effectExtent l="19050" t="0" r="3175" b="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4587875" cy="1939925"/>
                    </a:xfrm>
                    <a:prstGeom prst="rect">
                      <a:avLst/>
                    </a:prstGeom>
                    <a:noFill/>
                    <a:ln w="9525">
                      <a:noFill/>
                      <a:miter lim="800000"/>
                      <a:headEnd/>
                      <a:tailEnd/>
                    </a:ln>
                  </pic:spPr>
                </pic:pic>
              </a:graphicData>
            </a:graphic>
          </wp:inline>
        </w:drawing>
      </w:r>
    </w:p>
    <w:p w:rsidR="00847163" w:rsidRPr="002D0BDF" w:rsidRDefault="00847163" w:rsidP="00847163">
      <w:pPr>
        <w:spacing w:before="31" w:after="31" w:line="360" w:lineRule="auto"/>
        <w:jc w:val="center"/>
        <w:rPr>
          <w:rFonts w:ascii="宋体" w:hAnsi="宋体"/>
          <w:b/>
          <w:bCs/>
          <w:sz w:val="24"/>
        </w:rPr>
      </w:pPr>
      <w:r w:rsidRPr="002A17F7">
        <w:rPr>
          <w:rFonts w:hint="eastAsia"/>
        </w:rPr>
        <w:t>图</w:t>
      </w:r>
      <w:r w:rsidR="00395775">
        <w:rPr>
          <w:rFonts w:hint="eastAsia"/>
        </w:rPr>
        <w:t>13</w:t>
      </w:r>
      <w:r w:rsidR="00395775">
        <w:t xml:space="preserve">-2 </w:t>
      </w:r>
      <w:r w:rsidRPr="004A0376">
        <w:rPr>
          <w:rFonts w:hint="eastAsia"/>
        </w:rPr>
        <w:t>NMR</w:t>
      </w:r>
      <w:r w:rsidR="00843572">
        <w:rPr>
          <w:rFonts w:hint="eastAsia"/>
        </w:rPr>
        <w:t>原油快评</w:t>
      </w:r>
      <w:r w:rsidRPr="004A0376">
        <w:rPr>
          <w:rFonts w:hint="eastAsia"/>
        </w:rPr>
        <w:t>分析流程</w:t>
      </w:r>
      <w:r>
        <w:rPr>
          <w:rFonts w:hint="eastAsia"/>
        </w:rPr>
        <w:t>示意</w:t>
      </w:r>
      <w:r w:rsidRPr="004A0376">
        <w:rPr>
          <w:rFonts w:hint="eastAsia"/>
        </w:rPr>
        <w:t>图</w:t>
      </w:r>
    </w:p>
    <w:p w:rsidR="00847163" w:rsidRPr="00DC7AB9" w:rsidRDefault="00435D21" w:rsidP="00496D45">
      <w:pPr>
        <w:pStyle w:val="Heading3"/>
        <w:numPr>
          <w:ilvl w:val="2"/>
          <w:numId w:val="0"/>
        </w:numPr>
        <w:adjustRightInd/>
        <w:spacing w:beforeLines="10" w:before="31" w:afterLines="10" w:after="31" w:line="360" w:lineRule="auto"/>
        <w:jc w:val="both"/>
        <w:textAlignment w:val="auto"/>
      </w:pPr>
      <w:bookmarkStart w:id="1390" w:name="_Toc429841463"/>
      <w:bookmarkStart w:id="1391" w:name="_Toc493789850"/>
      <w:r>
        <w:rPr>
          <w:rFonts w:hint="eastAsia"/>
        </w:rPr>
        <w:t>13.10.2</w:t>
      </w:r>
      <w:r w:rsidR="00847163">
        <w:rPr>
          <w:rFonts w:hint="eastAsia"/>
        </w:rPr>
        <w:t xml:space="preserve"> </w:t>
      </w:r>
      <w:r w:rsidR="00847163">
        <w:rPr>
          <w:rFonts w:hint="eastAsia"/>
        </w:rPr>
        <w:t>样品</w:t>
      </w:r>
      <w:r w:rsidR="00847163" w:rsidRPr="00DC7AB9">
        <w:rPr>
          <w:rFonts w:hint="eastAsia"/>
        </w:rPr>
        <w:t>处理</w:t>
      </w:r>
      <w:bookmarkEnd w:id="1390"/>
      <w:bookmarkEnd w:id="1391"/>
    </w:p>
    <w:p w:rsidR="00847163" w:rsidRPr="0014276B" w:rsidRDefault="00847163" w:rsidP="00847163">
      <w:pPr>
        <w:spacing w:before="31" w:after="31" w:line="360" w:lineRule="auto"/>
        <w:ind w:firstLine="480"/>
        <w:rPr>
          <w:rFonts w:ascii="宋体" w:hAnsi="宋体"/>
          <w:bCs/>
          <w:sz w:val="24"/>
        </w:rPr>
      </w:pPr>
      <w:r>
        <w:rPr>
          <w:rFonts w:ascii="宋体" w:hAnsi="宋体" w:hint="eastAsia"/>
          <w:bCs/>
          <w:sz w:val="24"/>
        </w:rPr>
        <w:t>原油样品无需处理，直接装入核磁管即可。</w:t>
      </w:r>
    </w:p>
    <w:p w:rsidR="00847163" w:rsidRPr="00C11E72" w:rsidRDefault="00435D21" w:rsidP="00496D45">
      <w:pPr>
        <w:pStyle w:val="Heading3"/>
        <w:numPr>
          <w:ilvl w:val="2"/>
          <w:numId w:val="0"/>
        </w:numPr>
        <w:adjustRightInd/>
        <w:spacing w:beforeLines="10" w:before="31" w:afterLines="10" w:after="31" w:line="360" w:lineRule="auto"/>
        <w:jc w:val="both"/>
        <w:textAlignment w:val="auto"/>
      </w:pPr>
      <w:bookmarkStart w:id="1392" w:name="_Toc429841464"/>
      <w:bookmarkStart w:id="1393" w:name="_Toc493789851"/>
      <w:r>
        <w:rPr>
          <w:rFonts w:hint="eastAsia"/>
        </w:rPr>
        <w:t>13.10.3</w:t>
      </w:r>
      <w:r>
        <w:t xml:space="preserve"> </w:t>
      </w:r>
      <w:r w:rsidR="00847163">
        <w:rPr>
          <w:rFonts w:hint="eastAsia"/>
        </w:rPr>
        <w:t>NMR</w:t>
      </w:r>
      <w:r w:rsidR="00847163">
        <w:rPr>
          <w:rFonts w:hint="eastAsia"/>
        </w:rPr>
        <w:t>分析数据</w:t>
      </w:r>
      <w:bookmarkEnd w:id="1392"/>
      <w:bookmarkEnd w:id="1393"/>
    </w:p>
    <w:p w:rsidR="00847163" w:rsidRPr="0014276B" w:rsidRDefault="00847163" w:rsidP="00847163">
      <w:pPr>
        <w:spacing w:before="31" w:after="31" w:line="360" w:lineRule="auto"/>
        <w:ind w:firstLine="480"/>
        <w:rPr>
          <w:rFonts w:ascii="宋体" w:hAnsi="宋体"/>
          <w:bCs/>
          <w:sz w:val="24"/>
        </w:rPr>
      </w:pPr>
      <w:r>
        <w:rPr>
          <w:rFonts w:ascii="宋体" w:hAnsi="宋体" w:hint="eastAsia"/>
          <w:bCs/>
          <w:sz w:val="24"/>
        </w:rPr>
        <w:t>装好样品的核磁管放入NMR分析仪器，点击分析。样品在仪器中分析</w:t>
      </w:r>
      <w:r w:rsidR="00CE50F8">
        <w:rPr>
          <w:rFonts w:ascii="宋体" w:hAnsi="宋体"/>
          <w:bCs/>
          <w:sz w:val="24"/>
        </w:rPr>
        <w:t>5</w:t>
      </w:r>
      <w:r>
        <w:rPr>
          <w:rFonts w:ascii="宋体" w:hAnsi="宋体" w:hint="eastAsia"/>
          <w:bCs/>
          <w:sz w:val="24"/>
        </w:rPr>
        <w:t>分钟，得到原油的快评分析数据，然后进行后续操作。</w:t>
      </w:r>
    </w:p>
    <w:p w:rsidR="00847163" w:rsidRDefault="00435D21" w:rsidP="00496D45">
      <w:pPr>
        <w:pStyle w:val="Heading3"/>
        <w:numPr>
          <w:ilvl w:val="2"/>
          <w:numId w:val="0"/>
        </w:numPr>
        <w:adjustRightInd/>
        <w:spacing w:beforeLines="10" w:before="31" w:afterLines="10" w:after="31" w:line="360" w:lineRule="auto"/>
        <w:jc w:val="both"/>
        <w:textAlignment w:val="auto"/>
      </w:pPr>
      <w:bookmarkStart w:id="1394" w:name="_Toc429841466"/>
      <w:bookmarkStart w:id="1395" w:name="_Toc493789852"/>
      <w:r>
        <w:rPr>
          <w:rFonts w:hint="eastAsia"/>
        </w:rPr>
        <w:lastRenderedPageBreak/>
        <w:t>13.10.</w:t>
      </w:r>
      <w:r>
        <w:t>4</w:t>
      </w:r>
      <w:r w:rsidR="00847163">
        <w:rPr>
          <w:rFonts w:hint="eastAsia"/>
        </w:rPr>
        <w:t xml:space="preserve"> </w:t>
      </w:r>
      <w:r w:rsidR="00847163">
        <w:rPr>
          <w:rFonts w:hint="eastAsia"/>
        </w:rPr>
        <w:t>核磁管清洗</w:t>
      </w:r>
      <w:bookmarkEnd w:id="1394"/>
      <w:bookmarkEnd w:id="1395"/>
    </w:p>
    <w:p w:rsidR="00847163" w:rsidRPr="00D8330B" w:rsidRDefault="00847163" w:rsidP="00847163">
      <w:pPr>
        <w:pStyle w:val="21"/>
        <w:spacing w:before="31" w:after="31"/>
        <w:ind w:firstLine="480"/>
      </w:pPr>
      <w:r>
        <w:rPr>
          <w:rFonts w:hint="eastAsia"/>
        </w:rPr>
        <w:t>核磁管可以做为分析耗材，一次分析后即可直接废弃，不存在核磁管的清洗。</w:t>
      </w:r>
    </w:p>
    <w:p w:rsidR="00B9376C" w:rsidRDefault="00B9376C" w:rsidP="00496D45">
      <w:pPr>
        <w:pStyle w:val="Heading3"/>
        <w:numPr>
          <w:ilvl w:val="2"/>
          <w:numId w:val="0"/>
        </w:numPr>
        <w:adjustRightInd/>
        <w:spacing w:beforeLines="10" w:before="31" w:afterLines="10" w:after="31" w:line="360" w:lineRule="auto"/>
        <w:jc w:val="both"/>
        <w:textAlignment w:val="auto"/>
      </w:pPr>
      <w:bookmarkStart w:id="1396" w:name="_Toc493789853"/>
      <w:bookmarkStart w:id="1397" w:name="_Toc429841470"/>
      <w:r>
        <w:rPr>
          <w:rFonts w:hint="eastAsia"/>
        </w:rPr>
        <w:t>13.10.5 NMR</w:t>
      </w:r>
      <w:r>
        <w:rPr>
          <w:rFonts w:hint="eastAsia"/>
        </w:rPr>
        <w:t>的技术优势</w:t>
      </w:r>
      <w:bookmarkEnd w:id="1396"/>
    </w:p>
    <w:p w:rsidR="00B9376C" w:rsidRDefault="00B9376C" w:rsidP="00B9376C">
      <w:pPr>
        <w:pStyle w:val="21"/>
        <w:spacing w:before="31" w:after="31"/>
        <w:ind w:firstLine="480"/>
      </w:pPr>
      <w:r>
        <w:rPr>
          <w:rFonts w:hint="eastAsia"/>
        </w:rPr>
        <w:t>与市场上其它的原油快评检测工具相比，</w:t>
      </w:r>
      <w:r>
        <w:rPr>
          <w:rFonts w:hint="eastAsia"/>
        </w:rPr>
        <w:t>NMR</w:t>
      </w:r>
      <w:r>
        <w:rPr>
          <w:rFonts w:hint="eastAsia"/>
        </w:rPr>
        <w:t>分析仪器用于检测分析原油具有以下技术优势：</w:t>
      </w:r>
    </w:p>
    <w:p w:rsidR="00B9376C" w:rsidRDefault="00B9376C" w:rsidP="00B9376C">
      <w:pPr>
        <w:pStyle w:val="21"/>
        <w:numPr>
          <w:ilvl w:val="0"/>
          <w:numId w:val="55"/>
        </w:numPr>
        <w:spacing w:before="31" w:after="31"/>
        <w:ind w:firstLineChars="0"/>
      </w:pPr>
      <w:r>
        <w:rPr>
          <w:rFonts w:hint="eastAsia"/>
        </w:rPr>
        <w:t>分析速度快，整个原油样品分析过程只需要</w:t>
      </w:r>
      <w:r>
        <w:rPr>
          <w:rFonts w:hint="eastAsia"/>
        </w:rPr>
        <w:t>5</w:t>
      </w:r>
      <w:r>
        <w:rPr>
          <w:rFonts w:hint="eastAsia"/>
        </w:rPr>
        <w:t>分钟；</w:t>
      </w:r>
    </w:p>
    <w:p w:rsidR="00B9376C" w:rsidRDefault="00B9376C" w:rsidP="00B9376C">
      <w:pPr>
        <w:pStyle w:val="21"/>
        <w:numPr>
          <w:ilvl w:val="0"/>
          <w:numId w:val="55"/>
        </w:numPr>
        <w:spacing w:before="31" w:after="31"/>
        <w:ind w:firstLineChars="0"/>
      </w:pPr>
      <w:r>
        <w:rPr>
          <w:rFonts w:hint="eastAsia"/>
        </w:rPr>
        <w:t>分析结果准确度高、受干扰小。</w:t>
      </w:r>
      <w:r>
        <w:rPr>
          <w:rFonts w:hint="eastAsia"/>
        </w:rPr>
        <w:t>NMR</w:t>
      </w:r>
      <w:r>
        <w:rPr>
          <w:rFonts w:hint="eastAsia"/>
        </w:rPr>
        <w:t>分析信号不会受到样品温度、原油产地变化、工艺条件变化、样品是否含固体杂质等各种因素干扰。</w:t>
      </w:r>
    </w:p>
    <w:p w:rsidR="00B9376C" w:rsidRDefault="00B9376C" w:rsidP="00B9376C">
      <w:pPr>
        <w:pStyle w:val="21"/>
        <w:numPr>
          <w:ilvl w:val="0"/>
          <w:numId w:val="55"/>
        </w:numPr>
        <w:spacing w:before="31" w:after="31"/>
        <w:ind w:firstLineChars="0"/>
        <w:rPr>
          <w:ins w:id="1398" w:author="KH" w:date="2017-09-22T14:11:00Z"/>
        </w:rPr>
      </w:pPr>
      <w:r>
        <w:rPr>
          <w:rFonts w:hint="eastAsia"/>
        </w:rPr>
        <w:t>NMR</w:t>
      </w:r>
      <w:r>
        <w:rPr>
          <w:rFonts w:hint="eastAsia"/>
        </w:rPr>
        <w:t>能够</w:t>
      </w:r>
      <w:ins w:id="1399" w:author="KH" w:date="2017-09-22T14:10:00Z">
        <w:r w:rsidR="00C21607">
          <w:rPr>
            <w:rFonts w:hint="eastAsia"/>
          </w:rPr>
          <w:t>更准确的</w:t>
        </w:r>
      </w:ins>
      <w:r>
        <w:rPr>
          <w:rFonts w:hint="eastAsia"/>
        </w:rPr>
        <w:t>分析原油中的水含量。无论原油是脱水前还是脱水后，</w:t>
      </w:r>
      <w:r>
        <w:rPr>
          <w:rFonts w:hint="eastAsia"/>
        </w:rPr>
        <w:t>NMR</w:t>
      </w:r>
      <w:r>
        <w:rPr>
          <w:rFonts w:hint="eastAsia"/>
        </w:rPr>
        <w:t>都能够对原油中处于不同浓度的水做检测分析；</w:t>
      </w:r>
    </w:p>
    <w:p w:rsidR="00C21607" w:rsidRDefault="00C21607" w:rsidP="00B9376C">
      <w:pPr>
        <w:pStyle w:val="21"/>
        <w:numPr>
          <w:ilvl w:val="0"/>
          <w:numId w:val="55"/>
        </w:numPr>
        <w:spacing w:before="31" w:after="31"/>
        <w:ind w:firstLineChars="0"/>
      </w:pPr>
      <w:ins w:id="1400" w:author="KH" w:date="2017-09-22T14:11:00Z">
        <w:r>
          <w:rPr>
            <w:rFonts w:hint="eastAsia"/>
          </w:rPr>
          <w:t>NMR</w:t>
        </w:r>
        <w:r>
          <w:rPr>
            <w:rFonts w:hint="eastAsia"/>
          </w:rPr>
          <w:t>能够更准确的分析原油中的硫含量</w:t>
        </w:r>
      </w:ins>
      <w:ins w:id="1401" w:author="KH" w:date="2017-09-22T14:34:00Z">
        <w:r w:rsidR="00921CC7">
          <w:rPr>
            <w:rFonts w:hint="eastAsia"/>
          </w:rPr>
          <w:t>；</w:t>
        </w:r>
      </w:ins>
    </w:p>
    <w:p w:rsidR="00B9376C" w:rsidRDefault="00B9376C" w:rsidP="00B9376C">
      <w:pPr>
        <w:pStyle w:val="21"/>
        <w:numPr>
          <w:ilvl w:val="0"/>
          <w:numId w:val="55"/>
        </w:numPr>
        <w:spacing w:before="31" w:after="31"/>
        <w:ind w:firstLineChars="0"/>
      </w:pPr>
      <w:r>
        <w:rPr>
          <w:rFonts w:hint="eastAsia"/>
        </w:rPr>
        <w:t>基于</w:t>
      </w:r>
      <w:r>
        <w:rPr>
          <w:rFonts w:hint="eastAsia"/>
        </w:rPr>
        <w:t>NMR</w:t>
      </w:r>
      <w:r>
        <w:rPr>
          <w:rFonts w:hint="eastAsia"/>
        </w:rPr>
        <w:t>信号基础上的模型鲁棒性极好，模型使用时间甚至可以超过一年，无需校正。</w:t>
      </w:r>
    </w:p>
    <w:p w:rsidR="00B9376C" w:rsidRDefault="00B9376C" w:rsidP="00B9376C">
      <w:pPr>
        <w:pStyle w:val="21"/>
        <w:numPr>
          <w:ilvl w:val="0"/>
          <w:numId w:val="55"/>
        </w:numPr>
        <w:spacing w:before="31" w:after="31"/>
        <w:ind w:firstLineChars="0"/>
      </w:pPr>
      <w:r>
        <w:rPr>
          <w:rFonts w:hint="eastAsia"/>
        </w:rPr>
        <w:t>操作简单。从罐区取来的原油样品，不需要做任何处理，直接放入</w:t>
      </w:r>
      <w:r>
        <w:rPr>
          <w:rFonts w:hint="eastAsia"/>
        </w:rPr>
        <w:t>NMR</w:t>
      </w:r>
      <w:r>
        <w:rPr>
          <w:rFonts w:hint="eastAsia"/>
        </w:rPr>
        <w:t>核磁管进行分析，无需样品处理。</w:t>
      </w:r>
    </w:p>
    <w:p w:rsidR="00364A87" w:rsidRDefault="00B9376C" w:rsidP="00364A87">
      <w:pPr>
        <w:pStyle w:val="21"/>
        <w:numPr>
          <w:ilvl w:val="0"/>
          <w:numId w:val="55"/>
        </w:numPr>
        <w:spacing w:before="31" w:after="31"/>
        <w:ind w:firstLineChars="0"/>
        <w:rPr>
          <w:ins w:id="1402" w:author="KH" w:date="2017-09-22T13:59:00Z"/>
        </w:rPr>
      </w:pPr>
      <w:r>
        <w:rPr>
          <w:rFonts w:hint="eastAsia"/>
        </w:rPr>
        <w:t>维护工作量极小。</w:t>
      </w:r>
      <w:r>
        <w:rPr>
          <w:rFonts w:hint="eastAsia"/>
        </w:rPr>
        <w:t>NMR</w:t>
      </w:r>
      <w:r>
        <w:rPr>
          <w:rFonts w:hint="eastAsia"/>
        </w:rPr>
        <w:t>分析仪器无任何机械件，基本没有日常维护。</w:t>
      </w:r>
    </w:p>
    <w:p w:rsidR="00364A87" w:rsidRPr="00364A87" w:rsidRDefault="00364A87">
      <w:pPr>
        <w:pStyle w:val="21"/>
        <w:spacing w:before="31" w:after="31"/>
        <w:ind w:firstLineChars="0" w:firstLine="0"/>
        <w:rPr>
          <w:ins w:id="1403" w:author="KH" w:date="2017-09-22T13:59:00Z"/>
          <w:rFonts w:ascii="Arial Bold" w:hAnsi="Arial Bold"/>
          <w:b/>
          <w:bCs/>
          <w:kern w:val="0"/>
          <w:szCs w:val="32"/>
          <w:rPrChange w:id="1404" w:author="KH" w:date="2017-09-22T14:00:00Z">
            <w:rPr>
              <w:ins w:id="1405" w:author="KH" w:date="2017-09-22T13:59:00Z"/>
            </w:rPr>
          </w:rPrChange>
        </w:rPr>
        <w:pPrChange w:id="1406" w:author="KH" w:date="2017-09-22T13:59:00Z">
          <w:pPr>
            <w:pStyle w:val="21"/>
            <w:numPr>
              <w:numId w:val="55"/>
            </w:numPr>
            <w:spacing w:before="31" w:after="31"/>
            <w:ind w:left="840" w:firstLineChars="0" w:hanging="360"/>
          </w:pPr>
        </w:pPrChange>
      </w:pPr>
      <w:ins w:id="1407" w:author="KH" w:date="2017-09-22T13:59:00Z">
        <w:r w:rsidRPr="00364A87">
          <w:rPr>
            <w:rFonts w:ascii="Arial Bold" w:hAnsi="Arial Bold"/>
            <w:b/>
            <w:bCs/>
            <w:kern w:val="0"/>
            <w:szCs w:val="32"/>
            <w:rPrChange w:id="1408" w:author="KH" w:date="2017-09-22T14:00:00Z">
              <w:rPr/>
            </w:rPrChange>
          </w:rPr>
          <w:t xml:space="preserve">13.10.6 </w:t>
        </w:r>
        <w:r w:rsidRPr="00364A87">
          <w:rPr>
            <w:rFonts w:ascii="Arial Bold" w:hAnsi="Arial Bold" w:hint="eastAsia"/>
            <w:b/>
            <w:bCs/>
            <w:kern w:val="0"/>
            <w:szCs w:val="32"/>
            <w:rPrChange w:id="1409" w:author="KH" w:date="2017-09-22T14:00:00Z">
              <w:rPr>
                <w:rFonts w:hint="eastAsia"/>
              </w:rPr>
            </w:rPrChange>
          </w:rPr>
          <w:t>原油数据库</w:t>
        </w:r>
      </w:ins>
    </w:p>
    <w:p w:rsidR="00364A87" w:rsidRDefault="00364A87" w:rsidP="00364A87">
      <w:pPr>
        <w:pStyle w:val="21"/>
        <w:spacing w:before="31" w:after="31"/>
        <w:ind w:firstLine="440"/>
        <w:rPr>
          <w:ins w:id="1410" w:author="KH" w:date="2017-09-22T14:01:00Z"/>
        </w:rPr>
      </w:pPr>
      <w:ins w:id="1411" w:author="KH" w:date="2017-09-22T14:01:00Z">
        <w:r w:rsidRPr="00435D21">
          <w:rPr>
            <w:rFonts w:asciiTheme="minorEastAsia" w:eastAsiaTheme="minorEastAsia" w:hAnsiTheme="minorEastAsia" w:hint="eastAsia"/>
            <w:sz w:val="22"/>
          </w:rPr>
          <w:t>凯利安能</w:t>
        </w:r>
        <w:r>
          <w:rPr>
            <w:rFonts w:hint="eastAsia"/>
          </w:rPr>
          <w:t>团队经过过去十多年的积累，目前已经构建了全球超过</w:t>
        </w:r>
        <w:r>
          <w:rPr>
            <w:rFonts w:hint="eastAsia"/>
          </w:rPr>
          <w:t>3000</w:t>
        </w:r>
        <w:r>
          <w:rPr>
            <w:rFonts w:hint="eastAsia"/>
          </w:rPr>
          <w:t>种原油的详细评价数据库，细至</w:t>
        </w:r>
        <w:r>
          <w:rPr>
            <w:rFonts w:hint="eastAsia"/>
          </w:rPr>
          <w:t>5</w:t>
        </w:r>
        <w:r>
          <w:rPr>
            <w:rFonts w:hint="eastAsia"/>
          </w:rPr>
          <w:t>°</w:t>
        </w:r>
        <w:r>
          <w:rPr>
            <w:rFonts w:hint="eastAsia"/>
          </w:rPr>
          <w:t>C</w:t>
        </w:r>
        <w:r>
          <w:rPr>
            <w:rFonts w:hint="eastAsia"/>
          </w:rPr>
          <w:t>窄馏分，含</w:t>
        </w:r>
      </w:ins>
      <w:ins w:id="1412" w:author="KH" w:date="2017-09-22T14:05:00Z">
        <w:r>
          <w:rPr>
            <w:rFonts w:hint="eastAsia"/>
          </w:rPr>
          <w:t>86</w:t>
        </w:r>
      </w:ins>
      <w:ins w:id="1413" w:author="KH" w:date="2017-09-22T14:01:00Z">
        <w:r>
          <w:rPr>
            <w:rFonts w:hint="eastAsia"/>
          </w:rPr>
          <w:t>项物性数据，是当前全球范围内原油数量最多、数据最详细的评价数据库</w:t>
        </w:r>
      </w:ins>
      <w:ins w:id="1414" w:author="KH" w:date="2017-09-22T14:05:00Z">
        <w:r>
          <w:rPr>
            <w:rFonts w:hint="eastAsia"/>
          </w:rPr>
          <w:t>（以下简称</w:t>
        </w:r>
        <w:r>
          <w:rPr>
            <w:rFonts w:hint="eastAsia"/>
          </w:rPr>
          <w:t>SP-MCA</w:t>
        </w:r>
      </w:ins>
      <w:ins w:id="1415" w:author="KH" w:date="2017-09-22T14:06:00Z">
        <w:r>
          <w:rPr>
            <w:rFonts w:hint="eastAsia"/>
          </w:rPr>
          <w:t xml:space="preserve"> </w:t>
        </w:r>
      </w:ins>
      <w:ins w:id="1416" w:author="KH" w:date="2017-09-22T14:05:00Z">
        <w:r>
          <w:rPr>
            <w:rFonts w:hint="eastAsia"/>
          </w:rPr>
          <w:t>D</w:t>
        </w:r>
      </w:ins>
      <w:ins w:id="1417" w:author="KH" w:date="2017-09-22T14:06:00Z">
        <w:r>
          <w:rPr>
            <w:rFonts w:hint="eastAsia"/>
          </w:rPr>
          <w:t>atabase</w:t>
        </w:r>
      </w:ins>
      <w:ins w:id="1418" w:author="KH" w:date="2017-09-22T14:05:00Z">
        <w:r>
          <w:rPr>
            <w:rFonts w:hint="eastAsia"/>
          </w:rPr>
          <w:t>）</w:t>
        </w:r>
      </w:ins>
      <w:ins w:id="1419" w:author="KH" w:date="2017-09-22T14:01:00Z">
        <w:r>
          <w:rPr>
            <w:rFonts w:hint="eastAsia"/>
          </w:rPr>
          <w:t>。</w:t>
        </w:r>
      </w:ins>
    </w:p>
    <w:p w:rsidR="00364A87" w:rsidRDefault="00364A87" w:rsidP="00364A87">
      <w:pPr>
        <w:pStyle w:val="21"/>
        <w:spacing w:before="31" w:after="31"/>
        <w:ind w:firstLine="480"/>
        <w:rPr>
          <w:ins w:id="1420" w:author="KH" w:date="2017-09-22T14:01:00Z"/>
        </w:rPr>
      </w:pPr>
      <w:ins w:id="1421" w:author="KH" w:date="2017-09-22T14:01:00Z">
        <w:r>
          <w:rPr>
            <w:rFonts w:hint="eastAsia"/>
          </w:rPr>
          <w:t>数据库涵盖</w:t>
        </w:r>
        <w:r>
          <w:rPr>
            <w:rFonts w:hint="eastAsia"/>
          </w:rPr>
          <w:t>6</w:t>
        </w:r>
        <w:r>
          <w:rPr>
            <w:rFonts w:hint="eastAsia"/>
          </w:rPr>
          <w:t>大地区</w:t>
        </w:r>
        <w:r>
          <w:rPr>
            <w:rFonts w:hint="eastAsia"/>
          </w:rPr>
          <w:t>80</w:t>
        </w:r>
        <w:r>
          <w:rPr>
            <w:rFonts w:hint="eastAsia"/>
          </w:rPr>
          <w:t>多个国家。同时包含拥有自主知识产权的物性分布模型，包括收率分布、硫分布、氮分布、密度、辛烷值、十六烷值、闪点、凝点、残碳、粘度等</w:t>
        </w:r>
      </w:ins>
      <w:ins w:id="1422" w:author="KH" w:date="2017-09-22T14:04:00Z">
        <w:r>
          <w:rPr>
            <w:rFonts w:hint="eastAsia"/>
          </w:rPr>
          <w:t>86</w:t>
        </w:r>
        <w:r>
          <w:rPr>
            <w:rFonts w:hint="eastAsia"/>
          </w:rPr>
          <w:t>项性质及收率数据</w:t>
        </w:r>
      </w:ins>
      <w:ins w:id="1423" w:author="KH" w:date="2017-09-22T14:01:00Z">
        <w:r>
          <w:rPr>
            <w:rFonts w:hint="eastAsia"/>
          </w:rPr>
          <w:t>。</w:t>
        </w:r>
      </w:ins>
    </w:p>
    <w:p w:rsidR="00364A87" w:rsidRDefault="00364A87">
      <w:pPr>
        <w:pStyle w:val="21"/>
        <w:spacing w:before="31" w:after="31"/>
        <w:ind w:firstLineChars="0" w:firstLine="0"/>
        <w:rPr>
          <w:ins w:id="1424" w:author="KH" w:date="2017-09-22T14:08:00Z"/>
        </w:rPr>
        <w:pPrChange w:id="1425" w:author="KH" w:date="2017-09-22T13:59:00Z">
          <w:pPr>
            <w:pStyle w:val="21"/>
            <w:numPr>
              <w:numId w:val="55"/>
            </w:numPr>
            <w:spacing w:before="31" w:after="31"/>
            <w:ind w:left="840" w:firstLineChars="0" w:hanging="360"/>
          </w:pPr>
        </w:pPrChange>
      </w:pPr>
      <w:ins w:id="1426" w:author="KH" w:date="2017-09-22T14:01:00Z">
        <w:r>
          <w:rPr>
            <w:rFonts w:hint="eastAsia"/>
          </w:rPr>
          <w:t>数据库涵盖重质、中质、轻质，石蜡基、中间基、环烷基，高硫、中硫、低硫，高酸、低酸，海洋原油、陆地原油，等各种类别。每个原油详细至</w:t>
        </w:r>
        <w:r>
          <w:rPr>
            <w:rFonts w:hint="eastAsia"/>
          </w:rPr>
          <w:t>5</w:t>
        </w:r>
        <w:r>
          <w:rPr>
            <w:rFonts w:hint="eastAsia"/>
          </w:rPr>
          <w:t>°</w:t>
        </w:r>
        <w:r>
          <w:rPr>
            <w:rFonts w:hint="eastAsia"/>
          </w:rPr>
          <w:t>C</w:t>
        </w:r>
        <w:r>
          <w:rPr>
            <w:rFonts w:hint="eastAsia"/>
          </w:rPr>
          <w:t>窄馏分的收率与</w:t>
        </w:r>
      </w:ins>
      <w:ins w:id="1427" w:author="KH" w:date="2017-09-22T14:04:00Z">
        <w:r>
          <w:rPr>
            <w:rFonts w:hint="eastAsia"/>
          </w:rPr>
          <w:t>86</w:t>
        </w:r>
      </w:ins>
      <w:ins w:id="1428" w:author="KH" w:date="2017-09-22T14:01:00Z">
        <w:r w:rsidR="00C4357C">
          <w:rPr>
            <w:rFonts w:hint="eastAsia"/>
          </w:rPr>
          <w:t>项详细性质。基于</w:t>
        </w:r>
        <w:r>
          <w:rPr>
            <w:rFonts w:hint="eastAsia"/>
          </w:rPr>
          <w:t>原油评价数据库及配套</w:t>
        </w:r>
      </w:ins>
      <w:ins w:id="1429" w:author="KH" w:date="2017-09-22T14:36:00Z">
        <w:r w:rsidR="00C4357C">
          <w:rPr>
            <w:rFonts w:hint="eastAsia"/>
          </w:rPr>
          <w:t>的</w:t>
        </w:r>
        <w:r w:rsidR="00C4357C">
          <w:rPr>
            <w:rFonts w:hint="eastAsia"/>
          </w:rPr>
          <w:t>SP-CAMS</w:t>
        </w:r>
      </w:ins>
      <w:ins w:id="1430" w:author="KH" w:date="2017-09-22T14:01:00Z">
        <w:r>
          <w:rPr>
            <w:rFonts w:hint="eastAsia"/>
          </w:rPr>
          <w:t>软件，用户可准确预测单个原油、混合原油的任意馏分收率与详细性质。</w:t>
        </w:r>
        <w:bookmarkStart w:id="1431" w:name="_GoBack"/>
        <w:bookmarkEnd w:id="1431"/>
        <w:r>
          <w:rPr>
            <w:rFonts w:hint="eastAsia"/>
          </w:rPr>
          <w:t>相关物性模</w:t>
        </w:r>
        <w:r>
          <w:rPr>
            <w:rFonts w:hint="eastAsia"/>
          </w:rPr>
          <w:lastRenderedPageBreak/>
          <w:t>型算法已申请</w:t>
        </w:r>
        <w:r>
          <w:rPr>
            <w:rFonts w:hint="eastAsia"/>
          </w:rPr>
          <w:t>4</w:t>
        </w:r>
        <w:r>
          <w:rPr>
            <w:rFonts w:hint="eastAsia"/>
          </w:rPr>
          <w:t>项专利。</w:t>
        </w:r>
      </w:ins>
    </w:p>
    <w:p w:rsidR="00C21607" w:rsidRDefault="00C21607">
      <w:pPr>
        <w:pStyle w:val="21"/>
        <w:spacing w:before="31" w:after="31"/>
        <w:ind w:firstLineChars="0" w:firstLine="0"/>
        <w:rPr>
          <w:ins w:id="1432" w:author="KH" w:date="2017-09-22T14:08:00Z"/>
        </w:rPr>
        <w:pPrChange w:id="1433" w:author="KH" w:date="2017-09-22T14:08:00Z">
          <w:pPr>
            <w:pStyle w:val="ListParagraph"/>
            <w:widowControl w:val="0"/>
            <w:numPr>
              <w:numId w:val="51"/>
            </w:numPr>
            <w:spacing w:after="0" w:line="300" w:lineRule="auto"/>
            <w:ind w:left="360" w:firstLineChars="0" w:hanging="360"/>
            <w:jc w:val="both"/>
          </w:pPr>
        </w:pPrChange>
      </w:pPr>
      <w:ins w:id="1434" w:author="KH" w:date="2017-09-22T14:08:00Z">
        <w:r>
          <w:rPr>
            <w:rFonts w:hint="eastAsia"/>
          </w:rPr>
          <w:t>SP-MCA Database</w:t>
        </w:r>
        <w:r>
          <w:rPr>
            <w:rFonts w:hint="eastAsia"/>
          </w:rPr>
          <w:t>的优势包括：</w:t>
        </w:r>
      </w:ins>
    </w:p>
    <w:p w:rsidR="00C21607" w:rsidRPr="00B9376C" w:rsidRDefault="00C21607" w:rsidP="00C21607">
      <w:pPr>
        <w:pStyle w:val="ListParagraph"/>
        <w:widowControl w:val="0"/>
        <w:numPr>
          <w:ilvl w:val="0"/>
          <w:numId w:val="51"/>
        </w:numPr>
        <w:spacing w:after="0" w:line="300" w:lineRule="auto"/>
        <w:ind w:firstLineChars="0"/>
        <w:jc w:val="both"/>
        <w:rPr>
          <w:ins w:id="1435" w:author="KH" w:date="2017-09-22T14:08:00Z"/>
          <w:rFonts w:asciiTheme="minorEastAsia" w:eastAsiaTheme="minorEastAsia" w:hAnsiTheme="minorEastAsia"/>
          <w:sz w:val="22"/>
          <w:szCs w:val="22"/>
          <w:lang w:eastAsia="zh-CN"/>
        </w:rPr>
      </w:pPr>
      <w:ins w:id="1436" w:author="KH" w:date="2017-09-22T14:08:00Z">
        <w:r w:rsidRPr="00B9376C">
          <w:rPr>
            <w:rFonts w:asciiTheme="minorEastAsia" w:eastAsiaTheme="minorEastAsia" w:hAnsiTheme="minorEastAsia" w:hint="eastAsia"/>
            <w:sz w:val="22"/>
            <w:szCs w:val="22"/>
            <w:lang w:eastAsia="zh-CN"/>
          </w:rPr>
          <w:t>原油评价数据库包含详细至5</w:t>
        </w:r>
        <w:r w:rsidRPr="00B9376C">
          <w:rPr>
            <w:rFonts w:asciiTheme="minorEastAsia" w:eastAsiaTheme="minorEastAsia" w:hAnsiTheme="minorEastAsia"/>
            <w:sz w:val="22"/>
            <w:szCs w:val="22"/>
            <w:lang w:eastAsia="zh-CN"/>
          </w:rPr>
          <w:t>°</w:t>
        </w:r>
        <w:r w:rsidRPr="00B9376C">
          <w:rPr>
            <w:rFonts w:asciiTheme="minorEastAsia" w:eastAsiaTheme="minorEastAsia" w:hAnsiTheme="minorEastAsia" w:hint="eastAsia"/>
            <w:sz w:val="22"/>
            <w:szCs w:val="22"/>
            <w:lang w:eastAsia="zh-CN"/>
          </w:rPr>
          <w:t>C窄馏分的收率与86项性质数据，用户可查看任意馏分的收率与各项性质。结合公司提供的自主开发的软件系统，为用户提供了详细的原油评价。</w:t>
        </w:r>
      </w:ins>
    </w:p>
    <w:p w:rsidR="00C21607" w:rsidRPr="00B9376C" w:rsidRDefault="00C21607" w:rsidP="00C21607">
      <w:pPr>
        <w:pStyle w:val="ListParagraph"/>
        <w:widowControl w:val="0"/>
        <w:numPr>
          <w:ilvl w:val="0"/>
          <w:numId w:val="51"/>
        </w:numPr>
        <w:spacing w:after="0" w:line="300" w:lineRule="auto"/>
        <w:ind w:firstLineChars="0"/>
        <w:jc w:val="both"/>
        <w:rPr>
          <w:ins w:id="1437" w:author="KH" w:date="2017-09-22T14:08:00Z"/>
          <w:rFonts w:asciiTheme="minorEastAsia" w:eastAsiaTheme="minorEastAsia" w:hAnsiTheme="minorEastAsia"/>
          <w:sz w:val="22"/>
          <w:szCs w:val="22"/>
          <w:lang w:eastAsia="zh-CN"/>
        </w:rPr>
      </w:pPr>
      <w:ins w:id="1438" w:author="KH" w:date="2017-09-22T14:08:00Z">
        <w:r w:rsidRPr="00B9376C">
          <w:rPr>
            <w:rFonts w:asciiTheme="minorEastAsia" w:eastAsiaTheme="minorEastAsia" w:hAnsiTheme="minorEastAsia" w:hint="eastAsia"/>
            <w:sz w:val="22"/>
            <w:szCs w:val="22"/>
            <w:lang w:eastAsia="zh-CN"/>
          </w:rPr>
          <w:t>原油评价数据库可与原油分子数据库一一对应，联合使用。在获得馏分收率、性质的基础上，用户还可获得石脑油单体烃（C3</w:t>
        </w:r>
      </w:ins>
      <w:ins w:id="1439" w:author="KH" w:date="2017-09-22T14:09:00Z">
        <w:r>
          <w:rPr>
            <w:rFonts w:asciiTheme="minorEastAsia" w:eastAsiaTheme="minorEastAsia" w:hAnsiTheme="minorEastAsia" w:hint="eastAsia"/>
            <w:sz w:val="22"/>
            <w:szCs w:val="22"/>
            <w:lang w:eastAsia="zh-CN"/>
          </w:rPr>
          <w:t>至</w:t>
        </w:r>
      </w:ins>
      <w:ins w:id="1440" w:author="KH" w:date="2017-09-22T14:08:00Z">
        <w:r w:rsidRPr="00B9376C">
          <w:rPr>
            <w:rFonts w:asciiTheme="minorEastAsia" w:eastAsiaTheme="minorEastAsia" w:hAnsiTheme="minorEastAsia" w:hint="eastAsia"/>
            <w:sz w:val="22"/>
            <w:szCs w:val="22"/>
            <w:lang w:eastAsia="zh-CN"/>
          </w:rPr>
          <w:t>C13），柴油、蜡油、渣油分子组成信息，为重整、</w:t>
        </w:r>
      </w:ins>
      <w:ins w:id="1441" w:author="KH" w:date="2017-09-22T14:09:00Z">
        <w:r>
          <w:rPr>
            <w:rFonts w:asciiTheme="minorEastAsia" w:eastAsiaTheme="minorEastAsia" w:hAnsiTheme="minorEastAsia" w:hint="eastAsia"/>
            <w:sz w:val="22"/>
            <w:szCs w:val="22"/>
            <w:lang w:eastAsia="zh-CN"/>
          </w:rPr>
          <w:t>乙烯裂解、</w:t>
        </w:r>
      </w:ins>
      <w:ins w:id="1442" w:author="KH" w:date="2017-09-22T14:08:00Z">
        <w:r w:rsidRPr="00B9376C">
          <w:rPr>
            <w:rFonts w:asciiTheme="minorEastAsia" w:eastAsiaTheme="minorEastAsia" w:hAnsiTheme="minorEastAsia" w:hint="eastAsia"/>
            <w:sz w:val="22"/>
            <w:szCs w:val="22"/>
            <w:lang w:eastAsia="zh-CN"/>
          </w:rPr>
          <w:t>催化裂化等装置提供详细的原料数据信息。</w:t>
        </w:r>
      </w:ins>
    </w:p>
    <w:p w:rsidR="00C21607" w:rsidRPr="00B9376C" w:rsidRDefault="00C21607" w:rsidP="00C21607">
      <w:pPr>
        <w:pStyle w:val="ListParagraph"/>
        <w:widowControl w:val="0"/>
        <w:numPr>
          <w:ilvl w:val="0"/>
          <w:numId w:val="51"/>
        </w:numPr>
        <w:spacing w:after="0" w:line="300" w:lineRule="auto"/>
        <w:ind w:firstLineChars="0"/>
        <w:jc w:val="both"/>
        <w:rPr>
          <w:ins w:id="1443" w:author="KH" w:date="2017-09-22T14:08:00Z"/>
          <w:rFonts w:asciiTheme="minorEastAsia" w:eastAsiaTheme="minorEastAsia" w:hAnsiTheme="minorEastAsia"/>
          <w:sz w:val="22"/>
          <w:szCs w:val="22"/>
          <w:lang w:eastAsia="zh-CN"/>
        </w:rPr>
      </w:pPr>
      <w:ins w:id="1444" w:author="KH" w:date="2017-09-22T14:08:00Z">
        <w:r w:rsidRPr="00B9376C">
          <w:rPr>
            <w:rFonts w:asciiTheme="minorEastAsia" w:eastAsiaTheme="minorEastAsia" w:hAnsiTheme="minorEastAsia" w:hint="eastAsia"/>
            <w:sz w:val="22"/>
            <w:szCs w:val="22"/>
            <w:lang w:eastAsia="zh-CN"/>
          </w:rPr>
          <w:t>凯利安能提供的原油评价数据库所含原油数据大部分为近10年数据，并以每年80-120种新数据的规模更新，不断适应国内及国际原油的变化。而市面上其他数据库部分数据较老，甚至包含50年前数据，很多油田已不复存在。</w:t>
        </w:r>
      </w:ins>
    </w:p>
    <w:p w:rsidR="00C21607" w:rsidRPr="00B9376C" w:rsidRDefault="00C21607">
      <w:pPr>
        <w:pStyle w:val="ListParagraph"/>
        <w:widowControl w:val="0"/>
        <w:numPr>
          <w:ilvl w:val="0"/>
          <w:numId w:val="51"/>
        </w:numPr>
        <w:spacing w:after="0" w:line="300" w:lineRule="auto"/>
        <w:ind w:firstLineChars="0"/>
        <w:jc w:val="both"/>
        <w:rPr>
          <w:lang w:eastAsia="zh-CN"/>
        </w:rPr>
        <w:pPrChange w:id="1445" w:author="KH" w:date="2017-09-22T14:09:00Z">
          <w:pPr>
            <w:pStyle w:val="21"/>
            <w:numPr>
              <w:numId w:val="55"/>
            </w:numPr>
            <w:spacing w:before="31" w:after="31"/>
            <w:ind w:left="840" w:firstLineChars="0" w:hanging="360"/>
          </w:pPr>
        </w:pPrChange>
      </w:pPr>
      <w:ins w:id="1446" w:author="KH" w:date="2017-09-22T14:08:00Z">
        <w:r w:rsidRPr="00B9376C">
          <w:rPr>
            <w:rFonts w:asciiTheme="minorEastAsia" w:eastAsiaTheme="minorEastAsia" w:hAnsiTheme="minorEastAsia" w:hint="eastAsia"/>
            <w:sz w:val="22"/>
            <w:szCs w:val="22"/>
            <w:lang w:eastAsia="zh-CN"/>
          </w:rPr>
          <w:t>原油数据库中包含各种国内原油，包括大庆、胜利、长庆、吐哈、塔里木、中原、辽河等多个产地的原油。</w:t>
        </w:r>
      </w:ins>
    </w:p>
    <w:p w:rsidR="00847163" w:rsidRPr="009229C7" w:rsidRDefault="00435D21" w:rsidP="00496D45">
      <w:pPr>
        <w:pStyle w:val="Heading3"/>
        <w:numPr>
          <w:ilvl w:val="2"/>
          <w:numId w:val="0"/>
        </w:numPr>
        <w:adjustRightInd/>
        <w:spacing w:beforeLines="10" w:before="31" w:afterLines="10" w:after="31" w:line="360" w:lineRule="auto"/>
        <w:jc w:val="both"/>
        <w:textAlignment w:val="auto"/>
      </w:pPr>
      <w:bookmarkStart w:id="1447" w:name="_Toc493789854"/>
      <w:r>
        <w:rPr>
          <w:rFonts w:hint="eastAsia"/>
        </w:rPr>
        <w:t>13.10.</w:t>
      </w:r>
      <w:del w:id="1448" w:author="KH" w:date="2017-09-22T14:05:00Z">
        <w:r w:rsidR="00B9376C" w:rsidDel="00364A87">
          <w:rPr>
            <w:rFonts w:hint="eastAsia"/>
          </w:rPr>
          <w:delText>6</w:delText>
        </w:r>
        <w:r w:rsidR="00847163" w:rsidDel="00364A87">
          <w:rPr>
            <w:rFonts w:hint="eastAsia"/>
          </w:rPr>
          <w:delText xml:space="preserve"> </w:delText>
        </w:r>
      </w:del>
      <w:ins w:id="1449" w:author="KH" w:date="2017-09-22T14:05:00Z">
        <w:r w:rsidR="00364A87">
          <w:rPr>
            <w:rFonts w:hint="eastAsia"/>
          </w:rPr>
          <w:t xml:space="preserve">7 </w:t>
        </w:r>
      </w:ins>
      <w:r w:rsidR="00847163" w:rsidRPr="009A6511">
        <w:rPr>
          <w:rFonts w:hint="eastAsia"/>
        </w:rPr>
        <w:t>原油</w:t>
      </w:r>
      <w:r w:rsidR="00847163">
        <w:rPr>
          <w:rFonts w:hint="eastAsia"/>
        </w:rPr>
        <w:t>评价</w:t>
      </w:r>
      <w:ins w:id="1450" w:author="KH" w:date="2017-09-22T14:05:00Z">
        <w:r w:rsidR="00364A87">
          <w:rPr>
            <w:rFonts w:hint="eastAsia"/>
          </w:rPr>
          <w:t>综合管理</w:t>
        </w:r>
      </w:ins>
      <w:ins w:id="1451" w:author="KH" w:date="2017-09-22T14:06:00Z">
        <w:r w:rsidR="00C21607">
          <w:rPr>
            <w:rFonts w:hint="eastAsia"/>
          </w:rPr>
          <w:t>软件</w:t>
        </w:r>
      </w:ins>
      <w:ins w:id="1452" w:author="KH" w:date="2017-09-22T14:07:00Z">
        <w:r w:rsidR="00C21607">
          <w:rPr>
            <w:rFonts w:hint="eastAsia"/>
          </w:rPr>
          <w:t>系统</w:t>
        </w:r>
      </w:ins>
      <w:del w:id="1453" w:author="KH" w:date="2017-09-22T14:05:00Z">
        <w:r w:rsidR="00847163" w:rsidDel="00364A87">
          <w:rPr>
            <w:rFonts w:hint="eastAsia"/>
          </w:rPr>
          <w:delText>模块</w:delText>
        </w:r>
      </w:del>
      <w:bookmarkEnd w:id="1397"/>
      <w:bookmarkEnd w:id="1447"/>
    </w:p>
    <w:p w:rsidR="00847163" w:rsidRDefault="00847163" w:rsidP="00847163">
      <w:pPr>
        <w:spacing w:before="31" w:after="31" w:line="360" w:lineRule="auto"/>
        <w:ind w:firstLine="480"/>
        <w:jc w:val="left"/>
        <w:rPr>
          <w:sz w:val="24"/>
        </w:rPr>
      </w:pPr>
      <w:r>
        <w:rPr>
          <w:rFonts w:hint="eastAsia"/>
          <w:sz w:val="24"/>
        </w:rPr>
        <w:t>原油评价</w:t>
      </w:r>
      <w:del w:id="1454" w:author="KH" w:date="2017-09-22T14:06:00Z">
        <w:r w:rsidDel="00C21607">
          <w:rPr>
            <w:rFonts w:hint="eastAsia"/>
            <w:sz w:val="24"/>
          </w:rPr>
          <w:delText>模块</w:delText>
        </w:r>
      </w:del>
      <w:ins w:id="1455" w:author="KH" w:date="2017-09-22T14:06:00Z">
        <w:r w:rsidR="00C21607">
          <w:rPr>
            <w:rFonts w:hint="eastAsia"/>
            <w:sz w:val="24"/>
          </w:rPr>
          <w:t>综合管理软件</w:t>
        </w:r>
      </w:ins>
      <w:r>
        <w:rPr>
          <w:rFonts w:hint="eastAsia"/>
          <w:sz w:val="24"/>
        </w:rPr>
        <w:t>使</w:t>
      </w:r>
      <w:r w:rsidR="00435D21">
        <w:rPr>
          <w:rFonts w:hint="eastAsia"/>
          <w:sz w:val="24"/>
        </w:rPr>
        <w:t>用</w:t>
      </w:r>
      <w:r>
        <w:rPr>
          <w:rFonts w:hint="eastAsia"/>
          <w:sz w:val="24"/>
        </w:rPr>
        <w:t>NMR</w:t>
      </w:r>
      <w:r w:rsidR="00435D21">
        <w:rPr>
          <w:rFonts w:hint="eastAsia"/>
          <w:sz w:val="24"/>
        </w:rPr>
        <w:t>的</w:t>
      </w:r>
      <w:r>
        <w:rPr>
          <w:rFonts w:hint="eastAsia"/>
          <w:sz w:val="24"/>
        </w:rPr>
        <w:t>分析数据生成原油全评报告。原油全评是</w:t>
      </w:r>
      <w:r>
        <w:rPr>
          <w:rFonts w:hint="eastAsia"/>
          <w:sz w:val="24"/>
        </w:rPr>
        <w:t>NMR</w:t>
      </w:r>
      <w:r>
        <w:rPr>
          <w:rFonts w:hint="eastAsia"/>
          <w:sz w:val="24"/>
        </w:rPr>
        <w:t>分析数据结合原油数据库数据、标准原油评价数据库，</w:t>
      </w:r>
      <w:r w:rsidR="00435D21">
        <w:rPr>
          <w:rFonts w:hint="eastAsia"/>
          <w:sz w:val="24"/>
        </w:rPr>
        <w:t>通过专利智能算法，进行性质拟合、性质调整、数据归一化处理得到</w:t>
      </w:r>
      <w:r>
        <w:rPr>
          <w:rFonts w:hint="eastAsia"/>
          <w:sz w:val="24"/>
        </w:rPr>
        <w:t>。</w:t>
      </w:r>
    </w:p>
    <w:p w:rsidR="00435D21" w:rsidRPr="00435D21" w:rsidRDefault="00435D21" w:rsidP="00435D21">
      <w:pPr>
        <w:spacing w:before="31" w:after="31" w:line="420" w:lineRule="exact"/>
        <w:ind w:firstLine="480"/>
        <w:rPr>
          <w:rFonts w:asciiTheme="minorEastAsia" w:eastAsiaTheme="minorEastAsia" w:hAnsiTheme="minorEastAsia"/>
          <w:sz w:val="22"/>
        </w:rPr>
      </w:pPr>
      <w:bookmarkStart w:id="1456" w:name="_Toc429841471"/>
      <w:r w:rsidRPr="00435D21">
        <w:rPr>
          <w:rFonts w:asciiTheme="minorEastAsia" w:eastAsiaTheme="minorEastAsia" w:hAnsiTheme="minorEastAsia" w:hint="eastAsia"/>
          <w:sz w:val="22"/>
        </w:rPr>
        <w:t>凯利安能</w:t>
      </w:r>
      <w:r w:rsidR="00BD57CE">
        <w:rPr>
          <w:rFonts w:asciiTheme="minorEastAsia" w:eastAsiaTheme="minorEastAsia" w:hAnsiTheme="minorEastAsia" w:hint="eastAsia"/>
          <w:sz w:val="22"/>
        </w:rPr>
        <w:t>的技术</w:t>
      </w:r>
      <w:r w:rsidRPr="00435D21">
        <w:rPr>
          <w:rFonts w:asciiTheme="minorEastAsia" w:eastAsiaTheme="minorEastAsia" w:hAnsiTheme="minorEastAsia" w:hint="eastAsia"/>
          <w:sz w:val="22"/>
        </w:rPr>
        <w:t>团队拥有丰富的原油评价、原油分子级表征、原油切割、原油混合的经验，在该领域累计发表超过20篇国际英文期刊文献、拥有2项美国专利、4项中国专利。</w:t>
      </w:r>
    </w:p>
    <w:p w:rsidR="00435D21" w:rsidRPr="0084114B" w:rsidRDefault="00435D21" w:rsidP="00435D21">
      <w:pPr>
        <w:spacing w:before="31" w:after="31" w:line="420" w:lineRule="exact"/>
        <w:ind w:firstLine="480"/>
        <w:rPr>
          <w:rFonts w:asciiTheme="minorEastAsia" w:eastAsiaTheme="minorEastAsia" w:hAnsiTheme="minorEastAsia"/>
          <w:color w:val="000000"/>
          <w:sz w:val="22"/>
        </w:rPr>
      </w:pPr>
      <w:r>
        <w:rPr>
          <w:rFonts w:asciiTheme="minorEastAsia" w:eastAsiaTheme="minorEastAsia" w:hAnsiTheme="minorEastAsia" w:hint="eastAsia"/>
          <w:color w:val="000000"/>
          <w:sz w:val="22"/>
        </w:rPr>
        <w:t>团队</w:t>
      </w:r>
      <w:r w:rsidRPr="0084114B">
        <w:rPr>
          <w:rFonts w:asciiTheme="minorEastAsia" w:eastAsiaTheme="minorEastAsia" w:hAnsiTheme="minorEastAsia" w:hint="eastAsia"/>
          <w:color w:val="000000"/>
          <w:sz w:val="22"/>
        </w:rPr>
        <w:t>所开发的原油评价综合管理系统（以下简称SP-CAMS），通常与原油评价数据库联合使用。原油评价综合管理系统具有以下功能：</w:t>
      </w:r>
    </w:p>
    <w:p w:rsidR="00435D21" w:rsidRPr="004C5F7A" w:rsidRDefault="00435D21" w:rsidP="00435D21">
      <w:pPr>
        <w:pStyle w:val="ListParagraph"/>
        <w:numPr>
          <w:ilvl w:val="0"/>
          <w:numId w:val="53"/>
        </w:numPr>
        <w:spacing w:before="31" w:after="31" w:line="420" w:lineRule="exact"/>
        <w:ind w:firstLineChars="0"/>
        <w:rPr>
          <w:rFonts w:asciiTheme="minorEastAsia" w:eastAsiaTheme="minorEastAsia" w:hAnsiTheme="minorEastAsia" w:cs="宋体"/>
          <w:sz w:val="22"/>
          <w:szCs w:val="22"/>
          <w:lang w:eastAsia="zh-CN"/>
        </w:rPr>
      </w:pPr>
      <w:r w:rsidRPr="004C5F7A">
        <w:rPr>
          <w:rFonts w:asciiTheme="minorEastAsia" w:eastAsiaTheme="minorEastAsia" w:hAnsiTheme="minorEastAsia" w:cs="宋体" w:hint="eastAsia"/>
          <w:sz w:val="22"/>
          <w:szCs w:val="22"/>
          <w:lang w:eastAsia="zh-CN"/>
        </w:rPr>
        <w:t>建立企业自有原油数据库</w:t>
      </w:r>
    </w:p>
    <w:p w:rsidR="00435D21" w:rsidRPr="004C5F7A" w:rsidRDefault="00435D21" w:rsidP="00435D21">
      <w:pPr>
        <w:pStyle w:val="ListParagraph"/>
        <w:numPr>
          <w:ilvl w:val="0"/>
          <w:numId w:val="53"/>
        </w:numPr>
        <w:spacing w:before="31" w:after="31" w:line="420" w:lineRule="exact"/>
        <w:ind w:firstLineChars="0"/>
        <w:rPr>
          <w:rFonts w:asciiTheme="minorEastAsia" w:eastAsiaTheme="minorEastAsia" w:hAnsiTheme="minorEastAsia" w:cs="宋体"/>
          <w:sz w:val="22"/>
          <w:szCs w:val="22"/>
          <w:lang w:eastAsia="zh-CN"/>
        </w:rPr>
      </w:pPr>
      <w:r w:rsidRPr="004C5F7A">
        <w:rPr>
          <w:rFonts w:asciiTheme="minorEastAsia" w:eastAsiaTheme="minorEastAsia" w:hAnsiTheme="minorEastAsia" w:cs="宋体" w:hint="eastAsia"/>
          <w:sz w:val="22"/>
          <w:szCs w:val="22"/>
          <w:lang w:eastAsia="zh-CN"/>
        </w:rPr>
        <w:t>原油切割模拟</w:t>
      </w:r>
    </w:p>
    <w:p w:rsidR="00435D21" w:rsidRPr="004C5F7A" w:rsidRDefault="00435D21" w:rsidP="00435D21">
      <w:pPr>
        <w:pStyle w:val="ListParagraph"/>
        <w:numPr>
          <w:ilvl w:val="0"/>
          <w:numId w:val="53"/>
        </w:numPr>
        <w:spacing w:before="31" w:after="31" w:line="420" w:lineRule="exact"/>
        <w:ind w:firstLineChars="0"/>
        <w:rPr>
          <w:rFonts w:asciiTheme="minorEastAsia" w:eastAsiaTheme="minorEastAsia" w:hAnsiTheme="minorEastAsia" w:cs="宋体"/>
          <w:sz w:val="22"/>
          <w:szCs w:val="22"/>
          <w:lang w:eastAsia="zh-CN"/>
        </w:rPr>
      </w:pPr>
      <w:r w:rsidRPr="004C5F7A">
        <w:rPr>
          <w:rFonts w:asciiTheme="minorEastAsia" w:eastAsiaTheme="minorEastAsia" w:hAnsiTheme="minorEastAsia" w:cs="宋体" w:hint="eastAsia"/>
          <w:sz w:val="22"/>
          <w:szCs w:val="22"/>
          <w:lang w:eastAsia="zh-CN"/>
        </w:rPr>
        <w:t>原油混炼比例优化</w:t>
      </w:r>
    </w:p>
    <w:p w:rsidR="00435D21" w:rsidRPr="00BD57CE" w:rsidRDefault="00BD57CE" w:rsidP="00496D45">
      <w:pPr>
        <w:pStyle w:val="Heading3"/>
        <w:numPr>
          <w:ilvl w:val="2"/>
          <w:numId w:val="0"/>
        </w:numPr>
        <w:adjustRightInd/>
        <w:spacing w:beforeLines="10" w:before="31" w:afterLines="10" w:after="31" w:line="360" w:lineRule="auto"/>
        <w:jc w:val="both"/>
        <w:textAlignment w:val="auto"/>
      </w:pPr>
      <w:bookmarkStart w:id="1457" w:name="_Toc493789855"/>
      <w:r>
        <w:rPr>
          <w:rFonts w:hint="eastAsia"/>
        </w:rPr>
        <w:t>13.10.</w:t>
      </w:r>
      <w:del w:id="1458" w:author="KH" w:date="2017-09-22T14:07:00Z">
        <w:r w:rsidR="00B9376C" w:rsidDel="00C21607">
          <w:rPr>
            <w:rFonts w:hint="eastAsia"/>
          </w:rPr>
          <w:delText>6</w:delText>
        </w:r>
        <w:r w:rsidDel="00C21607">
          <w:rPr>
            <w:rFonts w:hint="eastAsia"/>
          </w:rPr>
          <w:delText xml:space="preserve"> </w:delText>
        </w:r>
      </w:del>
      <w:ins w:id="1459" w:author="KH" w:date="2017-09-22T14:07:00Z">
        <w:r w:rsidR="00C21607">
          <w:rPr>
            <w:rFonts w:hint="eastAsia"/>
          </w:rPr>
          <w:t>7</w:t>
        </w:r>
      </w:ins>
      <w:r>
        <w:t xml:space="preserve">.1 </w:t>
      </w:r>
      <w:r w:rsidR="00435D21" w:rsidRPr="00BD57CE">
        <w:t xml:space="preserve"> </w:t>
      </w:r>
      <w:r w:rsidR="00435D21" w:rsidRPr="00BD57CE">
        <w:rPr>
          <w:rFonts w:hint="eastAsia"/>
        </w:rPr>
        <w:t>建立企业自有原油数据库</w:t>
      </w:r>
      <w:bookmarkEnd w:id="1457"/>
    </w:p>
    <w:p w:rsidR="00435D21" w:rsidRDefault="00435D21" w:rsidP="00435D21">
      <w:pPr>
        <w:spacing w:before="31" w:after="31" w:line="420" w:lineRule="exact"/>
        <w:ind w:firstLine="480"/>
        <w:rPr>
          <w:rFonts w:asciiTheme="minorEastAsia" w:eastAsiaTheme="minorEastAsia" w:hAnsiTheme="minorEastAsia"/>
          <w:color w:val="000000"/>
          <w:sz w:val="22"/>
        </w:rPr>
      </w:pPr>
      <w:r w:rsidRPr="0084114B">
        <w:rPr>
          <w:rFonts w:asciiTheme="minorEastAsia" w:eastAsiaTheme="minorEastAsia" w:hAnsiTheme="minorEastAsia" w:hint="eastAsia"/>
          <w:color w:val="000000"/>
          <w:sz w:val="22"/>
        </w:rPr>
        <w:t>受限于时间、仪器、成本等因素，企业往往通过快评（核磁分析仪</w:t>
      </w:r>
      <w:r>
        <w:rPr>
          <w:rFonts w:asciiTheme="minorEastAsia" w:eastAsiaTheme="minorEastAsia" w:hAnsiTheme="minorEastAsia" w:hint="eastAsia"/>
          <w:color w:val="000000"/>
          <w:sz w:val="22"/>
        </w:rPr>
        <w:t>快速检测</w:t>
      </w:r>
      <w:r w:rsidRPr="0084114B">
        <w:rPr>
          <w:rFonts w:asciiTheme="minorEastAsia" w:eastAsiaTheme="minorEastAsia" w:hAnsiTheme="minorEastAsia" w:hint="eastAsia"/>
          <w:color w:val="000000"/>
          <w:sz w:val="22"/>
        </w:rPr>
        <w:t>）、简评等方法，在第一时间掌握原油少量性质。但在获得速度的同时，也牺牲了数据的详细程度。SP-CAMS基于</w:t>
      </w:r>
      <w:r w:rsidR="00B9376C">
        <w:rPr>
          <w:rFonts w:asciiTheme="minorEastAsia" w:eastAsiaTheme="minorEastAsia" w:hAnsiTheme="minorEastAsia" w:hint="eastAsia"/>
          <w:color w:val="000000"/>
          <w:sz w:val="22"/>
        </w:rPr>
        <w:t>公司的</w:t>
      </w:r>
      <w:r w:rsidRPr="0084114B">
        <w:rPr>
          <w:rFonts w:asciiTheme="minorEastAsia" w:eastAsiaTheme="minorEastAsia" w:hAnsiTheme="minorEastAsia" w:hint="eastAsia"/>
          <w:color w:val="000000"/>
          <w:sz w:val="22"/>
        </w:rPr>
        <w:t>原油大数据库，可对用户的快评、简评数据进行大数据匹配和扩充，生成准确的、详细的原油评价报告，包含5℃窄馏分、</w:t>
      </w:r>
      <w:r>
        <w:rPr>
          <w:rFonts w:asciiTheme="minorEastAsia" w:eastAsiaTheme="minorEastAsia" w:hAnsiTheme="minorEastAsia" w:hint="eastAsia"/>
          <w:color w:val="000000"/>
          <w:sz w:val="22"/>
        </w:rPr>
        <w:t>86</w:t>
      </w:r>
      <w:r w:rsidRPr="0084114B">
        <w:rPr>
          <w:rFonts w:asciiTheme="minorEastAsia" w:eastAsiaTheme="minorEastAsia" w:hAnsiTheme="minorEastAsia" w:hint="eastAsia"/>
          <w:color w:val="000000"/>
          <w:sz w:val="22"/>
        </w:rPr>
        <w:t>项性质，数据点多达近2万个，从而更精细地指导石化企业日常生产和计划。</w:t>
      </w:r>
    </w:p>
    <w:p w:rsidR="008E1599" w:rsidRDefault="00461B84" w:rsidP="00435D21">
      <w:pPr>
        <w:spacing w:before="31" w:after="31" w:line="420" w:lineRule="exact"/>
        <w:ind w:firstLine="480"/>
        <w:rPr>
          <w:ins w:id="1460" w:author="KH" w:date="2017-09-22T13:35:00Z"/>
          <w:rFonts w:asciiTheme="minorEastAsia" w:eastAsiaTheme="minorEastAsia" w:hAnsiTheme="minorEastAsia"/>
          <w:color w:val="000000"/>
          <w:sz w:val="22"/>
        </w:rPr>
      </w:pPr>
      <w:ins w:id="1461" w:author="KH" w:date="2017-09-22T13:37:00Z">
        <w:r>
          <w:rPr>
            <w:noProof/>
          </w:rPr>
          <w:lastRenderedPageBreak/>
          <w:drawing>
            <wp:anchor distT="0" distB="0" distL="114300" distR="114300" simplePos="0" relativeHeight="251667456" behindDoc="0" locked="0" layoutInCell="1" allowOverlap="1" wp14:anchorId="5A81AABC" wp14:editId="3B7FD7F2">
              <wp:simplePos x="0" y="0"/>
              <wp:positionH relativeFrom="column">
                <wp:posOffset>-61595</wp:posOffset>
              </wp:positionH>
              <wp:positionV relativeFrom="paragraph">
                <wp:posOffset>488315</wp:posOffset>
              </wp:positionV>
              <wp:extent cx="4464050" cy="30035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64050" cy="3003550"/>
                      </a:xfrm>
                      <a:prstGeom prst="rect">
                        <a:avLst/>
                      </a:prstGeom>
                    </pic:spPr>
                  </pic:pic>
                </a:graphicData>
              </a:graphic>
              <wp14:sizeRelH relativeFrom="page">
                <wp14:pctWidth>0</wp14:pctWidth>
              </wp14:sizeRelH>
              <wp14:sizeRelV relativeFrom="page">
                <wp14:pctHeight>0</wp14:pctHeight>
              </wp14:sizeRelV>
            </wp:anchor>
          </w:drawing>
        </w:r>
      </w:ins>
      <w:r w:rsidR="008E1599">
        <w:rPr>
          <w:rFonts w:asciiTheme="minorEastAsia" w:eastAsiaTheme="minorEastAsia" w:hAnsiTheme="minorEastAsia" w:hint="eastAsia"/>
          <w:color w:val="000000"/>
          <w:sz w:val="22"/>
        </w:rPr>
        <w:t>买方可以在86项性质中自由选择所需要显示的快评数据。</w:t>
      </w:r>
    </w:p>
    <w:p w:rsidR="00461B84" w:rsidRPr="0084114B" w:rsidDel="00461B84" w:rsidRDefault="00461B84" w:rsidP="00C21607">
      <w:pPr>
        <w:spacing w:before="31" w:after="31" w:line="420" w:lineRule="exact"/>
        <w:rPr>
          <w:del w:id="1462" w:author="KH" w:date="2017-09-22T13:38:00Z"/>
          <w:rFonts w:asciiTheme="minorEastAsia" w:eastAsiaTheme="minorEastAsia" w:hAnsiTheme="minorEastAsia"/>
          <w:color w:val="000000"/>
          <w:sz w:val="22"/>
        </w:rPr>
      </w:pPr>
    </w:p>
    <w:p w:rsidR="00435D21" w:rsidDel="00461B84" w:rsidRDefault="00435D21">
      <w:pPr>
        <w:spacing w:line="300" w:lineRule="auto"/>
        <w:rPr>
          <w:del w:id="1463" w:author="KH" w:date="2017-09-22T13:38:00Z"/>
        </w:rPr>
        <w:pPrChange w:id="1464" w:author="KH" w:date="2017-09-22T13:38:00Z">
          <w:pPr>
            <w:spacing w:line="300" w:lineRule="auto"/>
            <w:jc w:val="center"/>
          </w:pPr>
        </w:pPrChange>
      </w:pPr>
    </w:p>
    <w:p w:rsidR="00435D21" w:rsidRDefault="00435D21">
      <w:pPr>
        <w:spacing w:line="300" w:lineRule="auto"/>
        <w:pPrChange w:id="1465" w:author="KH" w:date="2017-09-22T13:38:00Z">
          <w:pPr>
            <w:spacing w:line="300" w:lineRule="auto"/>
            <w:jc w:val="center"/>
          </w:pPr>
        </w:pPrChange>
      </w:pPr>
      <w:r>
        <w:rPr>
          <w:rFonts w:hint="eastAsia"/>
        </w:rPr>
        <w:t>图</w:t>
      </w:r>
      <w:r>
        <w:rPr>
          <w:rFonts w:hint="eastAsia"/>
        </w:rPr>
        <w:t>13-</w:t>
      </w:r>
      <w:r w:rsidR="00395775">
        <w:t>3</w:t>
      </w:r>
      <w:r>
        <w:rPr>
          <w:rFonts w:hint="eastAsia"/>
        </w:rPr>
        <w:t xml:space="preserve">. </w:t>
      </w:r>
      <w:r>
        <w:rPr>
          <w:rFonts w:hint="eastAsia"/>
        </w:rPr>
        <w:t>便捷的建立用户自有原油数据库</w:t>
      </w:r>
    </w:p>
    <w:p w:rsidR="00435D21" w:rsidRPr="00B9376C" w:rsidRDefault="00435D21" w:rsidP="00B9376C">
      <w:pPr>
        <w:spacing w:line="300" w:lineRule="auto"/>
        <w:ind w:firstLineChars="200" w:firstLine="440"/>
        <w:rPr>
          <w:rFonts w:asciiTheme="minorEastAsia" w:eastAsiaTheme="minorEastAsia" w:hAnsiTheme="minorEastAsia"/>
          <w:sz w:val="22"/>
          <w:szCs w:val="22"/>
        </w:rPr>
      </w:pPr>
      <w:r w:rsidRPr="00B9376C">
        <w:rPr>
          <w:rFonts w:asciiTheme="minorEastAsia" w:eastAsiaTheme="minorEastAsia" w:hAnsiTheme="minorEastAsia" w:hint="eastAsia"/>
          <w:sz w:val="22"/>
          <w:szCs w:val="22"/>
        </w:rPr>
        <w:t>SP-CAMS采用完善的后台算法，使得用户操作极为简便，可非常便捷的生成企业自有评价数据库，大大降低了数据库生成与维护的成本。</w:t>
      </w:r>
    </w:p>
    <w:p w:rsidR="00435D21" w:rsidRDefault="0066579A" w:rsidP="00435D21">
      <w:pPr>
        <w:spacing w:line="300" w:lineRule="auto"/>
      </w:pPr>
      <w:r>
        <w:rPr>
          <w:noProof/>
          <w:sz w:val="28"/>
        </w:rPr>
      </w:r>
      <w:r>
        <w:rPr>
          <w:noProof/>
          <w:sz w:val="28"/>
        </w:rPr>
        <w:pict>
          <v:group id="Group 1" o:spid="_x0000_s1081" style="width:411.15pt;height:224.4pt;mso-position-horizontal-relative:char;mso-position-vertical-relative:line" coordsize="85243,46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82" type="#_x0000_t75" style="position:absolute;width:39964;height:223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rvyTFAAAA3QAAAA8AAABkcnMvZG93bnJldi54bWxEj09rAjEUxO+FfofwhN5qYv3TshqllFbs&#10;RVgt9frYPHcXNy9LkurutzcFweMwM79hFqvONuJMPtSONYyGCgRx4UzNpYaf/dfzG4gQkQ02jklD&#10;TwFWy8eHBWbGXTin8y6WIkE4ZKihirHNpAxFRRbD0LXEyTs6bzEm6UtpPF4S3DbyRamZtFhzWqiw&#10;pY+KitPuz2qQPN3+7vN12ZP/HmN3UP1Mfmr9NOje5yAidfEevrU3RsNYvU7g/016AnJ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a78kxQAAAN0AAAAPAAAAAAAAAAAAAAAA&#10;AJ8CAABkcnMvZG93bnJldi54bWxQSwUGAAAAAAQABAD3AAAAkQMAAAAA&#10;" fillcolor="#4f81bd [3204]" strokecolor="black [3213]">
              <v:imagedata r:id="rId17" o:title=""/>
              <v:path arrowok="t"/>
            </v:shape>
            <v:shape id="Picture 3" o:spid="_x0000_s1083" type="#_x0000_t75" style="position:absolute;left:43399;top:1757;width:41141;height:190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GRSXHAAAA3QAAAA8AAABkcnMvZG93bnJldi54bWxEj1trAjEUhN8L/odwCn0pmljxtjWKCNVi&#10;6YO399PNaXZxc7JsUt3++6Yg+DjMzDfMbNG6SlyoCaVnDf2eAkGce1Oy1XA8vHUnIEJENlh5Jg2/&#10;FGAx7zzMMDP+yju67KMVCcIhQw1FjHUmZcgLchh6viZO3rdvHMYkGytNg9cEd5V8UWokHZacFgqs&#10;aVVQft7/OA3n8rTa7kbm83n98SU3B7tcq6nV+umxXb6CiNTGe/jWfjcaBmo8hP836Qn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8GRSXHAAAA3QAAAA8AAAAAAAAAAAAA&#10;AAAAnwIAAGRycy9kb3ducmV2LnhtbFBLBQYAAAAABAAEAPcAAACTAwAAAAA=&#10;" fillcolor="#4f81bd [3204]" strokecolor="black [3213]">
              <v:imagedata r:id="rId18" o:title=""/>
              <v:path arrowok="t"/>
            </v:shape>
            <v:shape id="Picture 4" o:spid="_x0000_s1084" type="#_x0000_t75" style="position:absolute;top:27889;width:41140;height:186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qZn7GAAAA3QAAAA8AAABkcnMvZG93bnJldi54bWxEj0FrwkAUhO8F/8PyBG91YwWV6Coipq1Q&#10;ika9P7LPbDD7NmS3mvrru4VCj8PMfMMsVp2txY1aXzlWMBomIIgLpysuFZyO2fMMhA/IGmvHpOCb&#10;PKyWvacFptrd+UC3PJQiQtinqMCE0KRS+sKQRT90DXH0Lq61GKJsS6lbvEe4reVLkkykxYrjgsGG&#10;NoaKa/5lFZw/t/vMXHabR06zt4/z636auVKpQb9bz0EE6sJ/+K/9rhWMk+kEft/EJ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apmfsYAAADdAAAADwAAAAAAAAAAAAAA&#10;AACfAgAAZHJzL2Rvd25yZXYueG1sUEsFBgAAAAAEAAQA9wAAAJIDAAAAAA==&#10;" fillcolor="#4f81bd [3204]" strokecolor="black [3213]">
              <v:imagedata r:id="rId19" o:title=""/>
              <v:path arrowok="t"/>
            </v:shape>
            <v:shape id="Picture 5" o:spid="_x0000_s1085" type="#_x0000_t75" style="position:absolute;left:44102;top:27889;width:41141;height:184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KnHnEAAAA3QAAAA8AAABkcnMvZG93bnJldi54bWxEj0FrAjEUhO9C/0N4BW81W5Wubo1SBEG8&#10;adtDb8/Nc7N08xI2UVd/vREEj8PMfMPMFp1txInaUDtW8D7IQBCXTtdcKfj5Xr1NQISIrLFxTAou&#10;FGAxf+nNsNDuzFs67WIlEoRDgQpMjL6QMpSGLIaB88TJO7jWYkyyraRu8ZzgtpHDLPuQFmtOCwY9&#10;LQ2V/7ujVfDnx7yebibuN+L1EJZ744e2U6r/2n19gojUxWf40V5rBaMsz+H+Jj0BOb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KnHnEAAAA3QAAAA8AAAAAAAAAAAAAAAAA&#10;nwIAAGRycy9kb3ducmV2LnhtbFBLBQYAAAAABAAEAPcAAACQAwAAAAA=&#10;" fillcolor="#4f81bd [3204]" strokecolor="black [3213]">
              <v:imagedata r:id="rId20" o:title=""/>
              <v:path arrowok="t"/>
            </v:shape>
            <w10:wrap type="none"/>
            <w10:anchorlock/>
          </v:group>
        </w:pict>
      </w:r>
    </w:p>
    <w:p w:rsidR="00435D21" w:rsidRDefault="00435D21" w:rsidP="00435D21">
      <w:pPr>
        <w:spacing w:line="300" w:lineRule="auto"/>
        <w:jc w:val="center"/>
      </w:pPr>
      <w:r>
        <w:rPr>
          <w:rFonts w:hint="eastAsia"/>
        </w:rPr>
        <w:t>图</w:t>
      </w:r>
      <w:r>
        <w:rPr>
          <w:rFonts w:hint="eastAsia"/>
        </w:rPr>
        <w:t>13-</w:t>
      </w:r>
      <w:r w:rsidR="00395775">
        <w:t>4</w:t>
      </w:r>
      <w:r>
        <w:rPr>
          <w:rFonts w:hint="eastAsia"/>
        </w:rPr>
        <w:t xml:space="preserve">. </w:t>
      </w:r>
      <w:r>
        <w:rPr>
          <w:rFonts w:hint="eastAsia"/>
        </w:rPr>
        <w:t>原油</w:t>
      </w:r>
      <w:r>
        <w:rPr>
          <w:rFonts w:hint="eastAsia"/>
        </w:rPr>
        <w:t>5</w:t>
      </w:r>
      <w:r>
        <w:rPr>
          <w:rFonts w:hint="eastAsia"/>
        </w:rPr>
        <w:t>℃收率与详细性质数据展示。</w:t>
      </w:r>
    </w:p>
    <w:p w:rsidR="00435D21" w:rsidRPr="0088391A" w:rsidRDefault="00B9376C" w:rsidP="00435D21">
      <w:pPr>
        <w:pStyle w:val="Heading2"/>
      </w:pPr>
      <w:bookmarkStart w:id="1466" w:name="_Toc493789856"/>
      <w:r>
        <w:rPr>
          <w:rFonts w:hint="eastAsia"/>
        </w:rPr>
        <w:t>13.10.</w:t>
      </w:r>
      <w:del w:id="1467" w:author="KH" w:date="2017-09-22T14:07:00Z">
        <w:r w:rsidDel="00C21607">
          <w:rPr>
            <w:rFonts w:hint="eastAsia"/>
          </w:rPr>
          <w:delText xml:space="preserve">6 </w:delText>
        </w:r>
      </w:del>
      <w:ins w:id="1468" w:author="KH" w:date="2017-09-22T14:07:00Z">
        <w:r w:rsidR="00C21607">
          <w:rPr>
            <w:rFonts w:hint="eastAsia"/>
          </w:rPr>
          <w:t>7</w:t>
        </w:r>
      </w:ins>
      <w:r>
        <w:t>.</w:t>
      </w:r>
      <w:r>
        <w:rPr>
          <w:rFonts w:hint="eastAsia"/>
        </w:rPr>
        <w:t>2</w:t>
      </w:r>
      <w:r w:rsidR="00435D21">
        <w:t xml:space="preserve"> </w:t>
      </w:r>
      <w:r w:rsidR="00435D21" w:rsidRPr="0088391A">
        <w:rPr>
          <w:rFonts w:hint="eastAsia"/>
        </w:rPr>
        <w:t>原油切割模拟</w:t>
      </w:r>
      <w:bookmarkEnd w:id="1466"/>
    </w:p>
    <w:p w:rsidR="00435D21" w:rsidRPr="00B9376C" w:rsidRDefault="00435D21" w:rsidP="00B9376C">
      <w:pPr>
        <w:spacing w:line="300" w:lineRule="auto"/>
        <w:ind w:firstLineChars="200" w:firstLine="440"/>
        <w:rPr>
          <w:rFonts w:asciiTheme="minorEastAsia" w:eastAsiaTheme="minorEastAsia" w:hAnsiTheme="minorEastAsia"/>
          <w:sz w:val="22"/>
          <w:szCs w:val="22"/>
        </w:rPr>
      </w:pPr>
      <w:r w:rsidRPr="00B9376C">
        <w:rPr>
          <w:rFonts w:asciiTheme="minorEastAsia" w:eastAsiaTheme="minorEastAsia" w:hAnsiTheme="minorEastAsia" w:hint="eastAsia"/>
          <w:sz w:val="22"/>
          <w:szCs w:val="22"/>
        </w:rPr>
        <w:t>SP-CAMS具备强大的原油切割模拟功能。切割算法基于气液相平衡机理，准确预</w:t>
      </w:r>
      <w:r w:rsidRPr="00B9376C">
        <w:rPr>
          <w:rFonts w:asciiTheme="minorEastAsia" w:eastAsiaTheme="minorEastAsia" w:hAnsiTheme="minorEastAsia" w:hint="eastAsia"/>
          <w:sz w:val="22"/>
          <w:szCs w:val="22"/>
        </w:rPr>
        <w:lastRenderedPageBreak/>
        <w:t>测任意温度切割馏分的收率、初馏点、干点、95%点、粘度、闪点、残炭等性质，与实际值吻合度高。SP-CAMS可帮助企业更准确评估原油、制定更优化生产方案、完善计划优化。</w:t>
      </w:r>
    </w:p>
    <w:p w:rsidR="00435D21" w:rsidRPr="00B9376C" w:rsidRDefault="00435D21" w:rsidP="00B9376C">
      <w:pPr>
        <w:spacing w:line="300" w:lineRule="auto"/>
        <w:ind w:firstLineChars="200" w:firstLine="440"/>
        <w:rPr>
          <w:rFonts w:asciiTheme="minorEastAsia" w:eastAsiaTheme="minorEastAsia" w:hAnsiTheme="minorEastAsia"/>
          <w:sz w:val="22"/>
          <w:szCs w:val="22"/>
        </w:rPr>
      </w:pPr>
      <w:r w:rsidRPr="00B9376C">
        <w:rPr>
          <w:rFonts w:asciiTheme="minorEastAsia" w:eastAsiaTheme="minorEastAsia" w:hAnsiTheme="minorEastAsia" w:hint="eastAsia"/>
          <w:sz w:val="22"/>
          <w:szCs w:val="22"/>
        </w:rPr>
        <w:t>第一步：选择切割原油</w:t>
      </w:r>
    </w:p>
    <w:p w:rsidR="00435D21" w:rsidRDefault="00435D21" w:rsidP="00435D21">
      <w:pPr>
        <w:spacing w:line="300" w:lineRule="auto"/>
      </w:pPr>
      <w:r>
        <w:rPr>
          <w:noProof/>
        </w:rPr>
        <w:drawing>
          <wp:inline distT="0" distB="0" distL="0" distR="0">
            <wp:extent cx="5270414" cy="2260600"/>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262271"/>
                    </a:xfrm>
                    <a:prstGeom prst="rect">
                      <a:avLst/>
                    </a:prstGeom>
                  </pic:spPr>
                </pic:pic>
              </a:graphicData>
            </a:graphic>
          </wp:inline>
        </w:drawing>
      </w:r>
    </w:p>
    <w:p w:rsidR="00435D21" w:rsidRDefault="00435D21" w:rsidP="00435D21">
      <w:pPr>
        <w:spacing w:line="300" w:lineRule="auto"/>
        <w:jc w:val="center"/>
      </w:pPr>
      <w:r>
        <w:rPr>
          <w:rFonts w:hint="eastAsia"/>
        </w:rPr>
        <w:t>图</w:t>
      </w:r>
      <w:r>
        <w:rPr>
          <w:rFonts w:hint="eastAsia"/>
        </w:rPr>
        <w:t>13-</w:t>
      </w:r>
      <w:r w:rsidR="00395775">
        <w:t>5</w:t>
      </w:r>
      <w:r>
        <w:rPr>
          <w:rFonts w:hint="eastAsia"/>
        </w:rPr>
        <w:t xml:space="preserve">. </w:t>
      </w:r>
      <w:r>
        <w:rPr>
          <w:rFonts w:hint="eastAsia"/>
        </w:rPr>
        <w:t>选择切割原油</w:t>
      </w:r>
    </w:p>
    <w:p w:rsidR="00435D21" w:rsidRPr="00B9376C" w:rsidRDefault="00435D21" w:rsidP="00B9376C">
      <w:pPr>
        <w:spacing w:line="300" w:lineRule="auto"/>
        <w:ind w:firstLineChars="200" w:firstLine="440"/>
        <w:rPr>
          <w:rFonts w:asciiTheme="minorEastAsia" w:eastAsiaTheme="minorEastAsia" w:hAnsiTheme="minorEastAsia"/>
          <w:sz w:val="22"/>
          <w:szCs w:val="22"/>
        </w:rPr>
      </w:pPr>
      <w:r w:rsidRPr="00B9376C">
        <w:rPr>
          <w:rFonts w:asciiTheme="minorEastAsia" w:eastAsiaTheme="minorEastAsia" w:hAnsiTheme="minorEastAsia" w:hint="eastAsia"/>
          <w:sz w:val="22"/>
          <w:szCs w:val="22"/>
        </w:rPr>
        <w:t>第二步：输入切割范围（可同时进行多个馏分切割）</w:t>
      </w:r>
    </w:p>
    <w:p w:rsidR="00435D21" w:rsidRDefault="00435D21" w:rsidP="00435D21">
      <w:pPr>
        <w:spacing w:line="300" w:lineRule="auto"/>
      </w:pPr>
      <w:r>
        <w:rPr>
          <w:noProof/>
        </w:rPr>
        <w:drawing>
          <wp:inline distT="0" distB="0" distL="0" distR="0">
            <wp:extent cx="5274310" cy="4900103"/>
            <wp:effectExtent l="0" t="0" r="254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4900103"/>
                    </a:xfrm>
                    <a:prstGeom prst="rect">
                      <a:avLst/>
                    </a:prstGeom>
                  </pic:spPr>
                </pic:pic>
              </a:graphicData>
            </a:graphic>
          </wp:inline>
        </w:drawing>
      </w:r>
    </w:p>
    <w:p w:rsidR="00435D21" w:rsidRDefault="00435D21" w:rsidP="00435D21">
      <w:pPr>
        <w:spacing w:line="300" w:lineRule="auto"/>
        <w:jc w:val="center"/>
      </w:pPr>
      <w:r>
        <w:rPr>
          <w:rFonts w:hint="eastAsia"/>
        </w:rPr>
        <w:lastRenderedPageBreak/>
        <w:t>图</w:t>
      </w:r>
      <w:r>
        <w:rPr>
          <w:rFonts w:hint="eastAsia"/>
        </w:rPr>
        <w:t>13-</w:t>
      </w:r>
      <w:r w:rsidR="00395775">
        <w:t>6</w:t>
      </w:r>
      <w:r>
        <w:rPr>
          <w:rFonts w:hint="eastAsia"/>
        </w:rPr>
        <w:t xml:space="preserve">. </w:t>
      </w:r>
      <w:r>
        <w:rPr>
          <w:rFonts w:hint="eastAsia"/>
        </w:rPr>
        <w:t>输入切割温度</w:t>
      </w:r>
    </w:p>
    <w:p w:rsidR="00435D21" w:rsidRPr="00B9376C" w:rsidRDefault="00435D21" w:rsidP="00B9376C">
      <w:pPr>
        <w:spacing w:line="300" w:lineRule="auto"/>
        <w:ind w:firstLineChars="200" w:firstLine="440"/>
        <w:rPr>
          <w:rFonts w:asciiTheme="minorEastAsia" w:eastAsiaTheme="minorEastAsia" w:hAnsiTheme="minorEastAsia"/>
          <w:sz w:val="22"/>
          <w:szCs w:val="22"/>
        </w:rPr>
      </w:pPr>
      <w:r w:rsidRPr="00B9376C">
        <w:rPr>
          <w:rFonts w:asciiTheme="minorEastAsia" w:eastAsiaTheme="minorEastAsia" w:hAnsiTheme="minorEastAsia" w:hint="eastAsia"/>
          <w:sz w:val="22"/>
          <w:szCs w:val="22"/>
        </w:rPr>
        <w:t>第三步：设置切割重叠因子</w:t>
      </w:r>
    </w:p>
    <w:p w:rsidR="00435D21" w:rsidRPr="00B9376C" w:rsidRDefault="00435D21" w:rsidP="00B9376C">
      <w:pPr>
        <w:spacing w:line="300" w:lineRule="auto"/>
        <w:ind w:firstLineChars="200" w:firstLine="440"/>
        <w:jc w:val="left"/>
        <w:rPr>
          <w:rFonts w:asciiTheme="minorEastAsia" w:eastAsiaTheme="minorEastAsia" w:hAnsiTheme="minorEastAsia"/>
          <w:sz w:val="22"/>
          <w:szCs w:val="22"/>
        </w:rPr>
      </w:pPr>
      <w:r w:rsidRPr="00B9376C">
        <w:rPr>
          <w:rFonts w:asciiTheme="minorEastAsia" w:eastAsiaTheme="minorEastAsia" w:hAnsiTheme="minorEastAsia" w:hint="eastAsia"/>
          <w:sz w:val="22"/>
          <w:szCs w:val="22"/>
        </w:rPr>
        <w:t>重叠因子用于模拟真实常减压装置的塔板效率，通过重叠因子模型计算相邻馏分之间的重叠度。重叠因子范围为1~200。其中1表示理想切割。重叠因子越大，说明塔板分离效率越低，相邻馏分之间的重叠度越大。通过调整重叠因子，可准确预测馏分的收率、初馏点、干点、95%点等性质。</w:t>
      </w:r>
    </w:p>
    <w:p w:rsidR="00435D21" w:rsidRDefault="00435D21" w:rsidP="00435D21">
      <w:pPr>
        <w:spacing w:line="300" w:lineRule="auto"/>
        <w:jc w:val="left"/>
      </w:pPr>
      <w:r>
        <w:rPr>
          <w:noProof/>
        </w:rPr>
        <w:drawing>
          <wp:inline distT="0" distB="0" distL="0" distR="0">
            <wp:extent cx="5274310" cy="4334213"/>
            <wp:effectExtent l="0" t="0" r="254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334213"/>
                    </a:xfrm>
                    <a:prstGeom prst="rect">
                      <a:avLst/>
                    </a:prstGeom>
                  </pic:spPr>
                </pic:pic>
              </a:graphicData>
            </a:graphic>
          </wp:inline>
        </w:drawing>
      </w:r>
    </w:p>
    <w:p w:rsidR="00435D21" w:rsidRDefault="00435D21" w:rsidP="00435D21">
      <w:pPr>
        <w:spacing w:line="300" w:lineRule="auto"/>
        <w:jc w:val="center"/>
      </w:pPr>
      <w:r>
        <w:rPr>
          <w:rFonts w:hint="eastAsia"/>
        </w:rPr>
        <w:t>图</w:t>
      </w:r>
      <w:r>
        <w:rPr>
          <w:rFonts w:hint="eastAsia"/>
        </w:rPr>
        <w:t>13-</w:t>
      </w:r>
      <w:r w:rsidR="00395775">
        <w:t>7</w:t>
      </w:r>
      <w:r>
        <w:rPr>
          <w:rFonts w:hint="eastAsia"/>
        </w:rPr>
        <w:t xml:space="preserve">. </w:t>
      </w:r>
      <w:r>
        <w:rPr>
          <w:rFonts w:hint="eastAsia"/>
        </w:rPr>
        <w:t>通过调整重叠因子，模拟真实常减压装置的塔板分离效率。</w:t>
      </w:r>
    </w:p>
    <w:p w:rsidR="00435D21" w:rsidRPr="004C5F7A" w:rsidRDefault="00435D21" w:rsidP="004C5F7A">
      <w:pPr>
        <w:spacing w:line="300" w:lineRule="auto"/>
        <w:ind w:firstLineChars="200" w:firstLine="440"/>
        <w:rPr>
          <w:rFonts w:asciiTheme="minorEastAsia" w:eastAsiaTheme="minorEastAsia" w:hAnsiTheme="minorEastAsia"/>
          <w:sz w:val="22"/>
          <w:szCs w:val="22"/>
        </w:rPr>
      </w:pPr>
      <w:r w:rsidRPr="004C5F7A">
        <w:rPr>
          <w:rFonts w:asciiTheme="minorEastAsia" w:eastAsiaTheme="minorEastAsia" w:hAnsiTheme="minorEastAsia"/>
          <w:sz w:val="22"/>
          <w:szCs w:val="22"/>
        </w:rPr>
        <w:t>第四步</w:t>
      </w:r>
      <w:r w:rsidRPr="004C5F7A">
        <w:rPr>
          <w:rFonts w:asciiTheme="minorEastAsia" w:eastAsiaTheme="minorEastAsia" w:hAnsiTheme="minorEastAsia" w:hint="eastAsia"/>
          <w:sz w:val="22"/>
          <w:szCs w:val="22"/>
        </w:rPr>
        <w:t>：查看切割收率及性质</w:t>
      </w:r>
    </w:p>
    <w:p w:rsidR="00435D21" w:rsidRDefault="00435D21" w:rsidP="00435D21">
      <w:pPr>
        <w:spacing w:line="300" w:lineRule="auto"/>
        <w:jc w:val="left"/>
      </w:pPr>
      <w:r>
        <w:rPr>
          <w:noProof/>
        </w:rPr>
        <w:lastRenderedPageBreak/>
        <w:drawing>
          <wp:anchor distT="0" distB="0" distL="114300" distR="114300" simplePos="0" relativeHeight="251666432" behindDoc="0" locked="0" layoutInCell="1" allowOverlap="1">
            <wp:simplePos x="0" y="0"/>
            <wp:positionH relativeFrom="column">
              <wp:posOffset>2545080</wp:posOffset>
            </wp:positionH>
            <wp:positionV relativeFrom="paragraph">
              <wp:posOffset>0</wp:posOffset>
            </wp:positionV>
            <wp:extent cx="2519680" cy="2081530"/>
            <wp:effectExtent l="0" t="0" r="0" b="0"/>
            <wp:wrapNone/>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519680" cy="2081530"/>
                    </a:xfrm>
                    <a:prstGeom prst="rect">
                      <a:avLst/>
                    </a:prstGeom>
                  </pic:spPr>
                </pic:pic>
              </a:graphicData>
            </a:graphic>
          </wp:anchor>
        </w:drawing>
      </w:r>
      <w:r>
        <w:rPr>
          <w:noProof/>
        </w:rPr>
        <w:drawing>
          <wp:inline distT="0" distB="0" distL="0" distR="0">
            <wp:extent cx="2520000" cy="3161547"/>
            <wp:effectExtent l="0" t="0" r="0" b="127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20000" cy="3161547"/>
                    </a:xfrm>
                    <a:prstGeom prst="rect">
                      <a:avLst/>
                    </a:prstGeom>
                  </pic:spPr>
                </pic:pic>
              </a:graphicData>
            </a:graphic>
          </wp:inline>
        </w:drawing>
      </w:r>
    </w:p>
    <w:p w:rsidR="00435D21" w:rsidRDefault="00435D21" w:rsidP="00435D21">
      <w:pPr>
        <w:spacing w:line="300" w:lineRule="auto"/>
        <w:jc w:val="left"/>
      </w:pPr>
      <w:r>
        <w:rPr>
          <w:noProof/>
        </w:rPr>
        <w:drawing>
          <wp:inline distT="0" distB="0" distL="0" distR="0">
            <wp:extent cx="2880000" cy="4083496"/>
            <wp:effectExtent l="0" t="0" r="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0000" cy="4083496"/>
                    </a:xfrm>
                    <a:prstGeom prst="rect">
                      <a:avLst/>
                    </a:prstGeom>
                  </pic:spPr>
                </pic:pic>
              </a:graphicData>
            </a:graphic>
          </wp:inline>
        </w:drawing>
      </w:r>
    </w:p>
    <w:p w:rsidR="00435D21" w:rsidRDefault="00435D21" w:rsidP="00435D21">
      <w:pPr>
        <w:spacing w:line="300" w:lineRule="auto"/>
        <w:jc w:val="center"/>
      </w:pPr>
      <w:r>
        <w:rPr>
          <w:rFonts w:hint="eastAsia"/>
        </w:rPr>
        <w:t>图</w:t>
      </w:r>
      <w:r>
        <w:rPr>
          <w:rFonts w:hint="eastAsia"/>
        </w:rPr>
        <w:t>13-</w:t>
      </w:r>
      <w:r w:rsidR="00395775">
        <w:t>8</w:t>
      </w:r>
      <w:r>
        <w:rPr>
          <w:rFonts w:hint="eastAsia"/>
        </w:rPr>
        <w:t xml:space="preserve">. </w:t>
      </w:r>
      <w:r>
        <w:rPr>
          <w:rFonts w:hint="eastAsia"/>
        </w:rPr>
        <w:t>查看任意切割馏分的收率与性质</w:t>
      </w:r>
    </w:p>
    <w:p w:rsidR="00435D21" w:rsidRPr="0088391A" w:rsidRDefault="00B9376C" w:rsidP="00435D21">
      <w:pPr>
        <w:pStyle w:val="Heading2"/>
      </w:pPr>
      <w:bookmarkStart w:id="1469" w:name="_Toc493789857"/>
      <w:r>
        <w:rPr>
          <w:rFonts w:hint="eastAsia"/>
        </w:rPr>
        <w:t>13.10.</w:t>
      </w:r>
      <w:del w:id="1470" w:author="KH" w:date="2017-09-22T14:07:00Z">
        <w:r w:rsidDel="00C21607">
          <w:rPr>
            <w:rFonts w:hint="eastAsia"/>
          </w:rPr>
          <w:delText xml:space="preserve">6 </w:delText>
        </w:r>
      </w:del>
      <w:ins w:id="1471" w:author="KH" w:date="2017-09-22T14:07:00Z">
        <w:r w:rsidR="00C21607">
          <w:rPr>
            <w:rFonts w:hint="eastAsia"/>
          </w:rPr>
          <w:t>7</w:t>
        </w:r>
      </w:ins>
      <w:r>
        <w:t>.</w:t>
      </w:r>
      <w:r>
        <w:rPr>
          <w:rFonts w:hint="eastAsia"/>
        </w:rPr>
        <w:t>3</w:t>
      </w:r>
      <w:r w:rsidR="00435D21">
        <w:t xml:space="preserve"> </w:t>
      </w:r>
      <w:r w:rsidR="00435D21" w:rsidRPr="0088391A">
        <w:rPr>
          <w:rFonts w:hint="eastAsia"/>
        </w:rPr>
        <w:t>原油混炼模拟</w:t>
      </w:r>
      <w:bookmarkEnd w:id="1469"/>
    </w:p>
    <w:p w:rsidR="00435D21" w:rsidRPr="004C5F7A" w:rsidRDefault="00435D21" w:rsidP="004C5F7A">
      <w:pPr>
        <w:spacing w:line="300" w:lineRule="auto"/>
        <w:ind w:firstLineChars="200" w:firstLine="440"/>
        <w:rPr>
          <w:rFonts w:asciiTheme="minorEastAsia" w:eastAsiaTheme="minorEastAsia" w:hAnsiTheme="minorEastAsia"/>
          <w:sz w:val="22"/>
          <w:szCs w:val="22"/>
        </w:rPr>
      </w:pPr>
      <w:r w:rsidRPr="004C5F7A">
        <w:rPr>
          <w:rFonts w:asciiTheme="minorEastAsia" w:eastAsiaTheme="minorEastAsia" w:hAnsiTheme="minorEastAsia" w:hint="eastAsia"/>
          <w:sz w:val="22"/>
          <w:szCs w:val="22"/>
        </w:rPr>
        <w:t>SP-CAMS可根据用户指定的原油配方，准确计算出混合原油的性质，并可进一步对混合原油进行切割，评估馏分收率、性质。尤其对于非线性混合的性质，如辛烷值、</w:t>
      </w:r>
      <w:r w:rsidRPr="004C5F7A">
        <w:rPr>
          <w:rFonts w:asciiTheme="minorEastAsia" w:eastAsiaTheme="minorEastAsia" w:hAnsiTheme="minorEastAsia" w:hint="eastAsia"/>
          <w:sz w:val="22"/>
          <w:szCs w:val="22"/>
        </w:rPr>
        <w:lastRenderedPageBreak/>
        <w:t>十六烷值、粘度等，SP-CAMS</w:t>
      </w:r>
      <w:r w:rsidR="00CE50F8" w:rsidRPr="004C5F7A">
        <w:rPr>
          <w:rFonts w:asciiTheme="minorEastAsia" w:eastAsiaTheme="minorEastAsia" w:hAnsiTheme="minorEastAsia" w:hint="eastAsia"/>
          <w:sz w:val="22"/>
          <w:szCs w:val="22"/>
        </w:rPr>
        <w:t>采用</w:t>
      </w:r>
      <w:r w:rsidRPr="004C5F7A">
        <w:rPr>
          <w:rFonts w:asciiTheme="minorEastAsia" w:eastAsiaTheme="minorEastAsia" w:hAnsiTheme="minorEastAsia" w:hint="eastAsia"/>
          <w:sz w:val="22"/>
          <w:szCs w:val="22"/>
        </w:rPr>
        <w:t>专利算法，准确计算混合原油的相关性质。该功能可帮助企业计划、调度、生产人员更准确的评估混炼方案。</w:t>
      </w:r>
    </w:p>
    <w:p w:rsidR="00435D21" w:rsidRPr="004C5F7A" w:rsidRDefault="00435D21" w:rsidP="004C5F7A">
      <w:pPr>
        <w:spacing w:line="300" w:lineRule="auto"/>
        <w:ind w:firstLineChars="200" w:firstLine="440"/>
        <w:rPr>
          <w:rFonts w:asciiTheme="minorEastAsia" w:eastAsiaTheme="minorEastAsia" w:hAnsiTheme="minorEastAsia"/>
          <w:sz w:val="22"/>
          <w:szCs w:val="22"/>
        </w:rPr>
      </w:pPr>
      <w:r w:rsidRPr="004C5F7A">
        <w:rPr>
          <w:rFonts w:asciiTheme="minorEastAsia" w:eastAsiaTheme="minorEastAsia" w:hAnsiTheme="minorEastAsia" w:hint="eastAsia"/>
          <w:sz w:val="22"/>
          <w:szCs w:val="22"/>
        </w:rPr>
        <w:t>第一步：选择混合的原油种类</w:t>
      </w:r>
    </w:p>
    <w:p w:rsidR="00435D21" w:rsidRDefault="00461B84" w:rsidP="00435D21">
      <w:pPr>
        <w:spacing w:line="300" w:lineRule="auto"/>
      </w:pPr>
      <w:ins w:id="1472" w:author="KH" w:date="2017-09-22T13:43:00Z">
        <w:r>
          <w:rPr>
            <w:noProof/>
          </w:rPr>
          <w:drawing>
            <wp:inline distT="0" distB="0" distL="0" distR="0" wp14:anchorId="5D209A8C" wp14:editId="12936E6F">
              <wp:extent cx="5278120" cy="27545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8120" cy="2754519"/>
                      </a:xfrm>
                      <a:prstGeom prst="rect">
                        <a:avLst/>
                      </a:prstGeom>
                    </pic:spPr>
                  </pic:pic>
                </a:graphicData>
              </a:graphic>
            </wp:inline>
          </w:drawing>
        </w:r>
      </w:ins>
    </w:p>
    <w:p w:rsidR="00435D21" w:rsidRDefault="00435D21" w:rsidP="00435D21">
      <w:pPr>
        <w:spacing w:line="300" w:lineRule="auto"/>
        <w:jc w:val="center"/>
      </w:pPr>
      <w:r>
        <w:rPr>
          <w:rFonts w:hint="eastAsia"/>
        </w:rPr>
        <w:t>图</w:t>
      </w:r>
      <w:r>
        <w:t>1</w:t>
      </w:r>
      <w:r>
        <w:rPr>
          <w:rFonts w:hint="eastAsia"/>
        </w:rPr>
        <w:t>3-</w:t>
      </w:r>
      <w:r w:rsidR="00395775">
        <w:t>9</w:t>
      </w:r>
      <w:r>
        <w:rPr>
          <w:rFonts w:hint="eastAsia"/>
        </w:rPr>
        <w:t xml:space="preserve">. </w:t>
      </w:r>
      <w:r>
        <w:rPr>
          <w:rFonts w:hint="eastAsia"/>
        </w:rPr>
        <w:t>选择用于混合的原油种类</w:t>
      </w:r>
    </w:p>
    <w:p w:rsidR="00435D21" w:rsidRPr="004C5F7A" w:rsidRDefault="00435D21" w:rsidP="004C5F7A">
      <w:pPr>
        <w:spacing w:line="300" w:lineRule="auto"/>
        <w:ind w:firstLineChars="200" w:firstLine="440"/>
        <w:rPr>
          <w:rFonts w:asciiTheme="minorEastAsia" w:eastAsiaTheme="minorEastAsia" w:hAnsiTheme="minorEastAsia"/>
          <w:sz w:val="22"/>
          <w:szCs w:val="22"/>
        </w:rPr>
      </w:pPr>
      <w:r w:rsidRPr="004C5F7A">
        <w:rPr>
          <w:rFonts w:asciiTheme="minorEastAsia" w:eastAsiaTheme="minorEastAsia" w:hAnsiTheme="minorEastAsia" w:hint="eastAsia"/>
          <w:sz w:val="22"/>
          <w:szCs w:val="22"/>
        </w:rPr>
        <w:t>第二步：填入使用量</w:t>
      </w:r>
    </w:p>
    <w:p w:rsidR="00435D21" w:rsidRDefault="00461B84" w:rsidP="00435D21">
      <w:pPr>
        <w:spacing w:line="300" w:lineRule="auto"/>
      </w:pPr>
      <w:ins w:id="1473" w:author="KH" w:date="2017-09-22T13:43:00Z">
        <w:r>
          <w:rPr>
            <w:noProof/>
          </w:rPr>
          <w:drawing>
            <wp:inline distT="0" distB="0" distL="0" distR="0" wp14:anchorId="30BA5FB1" wp14:editId="0C6B0A01">
              <wp:extent cx="5278120" cy="2549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8120" cy="2549259"/>
                      </a:xfrm>
                      <a:prstGeom prst="rect">
                        <a:avLst/>
                      </a:prstGeom>
                    </pic:spPr>
                  </pic:pic>
                </a:graphicData>
              </a:graphic>
            </wp:inline>
          </w:drawing>
        </w:r>
      </w:ins>
    </w:p>
    <w:p w:rsidR="00435D21" w:rsidRDefault="00435D21" w:rsidP="00435D21">
      <w:pPr>
        <w:spacing w:line="300" w:lineRule="auto"/>
        <w:jc w:val="center"/>
      </w:pPr>
      <w:r>
        <w:rPr>
          <w:rFonts w:hint="eastAsia"/>
        </w:rPr>
        <w:t>图</w:t>
      </w:r>
      <w:r>
        <w:t>1</w:t>
      </w:r>
      <w:r>
        <w:rPr>
          <w:rFonts w:hint="eastAsia"/>
        </w:rPr>
        <w:t>3-</w:t>
      </w:r>
      <w:r w:rsidR="00395775">
        <w:t>10</w:t>
      </w:r>
      <w:r>
        <w:rPr>
          <w:rFonts w:hint="eastAsia"/>
        </w:rPr>
        <w:t xml:space="preserve">. </w:t>
      </w:r>
      <w:r>
        <w:rPr>
          <w:rFonts w:hint="eastAsia"/>
        </w:rPr>
        <w:t>输入原油使用量或混合比例</w:t>
      </w:r>
    </w:p>
    <w:p w:rsidR="00435D21" w:rsidRPr="004C5F7A" w:rsidRDefault="00435D21" w:rsidP="004C5F7A">
      <w:pPr>
        <w:spacing w:line="300" w:lineRule="auto"/>
        <w:ind w:firstLineChars="200" w:firstLine="440"/>
        <w:rPr>
          <w:rFonts w:asciiTheme="minorEastAsia" w:eastAsiaTheme="minorEastAsia" w:hAnsiTheme="minorEastAsia"/>
          <w:sz w:val="22"/>
          <w:szCs w:val="22"/>
        </w:rPr>
      </w:pPr>
      <w:r w:rsidRPr="004C5F7A">
        <w:rPr>
          <w:rFonts w:asciiTheme="minorEastAsia" w:eastAsiaTheme="minorEastAsia" w:hAnsiTheme="minorEastAsia" w:hint="eastAsia"/>
          <w:sz w:val="22"/>
          <w:szCs w:val="22"/>
        </w:rPr>
        <w:t>第三步：查看混合原油的性质、收率分布</w:t>
      </w:r>
    </w:p>
    <w:p w:rsidR="00435D21" w:rsidRDefault="00CF638A" w:rsidP="00435D21">
      <w:pPr>
        <w:spacing w:line="300" w:lineRule="auto"/>
      </w:pPr>
      <w:ins w:id="1474" w:author="KH" w:date="2017-09-22T13:45:00Z">
        <w:r>
          <w:rPr>
            <w:noProof/>
          </w:rPr>
          <w:lastRenderedPageBreak/>
          <w:drawing>
            <wp:inline distT="0" distB="0" distL="0" distR="0" wp14:anchorId="4B6DF0D1" wp14:editId="7F049E3F">
              <wp:extent cx="5278120" cy="40160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8120" cy="4016014"/>
                      </a:xfrm>
                      <a:prstGeom prst="rect">
                        <a:avLst/>
                      </a:prstGeom>
                    </pic:spPr>
                  </pic:pic>
                </a:graphicData>
              </a:graphic>
            </wp:inline>
          </w:drawing>
        </w:r>
      </w:ins>
    </w:p>
    <w:p w:rsidR="00435D21" w:rsidRDefault="00435D21" w:rsidP="00435D21">
      <w:pPr>
        <w:spacing w:line="300" w:lineRule="auto"/>
        <w:jc w:val="center"/>
      </w:pPr>
      <w:r>
        <w:rPr>
          <w:rFonts w:hint="eastAsia"/>
        </w:rPr>
        <w:t>图</w:t>
      </w:r>
      <w:r>
        <w:t>1</w:t>
      </w:r>
      <w:r>
        <w:rPr>
          <w:rFonts w:hint="eastAsia"/>
        </w:rPr>
        <w:t>3-</w:t>
      </w:r>
      <w:r w:rsidR="00395775">
        <w:t>11</w:t>
      </w:r>
      <w:r>
        <w:rPr>
          <w:rFonts w:hint="eastAsia"/>
        </w:rPr>
        <w:t xml:space="preserve">. </w:t>
      </w:r>
      <w:r>
        <w:rPr>
          <w:rFonts w:hint="eastAsia"/>
        </w:rPr>
        <w:t>查看混合原油的性质</w:t>
      </w:r>
    </w:p>
    <w:p w:rsidR="00435D21" w:rsidRDefault="00CF638A" w:rsidP="00435D21">
      <w:pPr>
        <w:spacing w:line="300" w:lineRule="auto"/>
      </w:pPr>
      <w:ins w:id="1475" w:author="KH" w:date="2017-09-22T13:46:00Z">
        <w:r>
          <w:rPr>
            <w:noProof/>
          </w:rPr>
          <w:drawing>
            <wp:inline distT="0" distB="0" distL="0" distR="0" wp14:anchorId="69838BF6" wp14:editId="3B141961">
              <wp:extent cx="5278120" cy="28021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8120" cy="2802169"/>
                      </a:xfrm>
                      <a:prstGeom prst="rect">
                        <a:avLst/>
                      </a:prstGeom>
                    </pic:spPr>
                  </pic:pic>
                </a:graphicData>
              </a:graphic>
            </wp:inline>
          </w:drawing>
        </w:r>
      </w:ins>
    </w:p>
    <w:p w:rsidR="00435D21" w:rsidRDefault="00435D21" w:rsidP="00435D21">
      <w:pPr>
        <w:spacing w:line="300" w:lineRule="auto"/>
        <w:jc w:val="center"/>
      </w:pPr>
      <w:r>
        <w:rPr>
          <w:rFonts w:hint="eastAsia"/>
        </w:rPr>
        <w:t>图</w:t>
      </w:r>
      <w:r>
        <w:t>1</w:t>
      </w:r>
      <w:r>
        <w:rPr>
          <w:rFonts w:hint="eastAsia"/>
        </w:rPr>
        <w:t>3-</w:t>
      </w:r>
      <w:r>
        <w:t>1</w:t>
      </w:r>
      <w:r w:rsidR="00395775">
        <w:t>2</w:t>
      </w:r>
      <w:r>
        <w:rPr>
          <w:rFonts w:hint="eastAsia"/>
        </w:rPr>
        <w:t xml:space="preserve">. </w:t>
      </w:r>
      <w:r>
        <w:rPr>
          <w:rFonts w:hint="eastAsia"/>
        </w:rPr>
        <w:t>查看混合原油的收率分布</w:t>
      </w:r>
    </w:p>
    <w:p w:rsidR="00435D21" w:rsidRPr="0088391A" w:rsidRDefault="00B9376C" w:rsidP="00435D21">
      <w:pPr>
        <w:pStyle w:val="Heading2"/>
      </w:pPr>
      <w:bookmarkStart w:id="1476" w:name="_Toc493789858"/>
      <w:r>
        <w:rPr>
          <w:rFonts w:hint="eastAsia"/>
        </w:rPr>
        <w:t>13.10.</w:t>
      </w:r>
      <w:del w:id="1477" w:author="KH" w:date="2017-09-22T14:07:00Z">
        <w:r w:rsidDel="00C21607">
          <w:rPr>
            <w:rFonts w:hint="eastAsia"/>
          </w:rPr>
          <w:delText xml:space="preserve">6 </w:delText>
        </w:r>
      </w:del>
      <w:ins w:id="1478" w:author="KH" w:date="2017-09-22T14:07:00Z">
        <w:r w:rsidR="00C21607">
          <w:rPr>
            <w:rFonts w:hint="eastAsia"/>
          </w:rPr>
          <w:t>7</w:t>
        </w:r>
      </w:ins>
      <w:r>
        <w:t>.</w:t>
      </w:r>
      <w:r>
        <w:rPr>
          <w:rFonts w:hint="eastAsia"/>
        </w:rPr>
        <w:t>4</w:t>
      </w:r>
      <w:r w:rsidR="00435D21">
        <w:t xml:space="preserve"> </w:t>
      </w:r>
      <w:r w:rsidR="00435D21" w:rsidRPr="0088391A">
        <w:rPr>
          <w:rFonts w:hint="eastAsia"/>
        </w:rPr>
        <w:t>原油混炼比例优化</w:t>
      </w:r>
      <w:bookmarkEnd w:id="1476"/>
    </w:p>
    <w:p w:rsidR="00435D21" w:rsidRPr="004C5F7A" w:rsidRDefault="00435D21" w:rsidP="004C5F7A">
      <w:pPr>
        <w:spacing w:line="300" w:lineRule="auto"/>
        <w:ind w:firstLineChars="200" w:firstLine="440"/>
        <w:rPr>
          <w:rFonts w:asciiTheme="minorEastAsia" w:eastAsiaTheme="minorEastAsia" w:hAnsiTheme="minorEastAsia"/>
          <w:sz w:val="22"/>
          <w:szCs w:val="22"/>
        </w:rPr>
      </w:pPr>
      <w:r w:rsidRPr="004C5F7A">
        <w:rPr>
          <w:rFonts w:asciiTheme="minorEastAsia" w:eastAsiaTheme="minorEastAsia" w:hAnsiTheme="minorEastAsia" w:hint="eastAsia"/>
          <w:sz w:val="22"/>
          <w:szCs w:val="22"/>
        </w:rPr>
        <w:t>在很多应用场景下，客户需要根据装置的设计指标、产品生产计划，制定预期的混合原油性质。SP-CAMS可根据用户给定的预期原油性质，自动计算出最优原油混炼</w:t>
      </w:r>
      <w:r w:rsidRPr="004C5F7A">
        <w:rPr>
          <w:rFonts w:asciiTheme="minorEastAsia" w:eastAsiaTheme="minorEastAsia" w:hAnsiTheme="minorEastAsia" w:hint="eastAsia"/>
          <w:sz w:val="22"/>
          <w:szCs w:val="22"/>
        </w:rPr>
        <w:lastRenderedPageBreak/>
        <w:t>比例。该功能可帮助企业采购、计划、调度人员制定更优的采购与混炼方案。</w:t>
      </w:r>
    </w:p>
    <w:p w:rsidR="00435D21" w:rsidRPr="004C5F7A" w:rsidRDefault="00435D21" w:rsidP="004C5F7A">
      <w:pPr>
        <w:spacing w:line="300" w:lineRule="auto"/>
        <w:ind w:firstLineChars="200" w:firstLine="440"/>
        <w:rPr>
          <w:rFonts w:asciiTheme="minorEastAsia" w:eastAsiaTheme="minorEastAsia" w:hAnsiTheme="minorEastAsia"/>
          <w:color w:val="FF0000"/>
          <w:sz w:val="22"/>
          <w:szCs w:val="22"/>
        </w:rPr>
      </w:pPr>
      <w:r w:rsidRPr="004C5F7A">
        <w:rPr>
          <w:rFonts w:asciiTheme="minorEastAsia" w:eastAsiaTheme="minorEastAsia" w:hAnsiTheme="minorEastAsia" w:hint="eastAsia"/>
          <w:sz w:val="22"/>
          <w:szCs w:val="22"/>
        </w:rPr>
        <w:t>第一步：用户选择用于混合的原油种类，并输入原油库存、价格数据</w:t>
      </w:r>
      <w:r w:rsidR="008E1599" w:rsidRPr="004C5F7A">
        <w:rPr>
          <w:rFonts w:asciiTheme="minorEastAsia" w:eastAsiaTheme="minorEastAsia" w:hAnsiTheme="minorEastAsia" w:hint="eastAsia"/>
          <w:sz w:val="22"/>
          <w:szCs w:val="22"/>
        </w:rPr>
        <w:t>，</w:t>
      </w:r>
      <w:r w:rsidR="008E1599" w:rsidRPr="004C5F7A">
        <w:rPr>
          <w:rFonts w:asciiTheme="minorEastAsia" w:eastAsiaTheme="minorEastAsia" w:hAnsiTheme="minorEastAsia" w:hint="eastAsia"/>
          <w:color w:val="FF0000"/>
          <w:sz w:val="22"/>
          <w:szCs w:val="22"/>
        </w:rPr>
        <w:t>生成配方，结果显示配方比例</w:t>
      </w:r>
    </w:p>
    <w:p w:rsidR="00435D21" w:rsidRDefault="00CF638A" w:rsidP="00435D21">
      <w:pPr>
        <w:spacing w:line="300" w:lineRule="auto"/>
      </w:pPr>
      <w:ins w:id="1479" w:author="KH" w:date="2017-09-22T13:49:00Z">
        <w:r>
          <w:rPr>
            <w:noProof/>
          </w:rPr>
          <w:drawing>
            <wp:inline distT="0" distB="0" distL="0" distR="0" wp14:anchorId="0B64A6FC" wp14:editId="1730AB5E">
              <wp:extent cx="5278120" cy="50327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8120" cy="5032799"/>
                      </a:xfrm>
                      <a:prstGeom prst="rect">
                        <a:avLst/>
                      </a:prstGeom>
                    </pic:spPr>
                  </pic:pic>
                </a:graphicData>
              </a:graphic>
            </wp:inline>
          </w:drawing>
        </w:r>
      </w:ins>
    </w:p>
    <w:p w:rsidR="00435D21" w:rsidRPr="00B00D70" w:rsidRDefault="00435D21" w:rsidP="00435D21">
      <w:pPr>
        <w:spacing w:line="300" w:lineRule="auto"/>
        <w:jc w:val="center"/>
      </w:pPr>
      <w:r>
        <w:rPr>
          <w:rFonts w:hint="eastAsia"/>
        </w:rPr>
        <w:t>图</w:t>
      </w:r>
      <w:r>
        <w:t>13</w:t>
      </w:r>
      <w:r>
        <w:rPr>
          <w:rFonts w:hint="eastAsia"/>
        </w:rPr>
        <w:t>-</w:t>
      </w:r>
      <w:r>
        <w:t>1</w:t>
      </w:r>
      <w:r w:rsidR="00395775">
        <w:t>3</w:t>
      </w:r>
      <w:r>
        <w:rPr>
          <w:rFonts w:hint="eastAsia"/>
        </w:rPr>
        <w:t xml:space="preserve">. </w:t>
      </w:r>
      <w:r>
        <w:rPr>
          <w:rFonts w:hint="eastAsia"/>
        </w:rPr>
        <w:t>选择混合原油种类，并输入库存量、价格数据</w:t>
      </w:r>
    </w:p>
    <w:p w:rsidR="00435D21" w:rsidRPr="004C5F7A" w:rsidRDefault="00435D21" w:rsidP="00496D45">
      <w:pPr>
        <w:spacing w:beforeLines="50" w:before="156" w:line="300" w:lineRule="auto"/>
        <w:ind w:firstLineChars="200" w:firstLine="440"/>
        <w:rPr>
          <w:rFonts w:asciiTheme="minorEastAsia" w:eastAsiaTheme="minorEastAsia" w:hAnsiTheme="minorEastAsia"/>
          <w:sz w:val="22"/>
          <w:szCs w:val="22"/>
        </w:rPr>
      </w:pPr>
      <w:r w:rsidRPr="004C5F7A">
        <w:rPr>
          <w:rFonts w:asciiTheme="minorEastAsia" w:eastAsiaTheme="minorEastAsia" w:hAnsiTheme="minorEastAsia" w:hint="eastAsia"/>
          <w:sz w:val="22"/>
          <w:szCs w:val="22"/>
        </w:rPr>
        <w:t>第</w:t>
      </w:r>
      <w:r w:rsidR="004C5F7A" w:rsidRPr="004C5F7A">
        <w:rPr>
          <w:rFonts w:asciiTheme="minorEastAsia" w:eastAsiaTheme="minorEastAsia" w:hAnsiTheme="minorEastAsia" w:hint="eastAsia"/>
          <w:sz w:val="22"/>
          <w:szCs w:val="22"/>
        </w:rPr>
        <w:t>二</w:t>
      </w:r>
      <w:r w:rsidRPr="004C5F7A">
        <w:rPr>
          <w:rFonts w:asciiTheme="minorEastAsia" w:eastAsiaTheme="minorEastAsia" w:hAnsiTheme="minorEastAsia" w:hint="eastAsia"/>
          <w:sz w:val="22"/>
          <w:szCs w:val="22"/>
        </w:rPr>
        <w:t>步：输入预期的原油性质指标（最多可支持</w:t>
      </w:r>
      <w:r w:rsidR="004C5F7A" w:rsidRPr="004C5F7A">
        <w:rPr>
          <w:rFonts w:asciiTheme="minorEastAsia" w:eastAsiaTheme="minorEastAsia" w:hAnsiTheme="minorEastAsia" w:hint="eastAsia"/>
          <w:sz w:val="22"/>
          <w:szCs w:val="22"/>
        </w:rPr>
        <w:t>86</w:t>
      </w:r>
      <w:r w:rsidRPr="004C5F7A">
        <w:rPr>
          <w:rFonts w:asciiTheme="minorEastAsia" w:eastAsiaTheme="minorEastAsia" w:hAnsiTheme="minorEastAsia" w:hint="eastAsia"/>
          <w:sz w:val="22"/>
          <w:szCs w:val="22"/>
        </w:rPr>
        <w:t>项性质指标）</w:t>
      </w:r>
    </w:p>
    <w:p w:rsidR="00435D21" w:rsidRDefault="00CF638A" w:rsidP="00435D21">
      <w:pPr>
        <w:spacing w:line="300" w:lineRule="auto"/>
      </w:pPr>
      <w:ins w:id="1480" w:author="KH" w:date="2017-09-22T13:51:00Z">
        <w:r>
          <w:rPr>
            <w:noProof/>
          </w:rPr>
          <w:lastRenderedPageBreak/>
          <w:drawing>
            <wp:inline distT="0" distB="0" distL="0" distR="0" wp14:anchorId="2525CB8F" wp14:editId="262A1636">
              <wp:extent cx="5278120" cy="4536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8120" cy="4536495"/>
                      </a:xfrm>
                      <a:prstGeom prst="rect">
                        <a:avLst/>
                      </a:prstGeom>
                    </pic:spPr>
                  </pic:pic>
                </a:graphicData>
              </a:graphic>
            </wp:inline>
          </w:drawing>
        </w:r>
      </w:ins>
    </w:p>
    <w:p w:rsidR="00435D21" w:rsidRDefault="00435D21" w:rsidP="00435D21">
      <w:pPr>
        <w:spacing w:line="300" w:lineRule="auto"/>
        <w:jc w:val="center"/>
      </w:pPr>
      <w:r>
        <w:rPr>
          <w:rFonts w:hint="eastAsia"/>
        </w:rPr>
        <w:t>图</w:t>
      </w:r>
      <w:r>
        <w:t>13</w:t>
      </w:r>
      <w:r>
        <w:rPr>
          <w:rFonts w:hint="eastAsia"/>
        </w:rPr>
        <w:t>-</w:t>
      </w:r>
      <w:r>
        <w:t>1</w:t>
      </w:r>
      <w:r w:rsidR="00395775">
        <w:t>4</w:t>
      </w:r>
      <w:r>
        <w:rPr>
          <w:rFonts w:hint="eastAsia"/>
        </w:rPr>
        <w:t xml:space="preserve">. </w:t>
      </w:r>
      <w:r>
        <w:rPr>
          <w:rFonts w:hint="eastAsia"/>
        </w:rPr>
        <w:t>输入预期的原油性质指标</w:t>
      </w:r>
    </w:p>
    <w:p w:rsidR="00435D21" w:rsidRPr="004C5F7A" w:rsidRDefault="00435D21" w:rsidP="00435D21">
      <w:pPr>
        <w:spacing w:line="300" w:lineRule="auto"/>
        <w:rPr>
          <w:rFonts w:asciiTheme="minorEastAsia" w:eastAsiaTheme="minorEastAsia" w:hAnsiTheme="minorEastAsia"/>
          <w:sz w:val="22"/>
          <w:szCs w:val="22"/>
        </w:rPr>
      </w:pPr>
      <w:r w:rsidRPr="004C5F7A">
        <w:rPr>
          <w:rFonts w:asciiTheme="minorEastAsia" w:eastAsiaTheme="minorEastAsia" w:hAnsiTheme="minorEastAsia" w:hint="eastAsia"/>
          <w:sz w:val="22"/>
          <w:szCs w:val="22"/>
        </w:rPr>
        <w:t>第</w:t>
      </w:r>
      <w:r w:rsidR="004C5F7A" w:rsidRPr="004C5F7A">
        <w:rPr>
          <w:rFonts w:asciiTheme="minorEastAsia" w:eastAsiaTheme="minorEastAsia" w:hAnsiTheme="minorEastAsia" w:hint="eastAsia"/>
          <w:sz w:val="22"/>
          <w:szCs w:val="22"/>
        </w:rPr>
        <w:t>三</w:t>
      </w:r>
      <w:r w:rsidRPr="004C5F7A">
        <w:rPr>
          <w:rFonts w:asciiTheme="minorEastAsia" w:eastAsiaTheme="minorEastAsia" w:hAnsiTheme="minorEastAsia" w:hint="eastAsia"/>
          <w:sz w:val="22"/>
          <w:szCs w:val="22"/>
        </w:rPr>
        <w:t>步：选择优化模式</w:t>
      </w:r>
    </w:p>
    <w:p w:rsidR="00435D21" w:rsidRPr="004C5F7A" w:rsidRDefault="00435D21" w:rsidP="00435D21">
      <w:pPr>
        <w:pStyle w:val="ListParagraph"/>
        <w:widowControl w:val="0"/>
        <w:numPr>
          <w:ilvl w:val="0"/>
          <w:numId w:val="52"/>
        </w:numPr>
        <w:spacing w:after="0" w:line="300" w:lineRule="auto"/>
        <w:ind w:firstLineChars="0"/>
        <w:jc w:val="both"/>
        <w:rPr>
          <w:rFonts w:asciiTheme="minorEastAsia" w:eastAsiaTheme="minorEastAsia" w:hAnsiTheme="minorEastAsia"/>
          <w:sz w:val="22"/>
          <w:szCs w:val="22"/>
          <w:lang w:eastAsia="zh-CN"/>
        </w:rPr>
      </w:pPr>
      <w:r w:rsidRPr="004C5F7A">
        <w:rPr>
          <w:rFonts w:asciiTheme="minorEastAsia" w:eastAsiaTheme="minorEastAsia" w:hAnsiTheme="minorEastAsia" w:hint="eastAsia"/>
          <w:sz w:val="22"/>
          <w:szCs w:val="22"/>
          <w:lang w:eastAsia="zh-CN"/>
        </w:rPr>
        <w:t>最小库存剩余：使得优化后的配方尽可能用完所有库存量，最小库存剩余量</w:t>
      </w:r>
    </w:p>
    <w:p w:rsidR="00435D21" w:rsidRPr="004C5F7A" w:rsidRDefault="00435D21" w:rsidP="00435D21">
      <w:pPr>
        <w:pStyle w:val="ListParagraph"/>
        <w:widowControl w:val="0"/>
        <w:numPr>
          <w:ilvl w:val="0"/>
          <w:numId w:val="52"/>
        </w:numPr>
        <w:spacing w:after="0" w:line="300" w:lineRule="auto"/>
        <w:ind w:firstLineChars="0"/>
        <w:jc w:val="both"/>
        <w:rPr>
          <w:rFonts w:asciiTheme="minorEastAsia" w:eastAsiaTheme="minorEastAsia" w:hAnsiTheme="minorEastAsia"/>
          <w:sz w:val="22"/>
          <w:szCs w:val="22"/>
          <w:lang w:eastAsia="zh-CN"/>
        </w:rPr>
      </w:pPr>
      <w:r w:rsidRPr="004C5F7A">
        <w:rPr>
          <w:rFonts w:asciiTheme="minorEastAsia" w:eastAsiaTheme="minorEastAsia" w:hAnsiTheme="minorEastAsia" w:hint="eastAsia"/>
          <w:sz w:val="22"/>
          <w:szCs w:val="22"/>
          <w:lang w:eastAsia="zh-CN"/>
        </w:rPr>
        <w:t>最低调合成本：使得优化后的配方成本最低</w:t>
      </w:r>
    </w:p>
    <w:p w:rsidR="00435D21" w:rsidRPr="004C5F7A" w:rsidRDefault="00435D21" w:rsidP="00435D21">
      <w:pPr>
        <w:pStyle w:val="ListParagraph"/>
        <w:widowControl w:val="0"/>
        <w:numPr>
          <w:ilvl w:val="0"/>
          <w:numId w:val="52"/>
        </w:numPr>
        <w:spacing w:after="0" w:line="300" w:lineRule="auto"/>
        <w:ind w:firstLineChars="0"/>
        <w:jc w:val="both"/>
        <w:rPr>
          <w:rFonts w:asciiTheme="minorEastAsia" w:eastAsiaTheme="minorEastAsia" w:hAnsiTheme="minorEastAsia"/>
          <w:sz w:val="22"/>
          <w:szCs w:val="22"/>
          <w:lang w:eastAsia="zh-CN"/>
        </w:rPr>
      </w:pPr>
      <w:r w:rsidRPr="004C5F7A">
        <w:rPr>
          <w:rFonts w:asciiTheme="minorEastAsia" w:eastAsiaTheme="minorEastAsia" w:hAnsiTheme="minorEastAsia" w:hint="eastAsia"/>
          <w:sz w:val="22"/>
          <w:szCs w:val="22"/>
          <w:lang w:eastAsia="zh-CN"/>
        </w:rPr>
        <w:t>最佳性质匹配：使得优化后的配方混合原油性质接接近预期性质</w:t>
      </w:r>
    </w:p>
    <w:p w:rsidR="00F7592B" w:rsidRPr="004C5F7A" w:rsidRDefault="00F7592B" w:rsidP="00435D21">
      <w:pPr>
        <w:pStyle w:val="ListParagraph"/>
        <w:widowControl w:val="0"/>
        <w:numPr>
          <w:ilvl w:val="0"/>
          <w:numId w:val="52"/>
        </w:numPr>
        <w:spacing w:after="0" w:line="300" w:lineRule="auto"/>
        <w:ind w:firstLineChars="0"/>
        <w:jc w:val="both"/>
        <w:rPr>
          <w:rFonts w:asciiTheme="minorEastAsia" w:eastAsiaTheme="minorEastAsia" w:hAnsiTheme="minorEastAsia"/>
          <w:sz w:val="22"/>
          <w:szCs w:val="22"/>
          <w:lang w:eastAsia="zh-CN"/>
        </w:rPr>
      </w:pPr>
      <w:r w:rsidRPr="004C5F7A">
        <w:rPr>
          <w:rFonts w:asciiTheme="minorEastAsia" w:eastAsiaTheme="minorEastAsia" w:hAnsiTheme="minorEastAsia" w:hint="eastAsia"/>
          <w:color w:val="FF0000"/>
          <w:sz w:val="22"/>
          <w:szCs w:val="22"/>
          <w:lang w:eastAsia="zh-CN"/>
        </w:rPr>
        <w:t>实现以性质匹配合格优先的基础上，优化成本、优化库存。多项功能可同时选择。</w:t>
      </w:r>
    </w:p>
    <w:p w:rsidR="00435D21" w:rsidRDefault="00CF638A" w:rsidP="00435D21">
      <w:pPr>
        <w:spacing w:line="300" w:lineRule="auto"/>
      </w:pPr>
      <w:ins w:id="1481" w:author="KH" w:date="2017-09-22T13:52:00Z">
        <w:r>
          <w:rPr>
            <w:noProof/>
          </w:rPr>
          <w:lastRenderedPageBreak/>
          <w:drawing>
            <wp:inline distT="0" distB="0" distL="0" distR="0" wp14:anchorId="3603A9CE" wp14:editId="2A9E6BCA">
              <wp:extent cx="5278120" cy="23275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8120" cy="2327504"/>
                      </a:xfrm>
                      <a:prstGeom prst="rect">
                        <a:avLst/>
                      </a:prstGeom>
                    </pic:spPr>
                  </pic:pic>
                </a:graphicData>
              </a:graphic>
            </wp:inline>
          </w:drawing>
        </w:r>
      </w:ins>
    </w:p>
    <w:p w:rsidR="00435D21" w:rsidRDefault="00435D21" w:rsidP="00435D21">
      <w:pPr>
        <w:spacing w:line="300" w:lineRule="auto"/>
        <w:jc w:val="center"/>
      </w:pPr>
      <w:r>
        <w:rPr>
          <w:rFonts w:hint="eastAsia"/>
        </w:rPr>
        <w:t>图</w:t>
      </w:r>
      <w:r>
        <w:t>13</w:t>
      </w:r>
      <w:r>
        <w:rPr>
          <w:rFonts w:hint="eastAsia"/>
        </w:rPr>
        <w:t>-</w:t>
      </w:r>
      <w:r>
        <w:t>1</w:t>
      </w:r>
      <w:r w:rsidR="00395775">
        <w:t>5</w:t>
      </w:r>
      <w:r>
        <w:rPr>
          <w:rFonts w:hint="eastAsia"/>
        </w:rPr>
        <w:t xml:space="preserve">. </w:t>
      </w:r>
      <w:r>
        <w:rPr>
          <w:rFonts w:hint="eastAsia"/>
        </w:rPr>
        <w:t>选择优化模式</w:t>
      </w:r>
    </w:p>
    <w:p w:rsidR="00435D21" w:rsidRDefault="00435D21" w:rsidP="00435D21">
      <w:pPr>
        <w:spacing w:line="300" w:lineRule="auto"/>
      </w:pPr>
    </w:p>
    <w:p w:rsidR="00435D21" w:rsidRPr="0088391A" w:rsidRDefault="00B9376C" w:rsidP="00435D21">
      <w:pPr>
        <w:pStyle w:val="Heading2"/>
      </w:pPr>
      <w:bookmarkStart w:id="1482" w:name="_Toc493789859"/>
      <w:r>
        <w:rPr>
          <w:rFonts w:hint="eastAsia"/>
        </w:rPr>
        <w:t>13.10.</w:t>
      </w:r>
      <w:del w:id="1483" w:author="KH" w:date="2017-09-22T14:07:00Z">
        <w:r w:rsidDel="00C21607">
          <w:rPr>
            <w:rFonts w:hint="eastAsia"/>
          </w:rPr>
          <w:delText xml:space="preserve">6 </w:delText>
        </w:r>
      </w:del>
      <w:ins w:id="1484" w:author="KH" w:date="2017-09-22T14:07:00Z">
        <w:r w:rsidR="00C21607">
          <w:rPr>
            <w:rFonts w:hint="eastAsia"/>
          </w:rPr>
          <w:t>7</w:t>
        </w:r>
      </w:ins>
      <w:r>
        <w:t>.</w:t>
      </w:r>
      <w:r>
        <w:rPr>
          <w:rFonts w:hint="eastAsia"/>
        </w:rPr>
        <w:t>5</w:t>
      </w:r>
      <w:r w:rsidR="00435D21">
        <w:t xml:space="preserve"> </w:t>
      </w:r>
      <w:r w:rsidR="00435D21" w:rsidRPr="0088391A">
        <w:t>SP</w:t>
      </w:r>
      <w:r w:rsidR="00435D21" w:rsidRPr="0088391A">
        <w:rPr>
          <w:rFonts w:hint="eastAsia"/>
        </w:rPr>
        <w:t>-</w:t>
      </w:r>
      <w:r w:rsidR="00435D21" w:rsidRPr="0088391A">
        <w:t>CAMS</w:t>
      </w:r>
      <w:r w:rsidR="00435D21" w:rsidRPr="0088391A">
        <w:t>优势</w:t>
      </w:r>
      <w:bookmarkEnd w:id="1482"/>
    </w:p>
    <w:p w:rsidR="00435D21" w:rsidRPr="00B9376C" w:rsidRDefault="00435D21" w:rsidP="00B9376C">
      <w:pPr>
        <w:spacing w:line="300" w:lineRule="auto"/>
        <w:ind w:firstLineChars="200" w:firstLine="440"/>
        <w:rPr>
          <w:rFonts w:asciiTheme="minorEastAsia" w:eastAsiaTheme="minorEastAsia" w:hAnsiTheme="minorEastAsia"/>
          <w:sz w:val="22"/>
          <w:szCs w:val="22"/>
        </w:rPr>
      </w:pPr>
      <w:r w:rsidRPr="00B9376C">
        <w:rPr>
          <w:rFonts w:asciiTheme="minorEastAsia" w:eastAsiaTheme="minorEastAsia" w:hAnsiTheme="minorEastAsia" w:hint="eastAsia"/>
          <w:sz w:val="22"/>
          <w:szCs w:val="22"/>
        </w:rPr>
        <w:t>与市面上其他原油切割与管理软件相比，SP-CAMS具备如下优势：</w:t>
      </w:r>
    </w:p>
    <w:p w:rsidR="00FF6FBB" w:rsidRPr="00FF6FBB" w:rsidRDefault="00FF6FBB" w:rsidP="00FF6FBB">
      <w:pPr>
        <w:pStyle w:val="ListParagraph"/>
        <w:widowControl w:val="0"/>
        <w:numPr>
          <w:ilvl w:val="0"/>
          <w:numId w:val="51"/>
        </w:numPr>
        <w:spacing w:after="0" w:line="300" w:lineRule="auto"/>
        <w:ind w:firstLineChars="0"/>
        <w:jc w:val="both"/>
        <w:rPr>
          <w:rFonts w:asciiTheme="minorEastAsia" w:eastAsiaTheme="minorEastAsia" w:hAnsiTheme="minorEastAsia"/>
          <w:sz w:val="22"/>
          <w:szCs w:val="22"/>
          <w:lang w:eastAsia="zh-CN"/>
        </w:rPr>
      </w:pPr>
      <w:r w:rsidRPr="00FF6FBB">
        <w:rPr>
          <w:rFonts w:asciiTheme="minorEastAsia" w:eastAsiaTheme="minorEastAsia" w:hAnsiTheme="minorEastAsia" w:hint="eastAsia"/>
          <w:sz w:val="22"/>
          <w:szCs w:val="22"/>
          <w:lang w:eastAsia="zh-CN"/>
        </w:rPr>
        <w:t>可与</w:t>
      </w:r>
      <w:del w:id="1485" w:author="KH" w:date="2017-09-22T13:56:00Z">
        <w:r w:rsidRPr="00FF6FBB" w:rsidDel="00364A87">
          <w:rPr>
            <w:rFonts w:asciiTheme="minorEastAsia" w:eastAsiaTheme="minorEastAsia" w:hAnsiTheme="minorEastAsia" w:hint="eastAsia"/>
            <w:sz w:val="22"/>
            <w:szCs w:val="22"/>
            <w:lang w:eastAsia="zh-CN"/>
          </w:rPr>
          <w:delText>公司</w:delText>
        </w:r>
      </w:del>
      <w:ins w:id="1486" w:author="KH" w:date="2017-09-22T13:56:00Z">
        <w:r w:rsidR="00364A87" w:rsidRPr="00B9376C">
          <w:rPr>
            <w:rFonts w:asciiTheme="minorEastAsia" w:eastAsiaTheme="minorEastAsia" w:hAnsiTheme="minorEastAsia" w:hint="eastAsia"/>
            <w:sz w:val="22"/>
            <w:szCs w:val="22"/>
            <w:lang w:eastAsia="zh-CN"/>
          </w:rPr>
          <w:t>凯利安能</w:t>
        </w:r>
        <w:r w:rsidR="00364A87">
          <w:rPr>
            <w:rFonts w:asciiTheme="minorEastAsia" w:eastAsiaTheme="minorEastAsia" w:hAnsiTheme="minorEastAsia" w:hint="eastAsia"/>
            <w:sz w:val="22"/>
            <w:szCs w:val="22"/>
            <w:lang w:eastAsia="zh-CN"/>
          </w:rPr>
          <w:t>提供的</w:t>
        </w:r>
      </w:ins>
      <w:r w:rsidRPr="00FF6FBB">
        <w:rPr>
          <w:rFonts w:asciiTheme="minorEastAsia" w:eastAsiaTheme="minorEastAsia" w:hAnsiTheme="minorEastAsia" w:hint="eastAsia"/>
          <w:sz w:val="22"/>
          <w:szCs w:val="22"/>
          <w:lang w:eastAsia="zh-CN"/>
        </w:rPr>
        <w:t>原油评价数据库联合使用。目前</w:t>
      </w:r>
      <w:ins w:id="1487" w:author="KH" w:date="2017-09-22T13:56:00Z">
        <w:r w:rsidR="00364A87" w:rsidRPr="00B9376C">
          <w:rPr>
            <w:rFonts w:asciiTheme="minorEastAsia" w:eastAsiaTheme="minorEastAsia" w:hAnsiTheme="minorEastAsia" w:hint="eastAsia"/>
            <w:sz w:val="22"/>
            <w:szCs w:val="22"/>
            <w:lang w:eastAsia="zh-CN"/>
          </w:rPr>
          <w:t>凯利安能</w:t>
        </w:r>
        <w:r w:rsidR="00364A87">
          <w:rPr>
            <w:rFonts w:asciiTheme="minorEastAsia" w:eastAsiaTheme="minorEastAsia" w:hAnsiTheme="minorEastAsia" w:hint="eastAsia"/>
            <w:sz w:val="22"/>
            <w:szCs w:val="22"/>
            <w:lang w:eastAsia="zh-CN"/>
          </w:rPr>
          <w:t>提供的</w:t>
        </w:r>
      </w:ins>
      <w:del w:id="1488" w:author="KH" w:date="2017-09-22T13:56:00Z">
        <w:r w:rsidRPr="00FF6FBB" w:rsidDel="00364A87">
          <w:rPr>
            <w:rFonts w:asciiTheme="minorEastAsia" w:eastAsiaTheme="minorEastAsia" w:hAnsiTheme="minorEastAsia" w:hint="eastAsia"/>
            <w:sz w:val="22"/>
            <w:szCs w:val="22"/>
            <w:lang w:eastAsia="zh-CN"/>
          </w:rPr>
          <w:delText>公司</w:delText>
        </w:r>
      </w:del>
      <w:r w:rsidRPr="00FF6FBB">
        <w:rPr>
          <w:rFonts w:asciiTheme="minorEastAsia" w:eastAsiaTheme="minorEastAsia" w:hAnsiTheme="minorEastAsia" w:hint="eastAsia"/>
          <w:sz w:val="22"/>
          <w:szCs w:val="22"/>
          <w:lang w:eastAsia="zh-CN"/>
        </w:rPr>
        <w:t>原油评价数据库包含全球逾3000种原油数据，详细程度达到分子级表征，是全球范围数量最多、数据最详细的原油数据库。</w:t>
      </w:r>
    </w:p>
    <w:p w:rsidR="00FF6FBB" w:rsidRPr="00FF6FBB" w:rsidRDefault="00FF6FBB" w:rsidP="00FF6FBB">
      <w:pPr>
        <w:pStyle w:val="ListParagraph"/>
        <w:widowControl w:val="0"/>
        <w:numPr>
          <w:ilvl w:val="0"/>
          <w:numId w:val="51"/>
        </w:numPr>
        <w:spacing w:after="0" w:line="300" w:lineRule="auto"/>
        <w:ind w:firstLineChars="0"/>
        <w:jc w:val="both"/>
        <w:rPr>
          <w:rFonts w:asciiTheme="minorEastAsia" w:eastAsiaTheme="minorEastAsia" w:hAnsiTheme="minorEastAsia"/>
          <w:sz w:val="22"/>
          <w:szCs w:val="22"/>
          <w:lang w:eastAsia="zh-CN"/>
        </w:rPr>
      </w:pPr>
      <w:r w:rsidRPr="00FF6FBB">
        <w:rPr>
          <w:rFonts w:asciiTheme="minorEastAsia" w:eastAsiaTheme="minorEastAsia" w:hAnsiTheme="minorEastAsia" w:hint="eastAsia"/>
          <w:sz w:val="22"/>
          <w:szCs w:val="22"/>
          <w:lang w:eastAsia="zh-CN"/>
        </w:rPr>
        <w:t>软件智能化程度高，使用更为方便，适合石化企业从科研单位到生产部门不同技术水平的人员使用。</w:t>
      </w:r>
    </w:p>
    <w:p w:rsidR="00FF6FBB" w:rsidRPr="00FF6FBB" w:rsidRDefault="00FF6FBB" w:rsidP="00FF6FBB">
      <w:pPr>
        <w:pStyle w:val="ListParagraph"/>
        <w:widowControl w:val="0"/>
        <w:numPr>
          <w:ilvl w:val="0"/>
          <w:numId w:val="51"/>
        </w:numPr>
        <w:spacing w:after="0" w:line="300" w:lineRule="auto"/>
        <w:ind w:firstLineChars="0"/>
        <w:jc w:val="both"/>
        <w:rPr>
          <w:rFonts w:asciiTheme="minorEastAsia" w:eastAsiaTheme="minorEastAsia" w:hAnsiTheme="minorEastAsia"/>
          <w:sz w:val="22"/>
          <w:szCs w:val="22"/>
          <w:lang w:eastAsia="zh-CN"/>
        </w:rPr>
      </w:pPr>
      <w:r w:rsidRPr="00FF6FBB">
        <w:rPr>
          <w:rFonts w:asciiTheme="minorEastAsia" w:eastAsiaTheme="minorEastAsia" w:hAnsiTheme="minorEastAsia"/>
          <w:sz w:val="22"/>
          <w:szCs w:val="22"/>
          <w:lang w:eastAsia="zh-CN"/>
        </w:rPr>
        <w:t>切割算法基于气液相平衡机理</w:t>
      </w:r>
      <w:r w:rsidRPr="00FF6FBB">
        <w:rPr>
          <w:rFonts w:asciiTheme="minorEastAsia" w:eastAsiaTheme="minorEastAsia" w:hAnsiTheme="minorEastAsia" w:hint="eastAsia"/>
          <w:sz w:val="22"/>
          <w:szCs w:val="22"/>
          <w:lang w:eastAsia="zh-CN"/>
        </w:rPr>
        <w:t>，</w:t>
      </w:r>
      <w:r w:rsidRPr="00FF6FBB">
        <w:rPr>
          <w:rFonts w:asciiTheme="minorEastAsia" w:eastAsiaTheme="minorEastAsia" w:hAnsiTheme="minorEastAsia"/>
          <w:sz w:val="22"/>
          <w:szCs w:val="22"/>
          <w:lang w:eastAsia="zh-CN"/>
        </w:rPr>
        <w:t>比其他产品中的经验模型</w:t>
      </w:r>
      <w:r w:rsidRPr="00FF6FBB">
        <w:rPr>
          <w:rFonts w:asciiTheme="minorEastAsia" w:eastAsiaTheme="minorEastAsia" w:hAnsiTheme="minorEastAsia" w:hint="eastAsia"/>
          <w:sz w:val="22"/>
          <w:szCs w:val="22"/>
          <w:lang w:eastAsia="zh-CN"/>
        </w:rPr>
        <w:t>、</w:t>
      </w:r>
      <w:r w:rsidRPr="00FF6FBB">
        <w:rPr>
          <w:rFonts w:asciiTheme="minorEastAsia" w:eastAsiaTheme="minorEastAsia" w:hAnsiTheme="minorEastAsia"/>
          <w:sz w:val="22"/>
          <w:szCs w:val="22"/>
          <w:lang w:eastAsia="zh-CN"/>
        </w:rPr>
        <w:t>工程模型更为精确</w:t>
      </w:r>
      <w:r w:rsidRPr="00FF6FBB">
        <w:rPr>
          <w:rFonts w:asciiTheme="minorEastAsia" w:eastAsiaTheme="minorEastAsia" w:hAnsiTheme="minorEastAsia" w:hint="eastAsia"/>
          <w:sz w:val="22"/>
          <w:szCs w:val="22"/>
          <w:lang w:eastAsia="zh-CN"/>
        </w:rPr>
        <w:t>，与实际工况高度吻合。</w:t>
      </w:r>
    </w:p>
    <w:p w:rsidR="00FF6FBB" w:rsidRPr="00FF6FBB" w:rsidRDefault="00FF6FBB" w:rsidP="00FF6FBB">
      <w:pPr>
        <w:pStyle w:val="ListParagraph"/>
        <w:widowControl w:val="0"/>
        <w:numPr>
          <w:ilvl w:val="0"/>
          <w:numId w:val="51"/>
        </w:numPr>
        <w:spacing w:after="0" w:line="300" w:lineRule="auto"/>
        <w:ind w:firstLineChars="0"/>
        <w:jc w:val="both"/>
        <w:rPr>
          <w:rFonts w:asciiTheme="minorEastAsia" w:eastAsiaTheme="minorEastAsia" w:hAnsiTheme="minorEastAsia"/>
          <w:sz w:val="22"/>
          <w:szCs w:val="22"/>
          <w:lang w:eastAsia="zh-CN"/>
        </w:rPr>
      </w:pPr>
      <w:r w:rsidRPr="00FF6FBB">
        <w:rPr>
          <w:rFonts w:asciiTheme="minorEastAsia" w:eastAsiaTheme="minorEastAsia" w:hAnsiTheme="minorEastAsia" w:hint="eastAsia"/>
          <w:sz w:val="22"/>
          <w:szCs w:val="22"/>
          <w:lang w:eastAsia="zh-CN"/>
        </w:rPr>
        <w:t>运用混合原油性质的自有专利算法，尤其是馏分收率、粘度、辛烷值、十六烷值、蒸气压等非线性调合的性质，比其他产品中的经验混合、工程混合算法更准确，对混合原油的性质预测也更精确。</w:t>
      </w:r>
    </w:p>
    <w:p w:rsidR="00FF6FBB" w:rsidRPr="00FF6FBB" w:rsidRDefault="00FF6FBB" w:rsidP="00FF6FBB">
      <w:pPr>
        <w:pStyle w:val="ListParagraph"/>
        <w:widowControl w:val="0"/>
        <w:numPr>
          <w:ilvl w:val="0"/>
          <w:numId w:val="51"/>
        </w:numPr>
        <w:spacing w:after="0" w:line="300" w:lineRule="auto"/>
        <w:ind w:firstLineChars="0"/>
        <w:jc w:val="both"/>
        <w:rPr>
          <w:rFonts w:asciiTheme="minorEastAsia" w:eastAsiaTheme="minorEastAsia" w:hAnsiTheme="minorEastAsia"/>
          <w:sz w:val="22"/>
          <w:szCs w:val="22"/>
          <w:lang w:eastAsia="zh-CN"/>
        </w:rPr>
      </w:pPr>
      <w:r w:rsidRPr="00FF6FBB">
        <w:rPr>
          <w:rFonts w:asciiTheme="minorEastAsia" w:eastAsiaTheme="minorEastAsia" w:hAnsiTheme="minorEastAsia" w:hint="eastAsia"/>
          <w:sz w:val="22"/>
          <w:szCs w:val="22"/>
          <w:lang w:eastAsia="zh-CN"/>
        </w:rPr>
        <w:t>拥有强大的优化求解器，可根据用户预期的原油性质，选择不同的优化模式，反推出最优的原油混合配方。</w:t>
      </w:r>
    </w:p>
    <w:p w:rsidR="00364A87" w:rsidRDefault="00FF6FBB" w:rsidP="00364A87">
      <w:pPr>
        <w:pStyle w:val="ListParagraph"/>
        <w:widowControl w:val="0"/>
        <w:numPr>
          <w:ilvl w:val="0"/>
          <w:numId w:val="51"/>
        </w:numPr>
        <w:spacing w:after="0" w:line="300" w:lineRule="auto"/>
        <w:ind w:firstLineChars="0"/>
        <w:jc w:val="both"/>
        <w:rPr>
          <w:ins w:id="1489" w:author="KH" w:date="2017-09-22T13:57:00Z"/>
          <w:rFonts w:asciiTheme="minorEastAsia" w:eastAsiaTheme="minorEastAsia" w:hAnsiTheme="minorEastAsia"/>
          <w:sz w:val="22"/>
          <w:szCs w:val="22"/>
          <w:lang w:eastAsia="zh-CN"/>
        </w:rPr>
      </w:pPr>
      <w:r w:rsidRPr="00FF6FBB">
        <w:rPr>
          <w:rFonts w:asciiTheme="minorEastAsia" w:eastAsiaTheme="minorEastAsia" w:hAnsiTheme="minorEastAsia" w:hint="eastAsia"/>
          <w:sz w:val="22"/>
          <w:szCs w:val="22"/>
          <w:lang w:eastAsia="zh-CN"/>
        </w:rPr>
        <w:t>扩展性好，可与计划优化、装置优化无缝衔接</w:t>
      </w:r>
      <w:r>
        <w:rPr>
          <w:rFonts w:asciiTheme="minorEastAsia" w:eastAsiaTheme="minorEastAsia" w:hAnsiTheme="minorEastAsia" w:hint="eastAsia"/>
          <w:sz w:val="22"/>
          <w:szCs w:val="22"/>
          <w:lang w:eastAsia="zh-CN"/>
        </w:rPr>
        <w:t>。</w:t>
      </w:r>
    </w:p>
    <w:p w:rsidR="00364A87" w:rsidRPr="00364A87" w:rsidDel="00C21607" w:rsidRDefault="00364A87">
      <w:pPr>
        <w:spacing w:line="300" w:lineRule="auto"/>
        <w:rPr>
          <w:del w:id="1490" w:author="KH" w:date="2017-09-22T14:07:00Z"/>
          <w:rFonts w:asciiTheme="minorEastAsia" w:eastAsiaTheme="minorEastAsia" w:hAnsiTheme="minorEastAsia"/>
          <w:sz w:val="22"/>
          <w:szCs w:val="22"/>
          <w:rPrChange w:id="1491" w:author="KH" w:date="2017-09-22T13:57:00Z">
            <w:rPr>
              <w:del w:id="1492" w:author="KH" w:date="2017-09-22T14:07:00Z"/>
              <w:lang w:eastAsia="zh-CN"/>
            </w:rPr>
          </w:rPrChange>
        </w:rPr>
        <w:pPrChange w:id="1493" w:author="KH" w:date="2017-09-22T13:57:00Z">
          <w:pPr>
            <w:pStyle w:val="ListParagraph"/>
            <w:widowControl w:val="0"/>
            <w:numPr>
              <w:numId w:val="51"/>
            </w:numPr>
            <w:spacing w:after="0" w:line="300" w:lineRule="auto"/>
            <w:ind w:left="360" w:firstLineChars="0" w:hanging="360"/>
            <w:jc w:val="both"/>
          </w:pPr>
        </w:pPrChange>
      </w:pPr>
    </w:p>
    <w:p w:rsidR="00B9376C" w:rsidRPr="00B9376C" w:rsidDel="00C21607" w:rsidRDefault="00B9376C" w:rsidP="00B9376C">
      <w:pPr>
        <w:pStyle w:val="ListParagraph"/>
        <w:widowControl w:val="0"/>
        <w:numPr>
          <w:ilvl w:val="0"/>
          <w:numId w:val="51"/>
        </w:numPr>
        <w:spacing w:after="0" w:line="300" w:lineRule="auto"/>
        <w:ind w:firstLineChars="0"/>
        <w:jc w:val="both"/>
        <w:rPr>
          <w:del w:id="1494" w:author="KH" w:date="2017-09-22T14:07:00Z"/>
          <w:rFonts w:asciiTheme="minorEastAsia" w:eastAsiaTheme="minorEastAsia" w:hAnsiTheme="minorEastAsia"/>
          <w:sz w:val="22"/>
          <w:szCs w:val="22"/>
          <w:lang w:eastAsia="zh-CN"/>
        </w:rPr>
      </w:pPr>
      <w:del w:id="1495" w:author="KH" w:date="2017-09-22T14:07:00Z">
        <w:r w:rsidRPr="00B9376C" w:rsidDel="00C21607">
          <w:rPr>
            <w:rFonts w:asciiTheme="minorEastAsia" w:eastAsiaTheme="minorEastAsia" w:hAnsiTheme="minorEastAsia" w:hint="eastAsia"/>
            <w:sz w:val="22"/>
            <w:szCs w:val="22"/>
            <w:lang w:eastAsia="zh-CN"/>
          </w:rPr>
          <w:delText>原油评价数据库包含详细至5</w:delText>
        </w:r>
        <w:r w:rsidRPr="00B9376C" w:rsidDel="00C21607">
          <w:rPr>
            <w:rFonts w:asciiTheme="minorEastAsia" w:eastAsiaTheme="minorEastAsia" w:hAnsiTheme="minorEastAsia"/>
            <w:sz w:val="22"/>
            <w:szCs w:val="22"/>
            <w:lang w:eastAsia="zh-CN"/>
          </w:rPr>
          <w:delText>°</w:delText>
        </w:r>
        <w:r w:rsidRPr="00B9376C" w:rsidDel="00C21607">
          <w:rPr>
            <w:rFonts w:asciiTheme="minorEastAsia" w:eastAsiaTheme="minorEastAsia" w:hAnsiTheme="minorEastAsia" w:hint="eastAsia"/>
            <w:sz w:val="22"/>
            <w:szCs w:val="22"/>
            <w:lang w:eastAsia="zh-CN"/>
          </w:rPr>
          <w:delText>C窄馏分的收率与86项性质数据，用户可查看任意馏分的收率与各项性质。结合公司提供的自主开发的软件系统，为用户提供了详细的原油评价。</w:delText>
        </w:r>
      </w:del>
    </w:p>
    <w:p w:rsidR="00B9376C" w:rsidRPr="00B9376C" w:rsidDel="00C21607" w:rsidRDefault="00B9376C" w:rsidP="00B9376C">
      <w:pPr>
        <w:pStyle w:val="ListParagraph"/>
        <w:widowControl w:val="0"/>
        <w:numPr>
          <w:ilvl w:val="0"/>
          <w:numId w:val="51"/>
        </w:numPr>
        <w:spacing w:after="0" w:line="300" w:lineRule="auto"/>
        <w:ind w:firstLineChars="0"/>
        <w:jc w:val="both"/>
        <w:rPr>
          <w:del w:id="1496" w:author="KH" w:date="2017-09-22T14:07:00Z"/>
          <w:rFonts w:asciiTheme="minorEastAsia" w:eastAsiaTheme="minorEastAsia" w:hAnsiTheme="minorEastAsia"/>
          <w:sz w:val="22"/>
          <w:szCs w:val="22"/>
          <w:lang w:eastAsia="zh-CN"/>
        </w:rPr>
      </w:pPr>
      <w:del w:id="1497" w:author="KH" w:date="2017-09-22T14:07:00Z">
        <w:r w:rsidRPr="00B9376C" w:rsidDel="00C21607">
          <w:rPr>
            <w:rFonts w:asciiTheme="minorEastAsia" w:eastAsiaTheme="minorEastAsia" w:hAnsiTheme="minorEastAsia" w:hint="eastAsia"/>
            <w:sz w:val="22"/>
            <w:szCs w:val="22"/>
            <w:lang w:eastAsia="zh-CN"/>
          </w:rPr>
          <w:delText>原油评价数据库可与原油分子数据库一一对应，联合使用。在获得馏分收率、性质的基础上，用户还可获得石脑油单体烃（C3~C13），柴油、蜡油、渣油分子组成信息，为重整、催化裂化等装置提供详细的原料数据信息。</w:delText>
        </w:r>
      </w:del>
    </w:p>
    <w:p w:rsidR="00B9376C" w:rsidRPr="00B9376C" w:rsidDel="00C21607" w:rsidRDefault="00B9376C" w:rsidP="00B9376C">
      <w:pPr>
        <w:pStyle w:val="ListParagraph"/>
        <w:widowControl w:val="0"/>
        <w:numPr>
          <w:ilvl w:val="0"/>
          <w:numId w:val="51"/>
        </w:numPr>
        <w:spacing w:after="0" w:line="300" w:lineRule="auto"/>
        <w:ind w:firstLineChars="0"/>
        <w:jc w:val="both"/>
        <w:rPr>
          <w:del w:id="1498" w:author="KH" w:date="2017-09-22T14:07:00Z"/>
          <w:rFonts w:asciiTheme="minorEastAsia" w:eastAsiaTheme="minorEastAsia" w:hAnsiTheme="minorEastAsia"/>
          <w:sz w:val="22"/>
          <w:szCs w:val="22"/>
          <w:lang w:eastAsia="zh-CN"/>
        </w:rPr>
      </w:pPr>
      <w:del w:id="1499" w:author="KH" w:date="2017-09-22T14:07:00Z">
        <w:r w:rsidRPr="00B9376C" w:rsidDel="00C21607">
          <w:rPr>
            <w:rFonts w:asciiTheme="minorEastAsia" w:eastAsiaTheme="minorEastAsia" w:hAnsiTheme="minorEastAsia" w:hint="eastAsia"/>
            <w:sz w:val="22"/>
            <w:szCs w:val="22"/>
            <w:lang w:eastAsia="zh-CN"/>
          </w:rPr>
          <w:lastRenderedPageBreak/>
          <w:delText>凯利安能提供的原油评价数据库所含原油数据大部分为近10年数据，并以每年80-120种新数据的规模更新，不断适应国内及国际原油的变化。而市面上其他数据库部分数据较老，甚至包含50年前数据，很多油田已不复存在。</w:delText>
        </w:r>
      </w:del>
    </w:p>
    <w:p w:rsidR="00B9376C" w:rsidRPr="00B9376C" w:rsidRDefault="00B9376C" w:rsidP="00B9376C">
      <w:pPr>
        <w:pStyle w:val="ListParagraph"/>
        <w:widowControl w:val="0"/>
        <w:numPr>
          <w:ilvl w:val="0"/>
          <w:numId w:val="51"/>
        </w:numPr>
        <w:spacing w:after="0" w:line="300" w:lineRule="auto"/>
        <w:ind w:firstLineChars="0"/>
        <w:jc w:val="both"/>
        <w:rPr>
          <w:rFonts w:asciiTheme="minorEastAsia" w:eastAsiaTheme="minorEastAsia" w:hAnsiTheme="minorEastAsia"/>
          <w:sz w:val="22"/>
          <w:szCs w:val="22"/>
          <w:lang w:eastAsia="zh-CN"/>
        </w:rPr>
      </w:pPr>
      <w:del w:id="1500" w:author="KH" w:date="2017-09-22T14:07:00Z">
        <w:r w:rsidRPr="00B9376C" w:rsidDel="00C21607">
          <w:rPr>
            <w:rFonts w:asciiTheme="minorEastAsia" w:eastAsiaTheme="minorEastAsia" w:hAnsiTheme="minorEastAsia" w:hint="eastAsia"/>
            <w:sz w:val="22"/>
            <w:szCs w:val="22"/>
            <w:lang w:eastAsia="zh-CN"/>
          </w:rPr>
          <w:delText>原油数据库中包含各种国内原油，包括大庆、胜利、长庆、吐哈、塔里木、中原、辽河等多个产地的原油。</w:delText>
        </w:r>
      </w:del>
    </w:p>
    <w:p w:rsidR="00847163" w:rsidRDefault="00847163" w:rsidP="00496D45">
      <w:pPr>
        <w:pStyle w:val="Heading1"/>
        <w:pageBreakBefore/>
        <w:adjustRightInd/>
        <w:spacing w:beforeLines="10" w:before="31" w:afterLines="10" w:after="31"/>
        <w:ind w:left="0" w:firstLine="0"/>
        <w:textAlignment w:val="auto"/>
        <w:rPr>
          <w:bCs w:val="0"/>
        </w:rPr>
      </w:pPr>
      <w:bookmarkStart w:id="1501" w:name="_Toc429841474"/>
      <w:bookmarkStart w:id="1502" w:name="_Toc493789860"/>
      <w:bookmarkEnd w:id="1456"/>
      <w:r>
        <w:rPr>
          <w:bCs w:val="0"/>
        </w:rPr>
        <w:lastRenderedPageBreak/>
        <w:t>13.1</w:t>
      </w:r>
      <w:r w:rsidR="00B9376C">
        <w:rPr>
          <w:rFonts w:hint="eastAsia"/>
          <w:bCs w:val="0"/>
        </w:rPr>
        <w:t>1</w:t>
      </w:r>
      <w:r>
        <w:rPr>
          <w:rFonts w:hint="eastAsia"/>
          <w:bCs w:val="0"/>
        </w:rPr>
        <w:t>原油快评技术</w:t>
      </w:r>
      <w:r w:rsidR="00B9376C">
        <w:rPr>
          <w:rFonts w:hint="eastAsia"/>
          <w:bCs w:val="0"/>
        </w:rPr>
        <w:t>技术实施过程</w:t>
      </w:r>
      <w:bookmarkEnd w:id="1501"/>
      <w:bookmarkEnd w:id="1502"/>
    </w:p>
    <w:p w:rsidR="00847163" w:rsidRPr="00C01BEC" w:rsidRDefault="00847163" w:rsidP="00847163">
      <w:pPr>
        <w:pStyle w:val="Heading2"/>
        <w:numPr>
          <w:ilvl w:val="1"/>
          <w:numId w:val="0"/>
        </w:numPr>
        <w:tabs>
          <w:tab w:val="num" w:pos="576"/>
        </w:tabs>
        <w:adjustRightInd/>
        <w:spacing w:before="31" w:after="31" w:line="416" w:lineRule="auto"/>
        <w:ind w:left="576" w:hanging="576"/>
        <w:jc w:val="both"/>
        <w:textAlignment w:val="auto"/>
        <w:rPr>
          <w:b w:val="0"/>
        </w:rPr>
      </w:pPr>
      <w:bookmarkStart w:id="1503" w:name="_Toc429841475"/>
      <w:bookmarkStart w:id="1504" w:name="_Toc493789861"/>
      <w:r>
        <w:rPr>
          <w:rFonts w:hint="eastAsia"/>
        </w:rPr>
        <w:t>13.1</w:t>
      </w:r>
      <w:r w:rsidR="00B9376C">
        <w:rPr>
          <w:rFonts w:hint="eastAsia"/>
        </w:rPr>
        <w:t>1</w:t>
      </w:r>
      <w:r>
        <w:rPr>
          <w:rFonts w:hint="eastAsia"/>
        </w:rPr>
        <w:t xml:space="preserve">.1 </w:t>
      </w:r>
      <w:r w:rsidRPr="00C01BEC">
        <w:t>NMR</w:t>
      </w:r>
      <w:r w:rsidRPr="00C01BEC">
        <w:t>技术</w:t>
      </w:r>
      <w:bookmarkEnd w:id="1503"/>
      <w:r>
        <w:rPr>
          <w:rFonts w:hint="eastAsia"/>
        </w:rPr>
        <w:t>简介</w:t>
      </w:r>
      <w:bookmarkEnd w:id="1504"/>
    </w:p>
    <w:p w:rsidR="00847163" w:rsidRPr="00CD1728" w:rsidRDefault="00847163" w:rsidP="00847163">
      <w:pPr>
        <w:spacing w:before="31" w:after="31" w:line="360" w:lineRule="auto"/>
        <w:ind w:firstLine="480"/>
        <w:rPr>
          <w:bCs/>
          <w:sz w:val="24"/>
        </w:rPr>
      </w:pPr>
      <w:r w:rsidRPr="00CD1728">
        <w:rPr>
          <w:bCs/>
          <w:sz w:val="24"/>
        </w:rPr>
        <w:t>NMR</w:t>
      </w:r>
      <w:r w:rsidRPr="00CD1728">
        <w:rPr>
          <w:bCs/>
          <w:sz w:val="24"/>
        </w:rPr>
        <w:t>技术即核磁共振谱技术，是将</w:t>
      </w:r>
      <w:r>
        <w:rPr>
          <w:rFonts w:hint="eastAsia"/>
          <w:bCs/>
          <w:sz w:val="24"/>
        </w:rPr>
        <w:t>原子</w:t>
      </w:r>
      <w:r w:rsidRPr="00CD1728">
        <w:rPr>
          <w:bCs/>
          <w:sz w:val="24"/>
        </w:rPr>
        <w:t>核</w:t>
      </w:r>
      <w:r>
        <w:rPr>
          <w:rFonts w:hint="eastAsia"/>
          <w:bCs/>
          <w:sz w:val="24"/>
        </w:rPr>
        <w:t>在</w:t>
      </w:r>
      <w:r w:rsidRPr="00CD1728">
        <w:rPr>
          <w:bCs/>
          <w:sz w:val="24"/>
        </w:rPr>
        <w:t>磁</w:t>
      </w:r>
      <w:r>
        <w:rPr>
          <w:rFonts w:hint="eastAsia"/>
          <w:bCs/>
          <w:sz w:val="24"/>
        </w:rPr>
        <w:t>场中的</w:t>
      </w:r>
      <w:r w:rsidRPr="00CD1728">
        <w:rPr>
          <w:bCs/>
          <w:sz w:val="24"/>
        </w:rPr>
        <w:t>共振现象应用于分子结构</w:t>
      </w:r>
      <w:r>
        <w:rPr>
          <w:rFonts w:hint="eastAsia"/>
          <w:bCs/>
          <w:sz w:val="24"/>
        </w:rPr>
        <w:t>和浓度</w:t>
      </w:r>
      <w:r w:rsidRPr="00CD1728">
        <w:rPr>
          <w:bCs/>
          <w:sz w:val="24"/>
        </w:rPr>
        <w:t>测定的一项技术。核磁共振</w:t>
      </w:r>
      <w:r>
        <w:rPr>
          <w:rFonts w:hint="eastAsia"/>
          <w:bCs/>
          <w:sz w:val="24"/>
        </w:rPr>
        <w:t>技术是分析家族的顶端分析技术，在科学研究、工农业生产和日常生活中的应用越来越广泛。它是一种波谱分析技术，在波谱家族中的的位置如下图：</w:t>
      </w:r>
      <w:r w:rsidRPr="00CD1728">
        <w:rPr>
          <w:bCs/>
          <w:sz w:val="24"/>
        </w:rPr>
        <w:t xml:space="preserve"> </w:t>
      </w:r>
    </w:p>
    <w:p w:rsidR="00847163" w:rsidRPr="00CD1728" w:rsidRDefault="0066579A" w:rsidP="00847163">
      <w:pPr>
        <w:spacing w:before="31" w:after="31" w:line="360" w:lineRule="auto"/>
        <w:ind w:firstLineChars="531" w:firstLine="1274"/>
        <w:rPr>
          <w:bCs/>
          <w:sz w:val="24"/>
        </w:rPr>
      </w:pPr>
      <w:r>
        <w:rPr>
          <w:bCs/>
          <w:noProof/>
          <w:sz w:val="24"/>
        </w:rPr>
      </w:r>
      <w:r>
        <w:rPr>
          <w:bCs/>
          <w:noProof/>
          <w:sz w:val="24"/>
        </w:rPr>
        <w:pict>
          <v:group id="组合 36" o:spid="_x0000_s1052" style="width:296.25pt;height:243.75pt;mso-position-horizontal-relative:char;mso-position-vertical-relative:line" coordorigin="3749,226" coordsize="5136,3362">
            <v:shape id="Picture 66" o:spid="_x0000_s1053" type="#_x0000_t75" style="position:absolute;left:3749;top:226;width:5136;height:282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TeVvDAAAA2wAAAA8AAABkcnMvZG93bnJldi54bWxEj1FrAjEQhN+F/oewhb5prgpVrkYppRah&#10;IKj9AdvL9u5osrkm63n+e1Mo+DjMzDfMcj14p3qKqQ1s4HFSgCKugm25NvB53IwXoJIgW3SBycCF&#10;EqxXd6MlljaceU/9QWqVIZxKNNCIdKXWqWrIY5qEjjh73yF6lCxjrW3Ec4Z7p6dF8aQ9tpwXGuzo&#10;taHq53DyBuRXvk6zDxret9Ee+93OzcObM+bhfnh5BiU0yC38395aA7M5/H3JP0Cvr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9N5W8MAAADbAAAADwAAAAAAAAAAAAAAAACf&#10;AgAAZHJzL2Rvd25yZXYueG1sUEsFBgAAAAAEAAQA9wAAAI8DAAAAAA==&#10;">
              <v:imagedata r:id="rId34" o:title=""/>
            </v:shape>
            <v:rect id="Rectangle 67" o:spid="_x0000_s1054" style="position:absolute;left:5186;top:3185;width:2184;height: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v:textbox>
                <w:txbxContent>
                  <w:p w:rsidR="00364A87" w:rsidRPr="00C01BEC" w:rsidRDefault="00364A87" w:rsidP="00847163">
                    <w:pPr>
                      <w:pStyle w:val="Caption"/>
                      <w:rPr>
                        <w:szCs w:val="24"/>
                      </w:rPr>
                    </w:pPr>
                    <w:r w:rsidRPr="00C01BEC">
                      <w:t>图</w:t>
                    </w:r>
                    <w:r>
                      <w:t>13</w:t>
                    </w:r>
                    <w:r>
                      <w:noBreakHyphen/>
                      <w:t>16</w:t>
                    </w:r>
                    <w:r w:rsidRPr="00C01BEC">
                      <w:rPr>
                        <w:szCs w:val="24"/>
                      </w:rPr>
                      <w:t>波谱分析技术</w:t>
                    </w:r>
                  </w:p>
                </w:txbxContent>
              </v:textbox>
            </v:rect>
            <w10:wrap type="none"/>
            <w10:anchorlock/>
          </v:group>
        </w:pict>
      </w:r>
    </w:p>
    <w:p w:rsidR="00847163" w:rsidRPr="00CD1728" w:rsidRDefault="00847163" w:rsidP="00847163">
      <w:pPr>
        <w:spacing w:before="31" w:after="31" w:line="360" w:lineRule="auto"/>
        <w:ind w:firstLineChars="177" w:firstLine="425"/>
        <w:rPr>
          <w:bCs/>
          <w:sz w:val="24"/>
        </w:rPr>
      </w:pPr>
      <w:r>
        <w:rPr>
          <w:rFonts w:hint="eastAsia"/>
          <w:bCs/>
          <w:sz w:val="24"/>
        </w:rPr>
        <w:t>NMR</w:t>
      </w:r>
      <w:r w:rsidRPr="00CD1728">
        <w:rPr>
          <w:bCs/>
          <w:sz w:val="24"/>
        </w:rPr>
        <w:t>技术</w:t>
      </w:r>
      <w:r>
        <w:rPr>
          <w:rFonts w:hint="eastAsia"/>
          <w:bCs/>
          <w:sz w:val="24"/>
        </w:rPr>
        <w:t>于上世纪</w:t>
      </w:r>
      <w:r>
        <w:rPr>
          <w:rFonts w:hint="eastAsia"/>
          <w:bCs/>
          <w:sz w:val="24"/>
        </w:rPr>
        <w:t>50</w:t>
      </w:r>
      <w:r>
        <w:rPr>
          <w:rFonts w:hint="eastAsia"/>
          <w:bCs/>
          <w:sz w:val="24"/>
        </w:rPr>
        <w:t>年代被人类发现。在炼油行业，它是</w:t>
      </w:r>
      <w:r w:rsidRPr="00CD1728">
        <w:rPr>
          <w:bCs/>
          <w:sz w:val="24"/>
        </w:rPr>
        <w:t>是一种非</w:t>
      </w:r>
      <w:r>
        <w:rPr>
          <w:rFonts w:hint="eastAsia"/>
          <w:bCs/>
          <w:sz w:val="24"/>
        </w:rPr>
        <w:t>介入、非</w:t>
      </w:r>
      <w:r w:rsidRPr="00CD1728">
        <w:rPr>
          <w:bCs/>
          <w:sz w:val="24"/>
        </w:rPr>
        <w:t>接触式</w:t>
      </w:r>
      <w:r>
        <w:rPr>
          <w:rFonts w:hint="eastAsia"/>
          <w:bCs/>
          <w:sz w:val="24"/>
          <w:szCs w:val="30"/>
        </w:rPr>
        <w:t>分析检测</w:t>
      </w:r>
      <w:r w:rsidRPr="00CD1728">
        <w:rPr>
          <w:bCs/>
          <w:sz w:val="24"/>
          <w:szCs w:val="30"/>
        </w:rPr>
        <w:t>技术</w:t>
      </w:r>
      <w:r w:rsidRPr="00CD1728">
        <w:rPr>
          <w:bCs/>
          <w:sz w:val="24"/>
        </w:rPr>
        <w:t>，</w:t>
      </w:r>
      <w:r w:rsidRPr="00CD1728">
        <w:rPr>
          <w:sz w:val="24"/>
          <w:szCs w:val="30"/>
        </w:rPr>
        <w:t>可以</w:t>
      </w:r>
      <w:r>
        <w:rPr>
          <w:rFonts w:hint="eastAsia"/>
          <w:sz w:val="24"/>
          <w:szCs w:val="30"/>
        </w:rPr>
        <w:t>用于</w:t>
      </w:r>
      <w:r w:rsidRPr="00CD1728">
        <w:rPr>
          <w:sz w:val="24"/>
          <w:szCs w:val="30"/>
        </w:rPr>
        <w:t>分析重质、黏稠、不透光的样品。</w:t>
      </w:r>
      <w:r w:rsidRPr="00CD1728">
        <w:rPr>
          <w:bCs/>
          <w:sz w:val="24"/>
        </w:rPr>
        <w:t>早期的核磁共振谱主要集中于氢谱，这是由于能够产生核磁共振信号的</w:t>
      </w:r>
      <w:r w:rsidRPr="00CD1728">
        <w:rPr>
          <w:bCs/>
          <w:sz w:val="24"/>
        </w:rPr>
        <w:t>1H</w:t>
      </w:r>
      <w:r w:rsidRPr="00CD1728">
        <w:rPr>
          <w:bCs/>
          <w:sz w:val="24"/>
        </w:rPr>
        <w:t>原子在自然界丰度极高，核磁共振信号</w:t>
      </w:r>
      <w:r>
        <w:rPr>
          <w:rFonts w:hint="eastAsia"/>
          <w:bCs/>
          <w:sz w:val="24"/>
        </w:rPr>
        <w:t>极</w:t>
      </w:r>
      <w:r w:rsidRPr="00CD1728">
        <w:rPr>
          <w:bCs/>
          <w:sz w:val="24"/>
        </w:rPr>
        <w:t>强，易</w:t>
      </w:r>
      <w:r>
        <w:rPr>
          <w:rFonts w:hint="eastAsia"/>
          <w:bCs/>
          <w:sz w:val="24"/>
        </w:rPr>
        <w:t>于</w:t>
      </w:r>
      <w:r w:rsidRPr="00CD1728">
        <w:rPr>
          <w:bCs/>
          <w:sz w:val="24"/>
        </w:rPr>
        <w:t>检测。随着傅立叶变换技术的发展，核磁共振仪可以在很短的时间内同时</w:t>
      </w:r>
      <w:r>
        <w:rPr>
          <w:rFonts w:hint="eastAsia"/>
          <w:bCs/>
          <w:sz w:val="24"/>
        </w:rPr>
        <w:t>激发</w:t>
      </w:r>
      <w:r w:rsidRPr="00CD1728">
        <w:rPr>
          <w:bCs/>
          <w:sz w:val="24"/>
        </w:rPr>
        <w:t>出不同频率的射频场，这样就可以对样品</w:t>
      </w:r>
      <w:r>
        <w:rPr>
          <w:rFonts w:hint="eastAsia"/>
          <w:bCs/>
          <w:sz w:val="24"/>
        </w:rPr>
        <w:t>全部结构的基团同时进行</w:t>
      </w:r>
      <w:r w:rsidRPr="00CD1728">
        <w:rPr>
          <w:bCs/>
          <w:sz w:val="24"/>
        </w:rPr>
        <w:t>扫描，从而</w:t>
      </w:r>
      <w:r>
        <w:rPr>
          <w:rFonts w:hint="eastAsia"/>
          <w:bCs/>
          <w:sz w:val="24"/>
        </w:rPr>
        <w:t>可以很方便的检测出样品的分子结构和浓度。</w:t>
      </w:r>
      <w:r>
        <w:rPr>
          <w:rFonts w:hint="eastAsia"/>
          <w:bCs/>
          <w:sz w:val="24"/>
        </w:rPr>
        <w:t>NMR</w:t>
      </w:r>
      <w:r w:rsidRPr="00CD1728">
        <w:rPr>
          <w:bCs/>
          <w:sz w:val="24"/>
        </w:rPr>
        <w:t>在石油化工领域的应用，</w:t>
      </w:r>
      <w:r>
        <w:rPr>
          <w:rFonts w:hint="eastAsia"/>
          <w:bCs/>
          <w:sz w:val="24"/>
        </w:rPr>
        <w:t>能实时在线为生产控制提供物料的前馈和反馈信息，为生产优化控制功能实现提供保证。它原理先进，可以用于几乎所有液体介质的流程生产装置，实时检测物料的各种物性数据。如原油调和、常减压装置原油和馏分油的物性数据的快速分析等。</w:t>
      </w:r>
    </w:p>
    <w:p w:rsidR="00847163" w:rsidRPr="00803285" w:rsidRDefault="00847163" w:rsidP="00496D45">
      <w:pPr>
        <w:pStyle w:val="Heading3"/>
        <w:numPr>
          <w:ilvl w:val="2"/>
          <w:numId w:val="0"/>
        </w:numPr>
        <w:adjustRightInd/>
        <w:spacing w:beforeLines="10" w:before="31" w:afterLines="10" w:after="31" w:line="360" w:lineRule="auto"/>
        <w:jc w:val="both"/>
        <w:textAlignment w:val="auto"/>
      </w:pPr>
      <w:bookmarkStart w:id="1505" w:name="_Toc422762274"/>
      <w:bookmarkStart w:id="1506" w:name="_Toc429841476"/>
      <w:bookmarkStart w:id="1507" w:name="_Toc493789862"/>
      <w:r>
        <w:rPr>
          <w:rFonts w:hint="eastAsia"/>
        </w:rPr>
        <w:t>13.1</w:t>
      </w:r>
      <w:r w:rsidR="00B9376C">
        <w:rPr>
          <w:rFonts w:hint="eastAsia"/>
        </w:rPr>
        <w:t>1</w:t>
      </w:r>
      <w:r>
        <w:rPr>
          <w:rFonts w:hint="eastAsia"/>
        </w:rPr>
        <w:t>.1.1</w:t>
      </w:r>
      <w:r w:rsidRPr="00803285">
        <w:t>技术原理</w:t>
      </w:r>
      <w:bookmarkEnd w:id="1505"/>
      <w:bookmarkEnd w:id="1506"/>
      <w:bookmarkEnd w:id="1507"/>
    </w:p>
    <w:p w:rsidR="00847163" w:rsidRPr="00CD1728" w:rsidRDefault="00847163" w:rsidP="00847163">
      <w:pPr>
        <w:spacing w:before="31" w:after="31" w:line="360" w:lineRule="auto"/>
        <w:ind w:firstLineChars="177" w:firstLine="425"/>
        <w:rPr>
          <w:bCs/>
          <w:sz w:val="24"/>
        </w:rPr>
      </w:pPr>
      <w:r>
        <w:rPr>
          <w:rFonts w:hint="eastAsia"/>
          <w:bCs/>
          <w:sz w:val="24"/>
        </w:rPr>
        <w:t>氢原子具有自旋的特性，带电荷的</w:t>
      </w:r>
      <w:r w:rsidRPr="00CD1728">
        <w:rPr>
          <w:bCs/>
          <w:sz w:val="24"/>
        </w:rPr>
        <w:t>氢原子</w:t>
      </w:r>
      <w:r>
        <w:rPr>
          <w:rFonts w:hint="eastAsia"/>
          <w:bCs/>
          <w:sz w:val="24"/>
        </w:rPr>
        <w:t>自旋会</w:t>
      </w:r>
      <w:r w:rsidRPr="00CD1728">
        <w:rPr>
          <w:bCs/>
          <w:sz w:val="24"/>
        </w:rPr>
        <w:t>产生一个磁矩，记为</w:t>
      </w:r>
      <w:r w:rsidRPr="00CD1728">
        <w:rPr>
          <w:bCs/>
          <w:sz w:val="24"/>
        </w:rPr>
        <w:t>M</w:t>
      </w:r>
      <w:r w:rsidRPr="00CD1728">
        <w:rPr>
          <w:bCs/>
          <w:sz w:val="24"/>
        </w:rPr>
        <w:t>，</w:t>
      </w:r>
      <w:r>
        <w:rPr>
          <w:rFonts w:hint="eastAsia"/>
          <w:bCs/>
          <w:sz w:val="24"/>
        </w:rPr>
        <w:lastRenderedPageBreak/>
        <w:t>这样，</w:t>
      </w:r>
      <w:r w:rsidRPr="00CD1728">
        <w:rPr>
          <w:bCs/>
          <w:sz w:val="24"/>
        </w:rPr>
        <w:t>每个氢原子都像一个小磁针。如图</w:t>
      </w:r>
      <w:r>
        <w:rPr>
          <w:bCs/>
          <w:sz w:val="24"/>
        </w:rPr>
        <w:t>5-2</w:t>
      </w:r>
      <w:r w:rsidRPr="00CD1728">
        <w:rPr>
          <w:bCs/>
          <w:sz w:val="24"/>
        </w:rPr>
        <w:t>所示。</w:t>
      </w:r>
    </w:p>
    <w:p w:rsidR="00847163" w:rsidRPr="00CD1728" w:rsidRDefault="0066579A" w:rsidP="00847163">
      <w:pPr>
        <w:spacing w:before="31" w:after="31" w:line="360" w:lineRule="auto"/>
        <w:ind w:firstLineChars="531" w:firstLine="1274"/>
        <w:rPr>
          <w:bCs/>
          <w:sz w:val="24"/>
        </w:rPr>
      </w:pPr>
      <w:r>
        <w:rPr>
          <w:bCs/>
          <w:noProof/>
          <w:sz w:val="24"/>
        </w:rPr>
      </w:r>
      <w:r>
        <w:rPr>
          <w:bCs/>
          <w:noProof/>
          <w:sz w:val="24"/>
        </w:rPr>
        <w:pict>
          <v:group id="组合 33" o:spid="_x0000_s1049" style="width:233.95pt;height:210pt;mso-position-horizontal-relative:char;mso-position-vertical-relative:line" coordorigin="3724,7417" coordsize="4227,3291">
            <v:shapetype id="_x0000_t202" coordsize="21600,21600" o:spt="202" path="m,l,21600r21600,l21600,xe">
              <v:stroke joinstyle="miter"/>
              <v:path gradientshapeok="t" o:connecttype="rect"/>
            </v:shapetype>
            <v:shape id="Text Box 20" o:spid="_x0000_s1050" type="#_x0000_t202" style="position:absolute;left:4972;top:10245;width:2126;height:4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364A87" w:rsidRPr="007E1723" w:rsidRDefault="00364A87" w:rsidP="00847163">
                    <w:pPr>
                      <w:pStyle w:val="Caption"/>
                      <w:rPr>
                        <w:szCs w:val="24"/>
                      </w:rPr>
                    </w:pPr>
                    <w:r>
                      <w:rPr>
                        <w:rFonts w:hint="eastAsia"/>
                      </w:rPr>
                      <w:t>图</w:t>
                    </w:r>
                    <w:r>
                      <w:t>13</w:t>
                    </w:r>
                    <w:r>
                      <w:noBreakHyphen/>
                      <w:t>17</w:t>
                    </w:r>
                    <w:r w:rsidRPr="007E1723">
                      <w:rPr>
                        <w:rFonts w:hint="eastAsia"/>
                        <w:szCs w:val="24"/>
                      </w:rPr>
                      <w:t>氢原子</w:t>
                    </w:r>
                    <w:r w:rsidRPr="007E1723">
                      <w:rPr>
                        <w:szCs w:val="24"/>
                      </w:rPr>
                      <w:t>的磁矩</w:t>
                    </w:r>
                  </w:p>
                </w:txbxContent>
              </v:textbox>
            </v:shape>
            <v:shape id="Picture 18" o:spid="_x0000_s1051" type="#_x0000_t75" style="position:absolute;left:3724;top:7417;width:4227;height:286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q66LCAAAA2wAAAA8AAABkcnMvZG93bnJldi54bWxEj0GLwjAUhO/C/ofwFvam6boiWo2yKIpH&#10;rR48PptnU2xeShNt999vBMHjMDPfMPNlZyvxoMaXjhV8DxIQxLnTJRcKTsdNfwLCB2SNlWNS8Ece&#10;louP3hxT7Vo+0CMLhYgQ9ikqMCHUqZQ+N2TRD1xNHL2rayyGKJtC6gbbCLeVHCbJWFosOS4YrGll&#10;KL9ld6tg4qen3dpsp5dqvW9Xo/N9m1lS6uuz+52BCNSFd/jV3mkFPyN4fok/QC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6uuiwgAAANsAAAAPAAAAAAAAAAAAAAAAAJ8C&#10;AABkcnMvZG93bnJldi54bWxQSwUGAAAAAAQABAD3AAAAjgMAAAAA&#10;">
              <v:imagedata r:id="rId35" o:title=""/>
            </v:shape>
            <w10:wrap type="none"/>
            <w10:anchorlock/>
          </v:group>
        </w:pict>
      </w:r>
    </w:p>
    <w:p w:rsidR="00847163" w:rsidRPr="00CD1728" w:rsidRDefault="00847163" w:rsidP="00847163">
      <w:pPr>
        <w:spacing w:before="31" w:after="31" w:line="360" w:lineRule="auto"/>
        <w:ind w:rightChars="100" w:right="210" w:firstLine="480"/>
        <w:jc w:val="left"/>
        <w:rPr>
          <w:sz w:val="24"/>
          <w:szCs w:val="30"/>
        </w:rPr>
      </w:pPr>
      <w:r>
        <w:rPr>
          <w:sz w:val="24"/>
          <w:szCs w:val="30"/>
        </w:rPr>
        <w:t>在无外</w:t>
      </w:r>
      <w:r w:rsidRPr="00CD1728">
        <w:rPr>
          <w:sz w:val="24"/>
          <w:szCs w:val="30"/>
        </w:rPr>
        <w:t>磁场条件下，氢原子</w:t>
      </w:r>
      <w:r>
        <w:rPr>
          <w:rFonts w:hint="eastAsia"/>
          <w:sz w:val="24"/>
          <w:szCs w:val="30"/>
        </w:rPr>
        <w:t>自旋</w:t>
      </w:r>
      <w:r w:rsidRPr="00CD1728">
        <w:rPr>
          <w:sz w:val="24"/>
          <w:szCs w:val="30"/>
        </w:rPr>
        <w:t>的磁矩</w:t>
      </w:r>
      <w:r>
        <w:rPr>
          <w:rFonts w:hint="eastAsia"/>
          <w:sz w:val="24"/>
          <w:szCs w:val="30"/>
        </w:rPr>
        <w:t>方向</w:t>
      </w:r>
      <w:r w:rsidRPr="00CD1728">
        <w:rPr>
          <w:sz w:val="24"/>
          <w:szCs w:val="30"/>
        </w:rPr>
        <w:t>是随机的</w:t>
      </w:r>
      <w:r>
        <w:rPr>
          <w:sz w:val="24"/>
          <w:szCs w:val="30"/>
        </w:rPr>
        <w:t>；</w:t>
      </w:r>
      <w:r>
        <w:rPr>
          <w:rFonts w:hint="eastAsia"/>
          <w:sz w:val="24"/>
          <w:szCs w:val="30"/>
        </w:rPr>
        <w:t>将氢原子放入</w:t>
      </w:r>
      <w:r w:rsidRPr="00CD1728">
        <w:rPr>
          <w:sz w:val="24"/>
          <w:szCs w:val="30"/>
        </w:rPr>
        <w:t>外加磁场（记为</w:t>
      </w:r>
      <w:r w:rsidRPr="00CD1728">
        <w:rPr>
          <w:sz w:val="24"/>
          <w:szCs w:val="30"/>
        </w:rPr>
        <w:t>B</w:t>
      </w:r>
      <w:r w:rsidRPr="00CD1728">
        <w:rPr>
          <w:sz w:val="24"/>
          <w:szCs w:val="30"/>
          <w:vertAlign w:val="subscript"/>
        </w:rPr>
        <w:t>0</w:t>
      </w:r>
      <w:r w:rsidRPr="00CD1728">
        <w:rPr>
          <w:sz w:val="24"/>
          <w:szCs w:val="30"/>
        </w:rPr>
        <w:t>）</w:t>
      </w:r>
      <w:r>
        <w:rPr>
          <w:rFonts w:hint="eastAsia"/>
          <w:sz w:val="24"/>
          <w:szCs w:val="30"/>
        </w:rPr>
        <w:t>中</w:t>
      </w:r>
      <w:r w:rsidRPr="00CD1728">
        <w:rPr>
          <w:sz w:val="24"/>
          <w:szCs w:val="30"/>
        </w:rPr>
        <w:t>时，</w:t>
      </w:r>
      <w:r>
        <w:rPr>
          <w:rFonts w:hint="eastAsia"/>
          <w:sz w:val="24"/>
          <w:szCs w:val="30"/>
        </w:rPr>
        <w:t>每个自旋的</w:t>
      </w:r>
      <w:r w:rsidRPr="00CD1728">
        <w:rPr>
          <w:sz w:val="24"/>
          <w:szCs w:val="30"/>
        </w:rPr>
        <w:t>氢原子磁矩</w:t>
      </w:r>
      <w:r>
        <w:rPr>
          <w:rFonts w:hint="eastAsia"/>
          <w:sz w:val="24"/>
          <w:szCs w:val="30"/>
        </w:rPr>
        <w:t>会受到一个外部强制，</w:t>
      </w:r>
      <w:r w:rsidRPr="00CD1728">
        <w:rPr>
          <w:sz w:val="24"/>
          <w:szCs w:val="30"/>
        </w:rPr>
        <w:t>重新排列，此时磁矩</w:t>
      </w:r>
      <w:r w:rsidRPr="00CD1728">
        <w:rPr>
          <w:sz w:val="24"/>
          <w:szCs w:val="30"/>
        </w:rPr>
        <w:t>M</w:t>
      </w:r>
      <w:r>
        <w:rPr>
          <w:rFonts w:hint="eastAsia"/>
          <w:sz w:val="24"/>
          <w:szCs w:val="30"/>
        </w:rPr>
        <w:t>会</w:t>
      </w:r>
      <w:r w:rsidRPr="00CD1728">
        <w:rPr>
          <w:sz w:val="24"/>
          <w:szCs w:val="30"/>
        </w:rPr>
        <w:t>与磁场</w:t>
      </w:r>
      <w:r w:rsidRPr="00CD1728">
        <w:rPr>
          <w:sz w:val="24"/>
          <w:szCs w:val="30"/>
        </w:rPr>
        <w:t>B</w:t>
      </w:r>
      <w:r w:rsidRPr="00CD1728">
        <w:rPr>
          <w:sz w:val="24"/>
          <w:szCs w:val="30"/>
          <w:vertAlign w:val="subscript"/>
        </w:rPr>
        <w:t>0</w:t>
      </w:r>
      <w:r w:rsidRPr="00CD1728">
        <w:rPr>
          <w:sz w:val="24"/>
          <w:szCs w:val="30"/>
        </w:rPr>
        <w:t>同向。如下图</w:t>
      </w:r>
      <w:r>
        <w:rPr>
          <w:sz w:val="24"/>
          <w:szCs w:val="30"/>
        </w:rPr>
        <w:t>5-3</w:t>
      </w:r>
      <w:r w:rsidRPr="00CD1728">
        <w:rPr>
          <w:sz w:val="24"/>
          <w:szCs w:val="30"/>
        </w:rPr>
        <w:t>所示。</w:t>
      </w:r>
    </w:p>
    <w:p w:rsidR="00847163" w:rsidRPr="00CD1728" w:rsidRDefault="0066579A" w:rsidP="00847163">
      <w:pPr>
        <w:spacing w:before="31" w:after="31" w:line="360" w:lineRule="auto"/>
        <w:ind w:rightChars="100" w:right="210" w:firstLineChars="177" w:firstLine="425"/>
        <w:jc w:val="left"/>
        <w:rPr>
          <w:sz w:val="24"/>
          <w:szCs w:val="30"/>
        </w:rPr>
      </w:pPr>
      <w:r>
        <w:rPr>
          <w:noProof/>
          <w:sz w:val="24"/>
          <w:szCs w:val="30"/>
        </w:rPr>
      </w:r>
      <w:r>
        <w:rPr>
          <w:noProof/>
          <w:sz w:val="24"/>
          <w:szCs w:val="30"/>
        </w:rPr>
        <w:pict>
          <v:group id="组合 30" o:spid="_x0000_s1046" style="width:366.8pt;height:228.25pt;mso-position-horizontal-relative:char;mso-position-vertical-relative:line" coordorigin="2626,2269" coordsize="7844,5140">
            <v:shape id="Picture 24" o:spid="_x0000_s1047" type="#_x0000_t75" style="position:absolute;left:2626;top:2269;width:7844;height:426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jjvFAAAA2wAAAA8AAABkcnMvZG93bnJldi54bWxEj0FrwkAUhO8F/8PyCr3VjQqi0U1QS2mh&#10;XtTS8zP7TFKzb+PuNqb/vlsQPA4z8w2zzHvTiI6cry0rGA0TEMSF1TWXCj4Pr88zED4ga2wsk4Jf&#10;8pBng4clptpeeUfdPpQiQtinqKAKoU2l9EVFBv3QtsTRO1lnMETpSqkdXiPcNHKcJFNpsOa4UGFL&#10;m4qK8/7HKOh2b+fVenpy84/J9/aIlwN+XV6UenrsVwsQgfpwD9/a71rBZAT/X+IPkN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8I47xQAAANsAAAAPAAAAAAAAAAAAAAAA&#10;AJ8CAABkcnMvZG93bnJldi54bWxQSwUGAAAAAAQABAD3AAAAkQMAAAAA&#10;">
              <v:imagedata r:id="rId36" o:title=""/>
            </v:shape>
            <v:rect id="Rectangle 26" o:spid="_x0000_s1048" style="position:absolute;left:3135;top:6705;width:6600;height: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PlMIA&#10;AADbAAAADwAAAGRycy9kb3ducmV2LnhtbESPQWvCQBSE74X+h+UVvBTdqCiSuopIBfGmFnp9ZF+T&#10;YPZt2H1N4r93hUKPw8x8w6y3g2tURyHWng1MJxko4sLbmksDX9fDeAUqCrLFxjMZuFOE7eb1ZY25&#10;9T2fqbtIqRKEY44GKpE21zoWFTmME98SJ+/HB4eSZCi1DdgnuGv0LMuW2mHNaaHClvYVFbfLrzNQ&#10;yjIssmGur6du2rff758HaW7GjN6G3QcooUH+w3/tozUwn8HzS/oBe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5Y+UwgAAANsAAAAPAAAAAAAAAAAAAAAAAJgCAABkcnMvZG93&#10;bnJldi54bWxQSwUGAAAAAAQABAD1AAAAhwMAAAAA&#10;" filled="f" stroked="f" strokecolor="black [3213]">
              <v:textbox>
                <w:txbxContent>
                  <w:p w:rsidR="00364A87" w:rsidRPr="00043A6E" w:rsidRDefault="00364A87" w:rsidP="00847163">
                    <w:pPr>
                      <w:pStyle w:val="Caption"/>
                      <w:rPr>
                        <w:szCs w:val="21"/>
                      </w:rPr>
                    </w:pPr>
                    <w:r>
                      <w:rPr>
                        <w:rFonts w:hint="eastAsia"/>
                      </w:rPr>
                      <w:t>图</w:t>
                    </w:r>
                    <w:r>
                      <w:t>13</w:t>
                    </w:r>
                    <w:r>
                      <w:noBreakHyphen/>
                      <w:t>18</w:t>
                    </w:r>
                    <w:r w:rsidRPr="00043A6E">
                      <w:rPr>
                        <w:rFonts w:hint="eastAsia"/>
                        <w:szCs w:val="21"/>
                      </w:rPr>
                      <w:t>核</w:t>
                    </w:r>
                    <w:r w:rsidRPr="00043A6E">
                      <w:rPr>
                        <w:szCs w:val="21"/>
                      </w:rPr>
                      <w:t>子璇和磁场</w:t>
                    </w:r>
                  </w:p>
                </w:txbxContent>
              </v:textbox>
            </v:rect>
            <w10:wrap type="none"/>
            <w10:anchorlock/>
          </v:group>
        </w:pict>
      </w:r>
    </w:p>
    <w:p w:rsidR="00847163" w:rsidRPr="00CD1728" w:rsidRDefault="00847163" w:rsidP="00847163">
      <w:pPr>
        <w:spacing w:before="31" w:after="31" w:line="360" w:lineRule="auto"/>
        <w:ind w:firstLineChars="177" w:firstLine="425"/>
        <w:rPr>
          <w:sz w:val="24"/>
          <w:szCs w:val="30"/>
        </w:rPr>
      </w:pPr>
      <w:r>
        <w:rPr>
          <w:rFonts w:hint="eastAsia"/>
          <w:sz w:val="24"/>
          <w:szCs w:val="30"/>
        </w:rPr>
        <w:t>受到强制后的自旋氢原子核，</w:t>
      </w:r>
      <w:r w:rsidRPr="00CD1728">
        <w:rPr>
          <w:sz w:val="24"/>
          <w:szCs w:val="30"/>
        </w:rPr>
        <w:t>所有的小磁矩</w:t>
      </w:r>
      <w:r w:rsidRPr="00CD1728">
        <w:rPr>
          <w:sz w:val="24"/>
          <w:szCs w:val="30"/>
        </w:rPr>
        <w:t>M</w:t>
      </w:r>
      <w:r>
        <w:rPr>
          <w:rFonts w:hint="eastAsia"/>
          <w:sz w:val="24"/>
          <w:szCs w:val="30"/>
        </w:rPr>
        <w:t>累积叠加，形成</w:t>
      </w:r>
      <w:r w:rsidRPr="00CD1728">
        <w:rPr>
          <w:sz w:val="24"/>
          <w:szCs w:val="30"/>
        </w:rPr>
        <w:t>一个大的磁矩</w:t>
      </w:r>
      <w:r w:rsidRPr="00CD1728">
        <w:rPr>
          <w:sz w:val="24"/>
          <w:szCs w:val="30"/>
        </w:rPr>
        <w:t>M</w:t>
      </w:r>
      <w:r w:rsidRPr="00CD1728">
        <w:rPr>
          <w:sz w:val="24"/>
          <w:szCs w:val="30"/>
          <w:vertAlign w:val="subscript"/>
        </w:rPr>
        <w:t>0</w:t>
      </w:r>
      <w:r>
        <w:rPr>
          <w:sz w:val="24"/>
          <w:szCs w:val="30"/>
        </w:rPr>
        <w:t>；</w:t>
      </w:r>
      <w:r>
        <w:rPr>
          <w:rFonts w:hint="eastAsia"/>
          <w:sz w:val="24"/>
          <w:szCs w:val="30"/>
        </w:rPr>
        <w:t>此时，在垂直</w:t>
      </w:r>
      <w:r w:rsidRPr="00CD1728">
        <w:rPr>
          <w:sz w:val="24"/>
          <w:szCs w:val="30"/>
        </w:rPr>
        <w:t>磁场</w:t>
      </w:r>
      <w:r w:rsidRPr="00CD1728">
        <w:rPr>
          <w:sz w:val="24"/>
          <w:szCs w:val="30"/>
        </w:rPr>
        <w:t>B</w:t>
      </w:r>
      <w:r w:rsidRPr="00CD1728">
        <w:rPr>
          <w:sz w:val="24"/>
          <w:szCs w:val="30"/>
          <w:vertAlign w:val="subscript"/>
        </w:rPr>
        <w:t>0</w:t>
      </w:r>
      <w:r>
        <w:rPr>
          <w:rFonts w:hint="eastAsia"/>
          <w:sz w:val="24"/>
          <w:szCs w:val="30"/>
        </w:rPr>
        <w:t>方向，</w:t>
      </w:r>
      <w:r w:rsidRPr="00CD1728">
        <w:rPr>
          <w:sz w:val="24"/>
          <w:szCs w:val="30"/>
        </w:rPr>
        <w:t>施加一个射频脉冲时，就会产生</w:t>
      </w:r>
      <w:r>
        <w:rPr>
          <w:rFonts w:hint="eastAsia"/>
          <w:sz w:val="24"/>
          <w:szCs w:val="30"/>
        </w:rPr>
        <w:t>射频</w:t>
      </w:r>
      <w:r w:rsidRPr="00CD1728">
        <w:rPr>
          <w:sz w:val="24"/>
          <w:szCs w:val="30"/>
        </w:rPr>
        <w:t>外加磁场</w:t>
      </w:r>
      <w:r w:rsidRPr="00CD1728">
        <w:rPr>
          <w:sz w:val="24"/>
          <w:szCs w:val="30"/>
        </w:rPr>
        <w:t>B</w:t>
      </w:r>
      <w:r w:rsidRPr="00CD1728">
        <w:rPr>
          <w:sz w:val="24"/>
          <w:szCs w:val="30"/>
          <w:vertAlign w:val="subscript"/>
        </w:rPr>
        <w:t>1</w:t>
      </w:r>
      <w:r w:rsidRPr="00CD1728">
        <w:rPr>
          <w:sz w:val="24"/>
          <w:szCs w:val="30"/>
        </w:rPr>
        <w:t>，</w:t>
      </w:r>
      <w:r>
        <w:rPr>
          <w:rFonts w:hint="eastAsia"/>
          <w:sz w:val="24"/>
          <w:szCs w:val="30"/>
        </w:rPr>
        <w:t>射频</w:t>
      </w:r>
      <w:r w:rsidRPr="00CD1728">
        <w:rPr>
          <w:sz w:val="24"/>
          <w:szCs w:val="30"/>
        </w:rPr>
        <w:t>磁场</w:t>
      </w:r>
      <w:r>
        <w:rPr>
          <w:rFonts w:hint="eastAsia"/>
          <w:sz w:val="24"/>
          <w:szCs w:val="30"/>
        </w:rPr>
        <w:t>的频率与原子核自旋频率一致时，会</w:t>
      </w:r>
      <w:r w:rsidRPr="00CD1728">
        <w:rPr>
          <w:sz w:val="24"/>
          <w:szCs w:val="30"/>
        </w:rPr>
        <w:t>使得</w:t>
      </w:r>
      <w:r w:rsidRPr="00CD1728">
        <w:rPr>
          <w:sz w:val="24"/>
          <w:szCs w:val="30"/>
        </w:rPr>
        <w:t>M</w:t>
      </w:r>
      <w:r w:rsidRPr="00CD1728">
        <w:rPr>
          <w:sz w:val="24"/>
          <w:szCs w:val="30"/>
          <w:vertAlign w:val="subscript"/>
        </w:rPr>
        <w:t>0</w:t>
      </w:r>
      <w:r>
        <w:rPr>
          <w:rFonts w:hint="eastAsia"/>
          <w:sz w:val="24"/>
          <w:szCs w:val="30"/>
        </w:rPr>
        <w:t>方向发生偏转。停止施加射频脉冲后，</w:t>
      </w:r>
      <w:r w:rsidRPr="00CD1728">
        <w:rPr>
          <w:sz w:val="24"/>
          <w:szCs w:val="30"/>
        </w:rPr>
        <w:t>M</w:t>
      </w:r>
      <w:r w:rsidRPr="00CD1728">
        <w:rPr>
          <w:sz w:val="24"/>
          <w:szCs w:val="30"/>
          <w:vertAlign w:val="subscript"/>
        </w:rPr>
        <w:t>0</w:t>
      </w:r>
      <w:r>
        <w:rPr>
          <w:rFonts w:hint="eastAsia"/>
          <w:sz w:val="24"/>
          <w:szCs w:val="30"/>
        </w:rPr>
        <w:t>又会返回它在</w:t>
      </w:r>
      <w:r w:rsidRPr="00CD1728">
        <w:rPr>
          <w:sz w:val="24"/>
          <w:szCs w:val="30"/>
        </w:rPr>
        <w:t>磁场</w:t>
      </w:r>
      <w:r w:rsidRPr="00CD1728">
        <w:rPr>
          <w:sz w:val="24"/>
          <w:szCs w:val="30"/>
        </w:rPr>
        <w:t>B</w:t>
      </w:r>
      <w:r w:rsidRPr="00CD1728">
        <w:rPr>
          <w:sz w:val="24"/>
          <w:szCs w:val="30"/>
          <w:vertAlign w:val="subscript"/>
        </w:rPr>
        <w:t>0</w:t>
      </w:r>
      <w:r>
        <w:rPr>
          <w:rFonts w:hint="eastAsia"/>
          <w:sz w:val="24"/>
          <w:szCs w:val="30"/>
        </w:rPr>
        <w:t>中的平衡位置，在返回的过程中，</w:t>
      </w:r>
      <w:r w:rsidRPr="00CD1728">
        <w:rPr>
          <w:sz w:val="24"/>
          <w:szCs w:val="30"/>
        </w:rPr>
        <w:t>M</w:t>
      </w:r>
      <w:r w:rsidRPr="00CD1728">
        <w:rPr>
          <w:sz w:val="24"/>
          <w:szCs w:val="30"/>
          <w:vertAlign w:val="subscript"/>
        </w:rPr>
        <w:t>0</w:t>
      </w:r>
      <w:r>
        <w:rPr>
          <w:rFonts w:hint="eastAsia"/>
          <w:sz w:val="24"/>
          <w:szCs w:val="30"/>
        </w:rPr>
        <w:t>会切割射频线圈，产生感应电磁信号</w:t>
      </w:r>
      <w:r w:rsidRPr="00CD1728">
        <w:rPr>
          <w:sz w:val="24"/>
          <w:szCs w:val="30"/>
        </w:rPr>
        <w:t>，这个信号就是</w:t>
      </w:r>
      <w:r>
        <w:rPr>
          <w:rFonts w:hint="eastAsia"/>
          <w:sz w:val="24"/>
          <w:szCs w:val="30"/>
        </w:rPr>
        <w:t>原子核在磁场中的</w:t>
      </w:r>
      <w:r w:rsidRPr="00CD1728">
        <w:rPr>
          <w:sz w:val="24"/>
          <w:szCs w:val="30"/>
        </w:rPr>
        <w:t>自由震荡衰减信号（</w:t>
      </w:r>
      <w:r w:rsidRPr="00CD1728">
        <w:rPr>
          <w:sz w:val="24"/>
          <w:szCs w:val="30"/>
        </w:rPr>
        <w:t>FID</w:t>
      </w:r>
      <w:r w:rsidRPr="00CD1728">
        <w:rPr>
          <w:sz w:val="24"/>
          <w:szCs w:val="30"/>
        </w:rPr>
        <w:t>）。如图</w:t>
      </w:r>
      <w:r>
        <w:rPr>
          <w:sz w:val="24"/>
          <w:szCs w:val="30"/>
        </w:rPr>
        <w:t>5-4</w:t>
      </w:r>
      <w:r w:rsidRPr="00CD1728">
        <w:rPr>
          <w:sz w:val="24"/>
          <w:szCs w:val="30"/>
        </w:rPr>
        <w:t>所示。</w:t>
      </w:r>
    </w:p>
    <w:p w:rsidR="00847163" w:rsidRPr="00CD1728" w:rsidRDefault="0066579A" w:rsidP="00847163">
      <w:pPr>
        <w:spacing w:before="31" w:after="31" w:line="360" w:lineRule="auto"/>
        <w:ind w:firstLineChars="295" w:firstLine="708"/>
        <w:rPr>
          <w:sz w:val="24"/>
          <w:szCs w:val="30"/>
        </w:rPr>
      </w:pPr>
      <w:r>
        <w:rPr>
          <w:noProof/>
          <w:sz w:val="24"/>
          <w:szCs w:val="30"/>
        </w:rPr>
      </w:r>
      <w:r>
        <w:rPr>
          <w:noProof/>
          <w:sz w:val="24"/>
          <w:szCs w:val="30"/>
        </w:rPr>
        <w:pict>
          <v:group id="组合 27" o:spid="_x0000_s1043" style="width:355.2pt;height:237pt;mso-position-horizontal-relative:char;mso-position-vertical-relative:line" coordorigin="3267,7267" coordsize="6426,4084">
            <v:shape id="Picture 68" o:spid="_x0000_s1044" type="#_x0000_t75" style="position:absolute;left:3267;top:7267;width:6426;height:349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LTvAAAAA2wAAAA8AAABkcnMvZG93bnJldi54bWxET01rAjEQvRf8D2EK3mq2WkrZml2kIHhS&#10;qj14nG7GzWIyiUmq679vDoUeH+972Y7OiivFNHhW8DyrQBB3Xg/cK/g6rJ/eQKSMrNF6JgV3StA2&#10;k4cl1trf+JOu+9yLEsKpRgUm51BLmTpDDtPMB+LCnXx0mAuMvdQRbyXcWTmvqlfpcODSYDDQh6Hu&#10;vP9xCo6d3Z4XwVYxfR9edmPw5rI+KjV9HFfvIDKN+V/8595oBfMytnwpP0A2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FEtO8AAAADbAAAADwAAAAAAAAAAAAAAAACfAgAA&#10;ZHJzL2Rvd25yZXYueG1sUEsFBgAAAAAEAAQA9wAAAIwDAAAAAA==&#10;">
              <v:imagedata r:id="rId37" o:title=""/>
            </v:shape>
            <v:rect id="Rectangle 69" o:spid="_x0000_s1045" style="position:absolute;left:4980;top:10795;width:3246;height:5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364A87" w:rsidRPr="00700238" w:rsidRDefault="00364A87" w:rsidP="00847163">
                    <w:pPr>
                      <w:pStyle w:val="Caption"/>
                      <w:rPr>
                        <w:szCs w:val="24"/>
                      </w:rPr>
                    </w:pPr>
                    <w:r>
                      <w:rPr>
                        <w:rFonts w:hint="eastAsia"/>
                      </w:rPr>
                      <w:t>图</w:t>
                    </w:r>
                    <w:r>
                      <w:t>13</w:t>
                    </w:r>
                    <w:r>
                      <w:noBreakHyphen/>
                      <w:t>19</w:t>
                    </w:r>
                    <w:r w:rsidRPr="00700238">
                      <w:rPr>
                        <w:rFonts w:hint="eastAsia"/>
                        <w:szCs w:val="24"/>
                      </w:rPr>
                      <w:t>重排回初始</w:t>
                    </w:r>
                    <w:r w:rsidRPr="00700238">
                      <w:rPr>
                        <w:szCs w:val="24"/>
                      </w:rPr>
                      <w:t>排列轴</w:t>
                    </w:r>
                  </w:p>
                </w:txbxContent>
              </v:textbox>
            </v:rect>
            <w10:wrap type="none"/>
            <w10:anchorlock/>
          </v:group>
        </w:pict>
      </w:r>
    </w:p>
    <w:p w:rsidR="00847163" w:rsidRPr="00CD1728" w:rsidRDefault="00847163" w:rsidP="00847163">
      <w:pPr>
        <w:spacing w:before="31" w:after="31" w:line="360" w:lineRule="auto"/>
        <w:ind w:firstLineChars="236" w:firstLine="566"/>
        <w:rPr>
          <w:sz w:val="24"/>
          <w:szCs w:val="30"/>
        </w:rPr>
      </w:pPr>
      <w:r>
        <w:rPr>
          <w:rFonts w:hint="eastAsia"/>
          <w:sz w:val="24"/>
          <w:szCs w:val="30"/>
        </w:rPr>
        <w:t>自由振荡衰减信号</w:t>
      </w:r>
      <w:r w:rsidRPr="00CD1728">
        <w:rPr>
          <w:sz w:val="24"/>
          <w:szCs w:val="30"/>
        </w:rPr>
        <w:t>FID</w:t>
      </w:r>
      <w:r w:rsidRPr="00CD1728">
        <w:rPr>
          <w:sz w:val="24"/>
          <w:szCs w:val="30"/>
        </w:rPr>
        <w:t>又称为</w:t>
      </w:r>
      <w:r w:rsidRPr="00CD1728">
        <w:rPr>
          <w:sz w:val="24"/>
          <w:szCs w:val="30"/>
        </w:rPr>
        <w:t>“</w:t>
      </w:r>
      <w:r w:rsidRPr="00CD1728">
        <w:rPr>
          <w:sz w:val="24"/>
          <w:szCs w:val="30"/>
        </w:rPr>
        <w:t>分子的耳语</w:t>
      </w:r>
      <w:r w:rsidRPr="00CD1728">
        <w:rPr>
          <w:sz w:val="24"/>
          <w:szCs w:val="30"/>
        </w:rPr>
        <w:t>”</w:t>
      </w:r>
      <w:r>
        <w:rPr>
          <w:rFonts w:hint="eastAsia"/>
          <w:sz w:val="24"/>
          <w:szCs w:val="30"/>
        </w:rPr>
        <w:t>。由于分子结构的不同，原子核在不同结构分子中的化学环境和磁环境都是不一样的，这样，不同结构和浓度的分子就会产生不同的振动频率和信号强度。</w:t>
      </w:r>
      <w:r w:rsidRPr="00CD1728">
        <w:rPr>
          <w:sz w:val="24"/>
          <w:szCs w:val="30"/>
        </w:rPr>
        <w:t>通过傅立叶数学变换，可以把不同频率</w:t>
      </w:r>
      <w:r>
        <w:rPr>
          <w:rFonts w:hint="eastAsia"/>
          <w:sz w:val="24"/>
          <w:szCs w:val="30"/>
        </w:rPr>
        <w:t>和浓度</w:t>
      </w:r>
      <w:r w:rsidRPr="00CD1728">
        <w:rPr>
          <w:sz w:val="24"/>
          <w:szCs w:val="30"/>
        </w:rPr>
        <w:t>的信号</w:t>
      </w:r>
      <w:r>
        <w:rPr>
          <w:rFonts w:hint="eastAsia"/>
          <w:sz w:val="24"/>
          <w:szCs w:val="30"/>
        </w:rPr>
        <w:t>给区</w:t>
      </w:r>
      <w:r w:rsidRPr="00CD1728">
        <w:rPr>
          <w:sz w:val="24"/>
          <w:szCs w:val="30"/>
        </w:rPr>
        <w:t>分开</w:t>
      </w:r>
      <w:r>
        <w:rPr>
          <w:rFonts w:hint="eastAsia"/>
          <w:sz w:val="24"/>
          <w:szCs w:val="30"/>
        </w:rPr>
        <w:t>来</w:t>
      </w:r>
      <w:r w:rsidRPr="00CD1728">
        <w:rPr>
          <w:sz w:val="24"/>
          <w:szCs w:val="30"/>
        </w:rPr>
        <w:t>，</w:t>
      </w:r>
      <w:r>
        <w:rPr>
          <w:rFonts w:hint="eastAsia"/>
          <w:sz w:val="24"/>
          <w:szCs w:val="30"/>
        </w:rPr>
        <w:t>确定样品的化学组成。</w:t>
      </w:r>
      <w:r w:rsidRPr="00CD1728">
        <w:rPr>
          <w:sz w:val="24"/>
          <w:szCs w:val="30"/>
        </w:rPr>
        <w:t>通过</w:t>
      </w:r>
      <w:r>
        <w:rPr>
          <w:rFonts w:hint="eastAsia"/>
          <w:sz w:val="24"/>
          <w:szCs w:val="30"/>
        </w:rPr>
        <w:t>计算机处理技术，把样品浓度和分子结构与样品的宏观物理化学性质之间建立起关联关系的</w:t>
      </w:r>
      <w:r>
        <w:rPr>
          <w:sz w:val="24"/>
          <w:szCs w:val="30"/>
        </w:rPr>
        <w:t>数学模型，</w:t>
      </w:r>
      <w:r>
        <w:rPr>
          <w:rFonts w:hint="eastAsia"/>
          <w:sz w:val="24"/>
          <w:szCs w:val="30"/>
        </w:rPr>
        <w:t>即可快速分析样品，</w:t>
      </w:r>
      <w:r w:rsidRPr="00CD1728">
        <w:rPr>
          <w:sz w:val="24"/>
          <w:szCs w:val="30"/>
        </w:rPr>
        <w:t>得到工艺过程物流的实时分析数值。</w:t>
      </w:r>
    </w:p>
    <w:p w:rsidR="00847163" w:rsidRPr="00CD1728" w:rsidRDefault="0066579A" w:rsidP="00847163">
      <w:pPr>
        <w:spacing w:before="31" w:after="31" w:line="360" w:lineRule="auto"/>
        <w:ind w:firstLineChars="1122" w:firstLine="2693"/>
        <w:rPr>
          <w:sz w:val="24"/>
          <w:szCs w:val="30"/>
        </w:rPr>
      </w:pPr>
      <w:r>
        <w:rPr>
          <w:noProof/>
          <w:sz w:val="24"/>
          <w:szCs w:val="30"/>
        </w:rPr>
      </w:r>
      <w:r>
        <w:rPr>
          <w:noProof/>
          <w:sz w:val="24"/>
          <w:szCs w:val="30"/>
        </w:rPr>
        <w:pict>
          <v:group id="组合 24" o:spid="_x0000_s1040" style="width:172.55pt;height:227.25pt;mso-position-horizontal-relative:char;mso-position-vertical-relative:line" coordorigin="5095,6462" coordsize="2925,3477">
            <v:shape id="Picture 51" o:spid="_x0000_s1041" type="#_x0000_t75" style="position:absolute;left:5285;top:6462;width:2572;height:28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oEzDAAAA2wAAAA8AAABkcnMvZG93bnJldi54bWxEj0Frg0AUhO+F/oflFXJr1gjVYl0lBJLm&#10;0kPTXnJ7uC8qcd+qu1Hz77uFQo/DzDfD5OViOjHR6FrLCjbrCARxZXXLtYLvr/3zKwjnkTV2lknB&#10;nRyUxeNDjpm2M3/SdPK1CCXsMlTQeN9nUrqqIYNubXvi4F3saNAHOdZSjziHctPJOIoSabDlsNBg&#10;T7uGquvpZhTE6X0eDu8f596ku/058YNJZaLU6mnZvoHwtPj/8B991IF7gd8v4QfI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4GgTMMAAADbAAAADwAAAAAAAAAAAAAAAACf&#10;AgAAZHJzL2Rvd25yZXYueG1sUEsFBgAAAAAEAAQA9wAAAI8DAAAAAA==&#10;">
              <v:imagedata r:id="rId38" o:title=""/>
            </v:shape>
            <v:rect id="Rectangle 56" o:spid="_x0000_s1042" style="position:absolute;left:5095;top:9510;width:2925;height: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v:textbox>
                <w:txbxContent>
                  <w:p w:rsidR="00364A87" w:rsidRPr="005D6C32" w:rsidRDefault="00364A87" w:rsidP="00847163">
                    <w:pPr>
                      <w:pStyle w:val="Caption"/>
                      <w:rPr>
                        <w:szCs w:val="24"/>
                      </w:rPr>
                    </w:pPr>
                    <w:r>
                      <w:rPr>
                        <w:rFonts w:hint="eastAsia"/>
                      </w:rPr>
                      <w:t>图</w:t>
                    </w:r>
                    <w:r>
                      <w:t>13</w:t>
                    </w:r>
                    <w:r>
                      <w:noBreakHyphen/>
                      <w:t>20</w:t>
                    </w:r>
                    <w:r w:rsidRPr="005D6C32">
                      <w:rPr>
                        <w:szCs w:val="24"/>
                      </w:rPr>
                      <w:t>自由振荡衰减（</w:t>
                    </w:r>
                    <w:r w:rsidRPr="005D6C32">
                      <w:rPr>
                        <w:szCs w:val="24"/>
                      </w:rPr>
                      <w:t>FID</w:t>
                    </w:r>
                    <w:r w:rsidRPr="005D6C32">
                      <w:rPr>
                        <w:szCs w:val="24"/>
                      </w:rPr>
                      <w:t>）</w:t>
                    </w:r>
                  </w:p>
                </w:txbxContent>
              </v:textbox>
            </v:rect>
            <w10:wrap type="none"/>
            <w10:anchorlock/>
          </v:group>
        </w:pict>
      </w:r>
    </w:p>
    <w:p w:rsidR="00847163" w:rsidRPr="00CD1728" w:rsidRDefault="00847163" w:rsidP="00847163">
      <w:pPr>
        <w:spacing w:before="31" w:after="31" w:line="360" w:lineRule="auto"/>
        <w:ind w:firstLineChars="236" w:firstLine="566"/>
        <w:rPr>
          <w:sz w:val="24"/>
          <w:szCs w:val="30"/>
        </w:rPr>
      </w:pPr>
      <w:r w:rsidRPr="00CD1728">
        <w:rPr>
          <w:sz w:val="24"/>
          <w:szCs w:val="30"/>
        </w:rPr>
        <w:t>通过核磁共振，可得到含有物理、化学性质的有机烃类物质的结构图，进一步经过数学模型解析，得到所需的样品质量参数。</w:t>
      </w:r>
    </w:p>
    <w:p w:rsidR="00847163" w:rsidRPr="00CD1728" w:rsidRDefault="0066579A" w:rsidP="00847163">
      <w:pPr>
        <w:spacing w:before="31" w:after="31" w:line="360" w:lineRule="auto"/>
        <w:ind w:firstLineChars="250" w:firstLine="600"/>
        <w:rPr>
          <w:sz w:val="24"/>
          <w:szCs w:val="30"/>
        </w:rPr>
      </w:pPr>
      <w:r>
        <w:rPr>
          <w:noProof/>
          <w:sz w:val="24"/>
          <w:szCs w:val="30"/>
        </w:rPr>
      </w:r>
      <w:r>
        <w:rPr>
          <w:noProof/>
          <w:sz w:val="24"/>
          <w:szCs w:val="30"/>
        </w:rPr>
        <w:pict>
          <v:group id="组合 13" o:spid="_x0000_s1037" style="width:381.55pt;height:217.05pt;mso-position-horizontal-relative:char;mso-position-vertical-relative:line" coordorigin="2220,9508" coordsize="7871,4234">
            <v:shape id="Picture 75" o:spid="_x0000_s1038" type="#_x0000_t75" style="position:absolute;left:2220;top:9508;width:7871;height:38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4hO+AAAA2wAAAA8AAABkcnMvZG93bnJldi54bWxET02LwjAQvQv7H8IseNNUEXGrUUSQFW9W&#10;Wa9DM22KzaQkWe3++40geJvH+5zVpretuJMPjWMFk3EGgrh0uuFaweW8Hy1AhIissXVMCv4owGb9&#10;MVhhrt2DT3QvYi1SCIccFZgYu1zKUBqyGMauI05c5bzFmKCvpfb4SOG2ldMsm0uLDacGgx3tDJW3&#10;4tcq+PqeeT/5me72R0OhuhayDFQpNfzst0sQkfr4Fr/cB53mz+D5SzpArv8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g/4hO+AAAA2wAAAA8AAAAAAAAAAAAAAAAAnwIAAGRy&#10;cy9kb3ducmV2LnhtbFBLBQYAAAAABAAEAPcAAACKAwAAAAA=&#10;">
              <v:imagedata r:id="rId39" o:title=""/>
            </v:shape>
            <v:rect id="Rectangle 77" o:spid="_x0000_s1039" style="position:absolute;left:3982;top:13097;width:4020;height: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j1cQA&#10;AADbAAAADwAAAGRycy9kb3ducmV2LnhtbESPQWvCQBSE74X+h+UVvBTd1EI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o9XEAAAA2wAAAA8AAAAAAAAAAAAAAAAAmAIAAGRycy9k&#10;b3ducmV2LnhtbFBLBQYAAAAABAAEAPUAAACJAwAAAAA=&#10;" filled="f" stroked="f">
              <v:textbox>
                <w:txbxContent>
                  <w:p w:rsidR="00364A87" w:rsidRPr="005D6C32" w:rsidRDefault="00364A87" w:rsidP="00847163">
                    <w:pPr>
                      <w:pStyle w:val="Caption"/>
                      <w:rPr>
                        <w:bCs w:val="0"/>
                        <w:szCs w:val="24"/>
                      </w:rPr>
                    </w:pPr>
                    <w:r>
                      <w:rPr>
                        <w:rFonts w:hint="eastAsia"/>
                      </w:rPr>
                      <w:t>图</w:t>
                    </w:r>
                    <w:r>
                      <w:t>13-21</w:t>
                    </w:r>
                    <w:r w:rsidRPr="005D6C32">
                      <w:rPr>
                        <w:rFonts w:hint="eastAsia"/>
                        <w:szCs w:val="24"/>
                      </w:rPr>
                      <w:t>从</w:t>
                    </w:r>
                    <w:r w:rsidRPr="005D6C32">
                      <w:rPr>
                        <w:rFonts w:hint="eastAsia"/>
                        <w:szCs w:val="24"/>
                      </w:rPr>
                      <w:t>FID</w:t>
                    </w:r>
                    <w:r w:rsidRPr="005D6C32">
                      <w:rPr>
                        <w:rFonts w:hint="eastAsia"/>
                        <w:szCs w:val="24"/>
                      </w:rPr>
                      <w:t>到</w:t>
                    </w:r>
                    <w:r w:rsidRPr="005D6C32">
                      <w:rPr>
                        <w:szCs w:val="24"/>
                      </w:rPr>
                      <w:t>结果</w:t>
                    </w:r>
                  </w:p>
                </w:txbxContent>
              </v:textbox>
            </v:rect>
            <w10:wrap type="none"/>
            <w10:anchorlock/>
          </v:group>
        </w:pict>
      </w:r>
    </w:p>
    <w:p w:rsidR="00847163" w:rsidRPr="00803285" w:rsidRDefault="00847163" w:rsidP="00496D45">
      <w:pPr>
        <w:pStyle w:val="Heading3"/>
        <w:numPr>
          <w:ilvl w:val="2"/>
          <w:numId w:val="0"/>
        </w:numPr>
        <w:adjustRightInd/>
        <w:spacing w:beforeLines="10" w:before="31" w:afterLines="10" w:after="31" w:line="360" w:lineRule="auto"/>
        <w:jc w:val="both"/>
        <w:textAlignment w:val="auto"/>
      </w:pPr>
      <w:bookmarkStart w:id="1508" w:name="_Toc422762275"/>
      <w:bookmarkStart w:id="1509" w:name="_Toc429841477"/>
      <w:bookmarkStart w:id="1510" w:name="_Toc493789863"/>
      <w:bookmarkStart w:id="1511" w:name="OLE_LINK2"/>
      <w:r>
        <w:rPr>
          <w:rFonts w:hint="eastAsia"/>
        </w:rPr>
        <w:t>13.1</w:t>
      </w:r>
      <w:r w:rsidR="00B9376C">
        <w:rPr>
          <w:rFonts w:hint="eastAsia"/>
        </w:rPr>
        <w:t>1</w:t>
      </w:r>
      <w:r>
        <w:rPr>
          <w:rFonts w:hint="eastAsia"/>
        </w:rPr>
        <w:t xml:space="preserve">.1.2 </w:t>
      </w:r>
      <w:r w:rsidRPr="00803285">
        <w:t>技术特点</w:t>
      </w:r>
      <w:bookmarkEnd w:id="1508"/>
      <w:bookmarkEnd w:id="1509"/>
      <w:bookmarkEnd w:id="1510"/>
    </w:p>
    <w:bookmarkEnd w:id="1511"/>
    <w:p w:rsidR="004C5F7A" w:rsidRPr="004C5F7A" w:rsidRDefault="004C5F7A" w:rsidP="004C5F7A">
      <w:pPr>
        <w:spacing w:before="31" w:after="31" w:line="360" w:lineRule="auto"/>
        <w:ind w:firstLineChars="250" w:firstLine="600"/>
        <w:rPr>
          <w:sz w:val="24"/>
          <w:szCs w:val="30"/>
        </w:rPr>
      </w:pPr>
      <w:r>
        <w:rPr>
          <w:rFonts w:hint="eastAsia"/>
          <w:sz w:val="24"/>
          <w:szCs w:val="30"/>
        </w:rPr>
        <w:t>核磁共振技术是</w:t>
      </w:r>
      <w:r w:rsidRPr="004C5F7A">
        <w:rPr>
          <w:rFonts w:hint="eastAsia"/>
          <w:sz w:val="24"/>
          <w:szCs w:val="30"/>
        </w:rPr>
        <w:t>一种非介入性测量</w:t>
      </w:r>
      <w:r>
        <w:rPr>
          <w:rFonts w:hint="eastAsia"/>
          <w:sz w:val="24"/>
          <w:szCs w:val="30"/>
        </w:rPr>
        <w:t>分析</w:t>
      </w:r>
      <w:r w:rsidRPr="004C5F7A">
        <w:rPr>
          <w:rFonts w:hint="eastAsia"/>
          <w:sz w:val="24"/>
          <w:szCs w:val="30"/>
        </w:rPr>
        <w:t>技术，分析结果不受样品光学特性的影响，为不透明样品、无法用光学技术进行分析的样品和高粘度的样品分析提供了一种新的技术解决方案。</w:t>
      </w:r>
    </w:p>
    <w:p w:rsidR="004C5F7A" w:rsidRPr="004C5F7A" w:rsidRDefault="004C5F7A" w:rsidP="004C5F7A">
      <w:pPr>
        <w:spacing w:before="31" w:after="31" w:line="360" w:lineRule="auto"/>
        <w:ind w:firstLineChars="250" w:firstLine="600"/>
        <w:rPr>
          <w:sz w:val="24"/>
          <w:szCs w:val="30"/>
        </w:rPr>
      </w:pPr>
      <w:r>
        <w:rPr>
          <w:rFonts w:hint="eastAsia"/>
          <w:sz w:val="24"/>
          <w:szCs w:val="30"/>
        </w:rPr>
        <w:t>它具有信噪比高、分析速度快、信号干扰小、分析结果准确可靠、应用范围广等特点。</w:t>
      </w:r>
    </w:p>
    <w:p w:rsidR="00847163" w:rsidRPr="00CD1728" w:rsidRDefault="004C5F7A" w:rsidP="00847163">
      <w:pPr>
        <w:spacing w:before="31" w:after="31" w:line="360" w:lineRule="auto"/>
        <w:ind w:firstLineChars="250" w:firstLine="600"/>
        <w:rPr>
          <w:sz w:val="24"/>
          <w:szCs w:val="30"/>
        </w:rPr>
      </w:pPr>
      <w:r>
        <w:rPr>
          <w:rFonts w:hint="eastAsia"/>
          <w:sz w:val="24"/>
          <w:szCs w:val="30"/>
        </w:rPr>
        <w:t>核磁共振波谱信号强度</w:t>
      </w:r>
      <w:r w:rsidR="00847163" w:rsidRPr="00CD1728">
        <w:rPr>
          <w:sz w:val="24"/>
          <w:szCs w:val="30"/>
        </w:rPr>
        <w:t>与样品中</w:t>
      </w:r>
      <w:r>
        <w:rPr>
          <w:rFonts w:hint="eastAsia"/>
          <w:sz w:val="24"/>
          <w:szCs w:val="30"/>
        </w:rPr>
        <w:t>对</w:t>
      </w:r>
      <w:r w:rsidR="00847163" w:rsidRPr="00CD1728">
        <w:rPr>
          <w:sz w:val="24"/>
          <w:szCs w:val="30"/>
        </w:rPr>
        <w:t>应组分的浓度是一个</w:t>
      </w:r>
      <w:r>
        <w:rPr>
          <w:rFonts w:hint="eastAsia"/>
          <w:sz w:val="24"/>
          <w:szCs w:val="30"/>
        </w:rPr>
        <w:t>全谱</w:t>
      </w:r>
      <w:r w:rsidR="00847163" w:rsidRPr="00CD1728">
        <w:rPr>
          <w:sz w:val="24"/>
          <w:szCs w:val="30"/>
        </w:rPr>
        <w:t>线性</w:t>
      </w:r>
      <w:r>
        <w:rPr>
          <w:rFonts w:hint="eastAsia"/>
          <w:sz w:val="24"/>
          <w:szCs w:val="30"/>
        </w:rPr>
        <w:t>响应</w:t>
      </w:r>
      <w:r w:rsidR="00847163" w:rsidRPr="00CD1728">
        <w:rPr>
          <w:sz w:val="24"/>
          <w:szCs w:val="30"/>
        </w:rPr>
        <w:t>关系；质子数量一致，信号强度一致。</w:t>
      </w:r>
    </w:p>
    <w:p w:rsidR="00847163" w:rsidRPr="00CD1728" w:rsidRDefault="004C5F7A" w:rsidP="00847163">
      <w:pPr>
        <w:spacing w:before="31" w:after="31" w:line="360" w:lineRule="auto"/>
        <w:ind w:firstLineChars="250" w:firstLine="600"/>
        <w:rPr>
          <w:sz w:val="24"/>
          <w:szCs w:val="30"/>
        </w:rPr>
      </w:pPr>
      <w:r>
        <w:rPr>
          <w:rFonts w:hint="eastAsia"/>
          <w:sz w:val="24"/>
          <w:szCs w:val="30"/>
        </w:rPr>
        <w:t>构成物质分子</w:t>
      </w:r>
      <w:r w:rsidRPr="00CD1728">
        <w:rPr>
          <w:sz w:val="24"/>
          <w:szCs w:val="30"/>
        </w:rPr>
        <w:t>不同基团</w:t>
      </w:r>
      <w:r>
        <w:rPr>
          <w:rFonts w:hint="eastAsia"/>
          <w:sz w:val="24"/>
          <w:szCs w:val="30"/>
        </w:rPr>
        <w:t>的核磁波谱</w:t>
      </w:r>
      <w:r w:rsidR="00847163" w:rsidRPr="00CD1728">
        <w:rPr>
          <w:sz w:val="24"/>
          <w:szCs w:val="30"/>
        </w:rPr>
        <w:t>信号不</w:t>
      </w:r>
      <w:r>
        <w:rPr>
          <w:rFonts w:hint="eastAsia"/>
          <w:sz w:val="24"/>
          <w:szCs w:val="30"/>
        </w:rPr>
        <w:t>会</w:t>
      </w:r>
      <w:r w:rsidR="00847163" w:rsidRPr="00CD1728">
        <w:rPr>
          <w:sz w:val="24"/>
          <w:szCs w:val="30"/>
        </w:rPr>
        <w:t>叠加，每个</w:t>
      </w:r>
      <w:r>
        <w:rPr>
          <w:rFonts w:hint="eastAsia"/>
          <w:sz w:val="24"/>
          <w:szCs w:val="30"/>
        </w:rPr>
        <w:t>基团</w:t>
      </w:r>
      <w:r w:rsidR="00847163" w:rsidRPr="00CD1728">
        <w:rPr>
          <w:sz w:val="24"/>
          <w:szCs w:val="30"/>
        </w:rPr>
        <w:t>原子核都有它独一无二的化学位移</w:t>
      </w:r>
      <w:r>
        <w:rPr>
          <w:rFonts w:hint="eastAsia"/>
          <w:sz w:val="24"/>
          <w:szCs w:val="30"/>
        </w:rPr>
        <w:t>值</w:t>
      </w:r>
      <w:r w:rsidR="00847163" w:rsidRPr="00CD1728">
        <w:rPr>
          <w:sz w:val="24"/>
          <w:szCs w:val="30"/>
        </w:rPr>
        <w:t>，</w:t>
      </w:r>
      <w:r>
        <w:rPr>
          <w:rFonts w:hint="eastAsia"/>
          <w:sz w:val="24"/>
          <w:szCs w:val="30"/>
        </w:rPr>
        <w:t>不同基团分子的</w:t>
      </w:r>
      <w:r w:rsidR="00847163" w:rsidRPr="00CD1728">
        <w:rPr>
          <w:sz w:val="24"/>
          <w:szCs w:val="30"/>
        </w:rPr>
        <w:t>化学位移之间彼此不叠加。</w:t>
      </w:r>
    </w:p>
    <w:p w:rsidR="00847163" w:rsidRPr="00CD1728" w:rsidRDefault="004C5F7A" w:rsidP="00847163">
      <w:pPr>
        <w:spacing w:before="31" w:after="31" w:line="360" w:lineRule="auto"/>
        <w:ind w:firstLineChars="250" w:firstLine="600"/>
        <w:rPr>
          <w:sz w:val="24"/>
          <w:szCs w:val="30"/>
        </w:rPr>
      </w:pPr>
      <w:r>
        <w:rPr>
          <w:rFonts w:hint="eastAsia"/>
          <w:sz w:val="24"/>
          <w:szCs w:val="30"/>
        </w:rPr>
        <w:t>NMR</w:t>
      </w:r>
      <w:r>
        <w:rPr>
          <w:rFonts w:hint="eastAsia"/>
          <w:sz w:val="24"/>
          <w:szCs w:val="30"/>
        </w:rPr>
        <w:t>的波谱信号是一个绝对值，这是它的一个显著技术特点，</w:t>
      </w:r>
      <w:r w:rsidR="00847163" w:rsidRPr="00CD1728">
        <w:rPr>
          <w:sz w:val="24"/>
          <w:szCs w:val="30"/>
        </w:rPr>
        <w:t>和其它分析技术不同，</w:t>
      </w:r>
      <w:r w:rsidR="00847163" w:rsidRPr="00CD1728">
        <w:rPr>
          <w:sz w:val="24"/>
          <w:szCs w:val="30"/>
        </w:rPr>
        <w:t>NMR</w:t>
      </w:r>
      <w:r w:rsidR="00847163" w:rsidRPr="00CD1728">
        <w:rPr>
          <w:sz w:val="24"/>
          <w:szCs w:val="30"/>
        </w:rPr>
        <w:t>信号不需要参比和归零，这消除了空白样品的影响，提高了</w:t>
      </w:r>
      <w:r>
        <w:rPr>
          <w:rFonts w:hint="eastAsia"/>
          <w:sz w:val="24"/>
          <w:szCs w:val="30"/>
        </w:rPr>
        <w:t>分析结果的</w:t>
      </w:r>
      <w:r w:rsidR="00847163" w:rsidRPr="00CD1728">
        <w:rPr>
          <w:sz w:val="24"/>
          <w:szCs w:val="30"/>
        </w:rPr>
        <w:t>精确度。</w:t>
      </w:r>
    </w:p>
    <w:p w:rsidR="00847163" w:rsidRPr="00803285" w:rsidRDefault="00847163" w:rsidP="00496D45">
      <w:pPr>
        <w:pStyle w:val="Heading3"/>
        <w:numPr>
          <w:ilvl w:val="2"/>
          <w:numId w:val="0"/>
        </w:numPr>
        <w:adjustRightInd/>
        <w:spacing w:beforeLines="10" w:before="31" w:afterLines="10" w:after="31" w:line="360" w:lineRule="auto"/>
        <w:jc w:val="both"/>
        <w:textAlignment w:val="auto"/>
      </w:pPr>
      <w:bookmarkStart w:id="1512" w:name="_Toc493789864"/>
      <w:r>
        <w:rPr>
          <w:rFonts w:hint="eastAsia"/>
        </w:rPr>
        <w:t>13.1</w:t>
      </w:r>
      <w:r w:rsidR="00B9376C">
        <w:rPr>
          <w:rFonts w:hint="eastAsia"/>
        </w:rPr>
        <w:t>1</w:t>
      </w:r>
      <w:r>
        <w:rPr>
          <w:rFonts w:hint="eastAsia"/>
        </w:rPr>
        <w:t>.1 .3 NMR</w:t>
      </w:r>
      <w:r>
        <w:rPr>
          <w:rFonts w:hint="eastAsia"/>
        </w:rPr>
        <w:t>快速检测原油实施过程</w:t>
      </w:r>
      <w:bookmarkEnd w:id="1512"/>
    </w:p>
    <w:p w:rsidR="00847163" w:rsidRDefault="00847163" w:rsidP="00847163">
      <w:pPr>
        <w:spacing w:before="31" w:after="31" w:line="360" w:lineRule="auto"/>
        <w:ind w:firstLineChars="250" w:firstLine="600"/>
        <w:rPr>
          <w:sz w:val="24"/>
          <w:szCs w:val="30"/>
        </w:rPr>
      </w:pPr>
      <w:r>
        <w:rPr>
          <w:rFonts w:hint="eastAsia"/>
          <w:sz w:val="24"/>
          <w:szCs w:val="30"/>
        </w:rPr>
        <w:t>用于分析的原油样品，用清洁的取样器皿从罐区取回来后，无需做任何样品处理，直接用滴管取</w:t>
      </w:r>
      <w:r>
        <w:rPr>
          <w:rFonts w:hint="eastAsia"/>
          <w:sz w:val="24"/>
          <w:szCs w:val="30"/>
        </w:rPr>
        <w:t>3mL</w:t>
      </w:r>
      <w:r>
        <w:rPr>
          <w:rFonts w:hint="eastAsia"/>
          <w:sz w:val="24"/>
          <w:szCs w:val="30"/>
        </w:rPr>
        <w:t>样品滴入核磁管，然后将装有原油样品的核磁管放入</w:t>
      </w:r>
      <w:r>
        <w:rPr>
          <w:rFonts w:hint="eastAsia"/>
          <w:sz w:val="24"/>
          <w:szCs w:val="30"/>
        </w:rPr>
        <w:t>NMR</w:t>
      </w:r>
      <w:r>
        <w:rPr>
          <w:rFonts w:hint="eastAsia"/>
          <w:sz w:val="24"/>
          <w:szCs w:val="30"/>
        </w:rPr>
        <w:t>分析仪器内部进行扫描检测，</w:t>
      </w:r>
      <w:r>
        <w:rPr>
          <w:rFonts w:hint="eastAsia"/>
          <w:sz w:val="24"/>
          <w:szCs w:val="30"/>
        </w:rPr>
        <w:t>5</w:t>
      </w:r>
      <w:r>
        <w:rPr>
          <w:rFonts w:hint="eastAsia"/>
          <w:sz w:val="24"/>
          <w:szCs w:val="30"/>
        </w:rPr>
        <w:t>分钟后即可得到原油的分析数据。</w:t>
      </w:r>
    </w:p>
    <w:p w:rsidR="00847163" w:rsidRDefault="00847163" w:rsidP="00847163">
      <w:pPr>
        <w:spacing w:before="31" w:after="31" w:line="360" w:lineRule="auto"/>
        <w:ind w:firstLineChars="250" w:firstLine="600"/>
        <w:jc w:val="left"/>
        <w:rPr>
          <w:sz w:val="24"/>
          <w:szCs w:val="30"/>
        </w:rPr>
      </w:pPr>
      <w:r>
        <w:rPr>
          <w:noProof/>
          <w:sz w:val="24"/>
          <w:szCs w:val="30"/>
        </w:rPr>
        <w:lastRenderedPageBreak/>
        <w:drawing>
          <wp:inline distT="0" distB="0" distL="0" distR="0">
            <wp:extent cx="1751330" cy="1501140"/>
            <wp:effectExtent l="19050" t="0" r="127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1751330" cy="1501140"/>
                    </a:xfrm>
                    <a:prstGeom prst="rect">
                      <a:avLst/>
                    </a:prstGeom>
                    <a:noFill/>
                    <a:ln w="9525">
                      <a:noFill/>
                      <a:miter lim="800000"/>
                      <a:headEnd/>
                      <a:tailEnd/>
                    </a:ln>
                  </pic:spPr>
                </pic:pic>
              </a:graphicData>
            </a:graphic>
          </wp:inline>
        </w:drawing>
      </w:r>
    </w:p>
    <w:p w:rsidR="00847163" w:rsidRPr="005F42FE" w:rsidRDefault="00847163" w:rsidP="00847163">
      <w:pPr>
        <w:spacing w:before="31" w:after="31" w:line="360" w:lineRule="auto"/>
        <w:ind w:firstLineChars="250" w:firstLine="600"/>
        <w:jc w:val="center"/>
      </w:pPr>
      <w:r>
        <w:rPr>
          <w:noProof/>
          <w:sz w:val="24"/>
          <w:szCs w:val="30"/>
        </w:rPr>
        <w:drawing>
          <wp:inline distT="0" distB="0" distL="0" distR="0">
            <wp:extent cx="4813300" cy="1802765"/>
            <wp:effectExtent l="19050" t="0" r="6350" b="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a:stretch>
                      <a:fillRect/>
                    </a:stretch>
                  </pic:blipFill>
                  <pic:spPr bwMode="auto">
                    <a:xfrm>
                      <a:off x="0" y="0"/>
                      <a:ext cx="4813300" cy="1802765"/>
                    </a:xfrm>
                    <a:prstGeom prst="rect">
                      <a:avLst/>
                    </a:prstGeom>
                    <a:noFill/>
                    <a:ln w="9525">
                      <a:noFill/>
                      <a:miter lim="800000"/>
                      <a:headEnd/>
                      <a:tailEnd/>
                    </a:ln>
                  </pic:spPr>
                </pic:pic>
              </a:graphicData>
            </a:graphic>
          </wp:inline>
        </w:drawing>
      </w:r>
      <w:r w:rsidRPr="005F42FE">
        <w:rPr>
          <w:rFonts w:hint="eastAsia"/>
        </w:rPr>
        <w:t>图</w:t>
      </w:r>
      <w:r w:rsidR="00395775">
        <w:t>13</w:t>
      </w:r>
      <w:r w:rsidRPr="005F42FE">
        <w:t>-</w:t>
      </w:r>
      <w:r w:rsidR="00395775">
        <w:t>22</w:t>
      </w:r>
      <w:r w:rsidRPr="005F42FE">
        <w:rPr>
          <w:rFonts w:hint="eastAsia"/>
        </w:rPr>
        <w:t xml:space="preserve">　</w:t>
      </w:r>
      <w:r w:rsidRPr="005F42FE">
        <w:rPr>
          <w:rFonts w:hint="eastAsia"/>
        </w:rPr>
        <w:t>NMR</w:t>
      </w:r>
      <w:r w:rsidRPr="005F42FE">
        <w:rPr>
          <w:rFonts w:hint="eastAsia"/>
        </w:rPr>
        <w:t>离线快还检测原油操作流程示意图</w:t>
      </w:r>
    </w:p>
    <w:p w:rsidR="00847163" w:rsidRPr="00CD1728" w:rsidRDefault="00847163" w:rsidP="00847163">
      <w:pPr>
        <w:spacing w:before="31" w:after="31" w:line="360" w:lineRule="auto"/>
        <w:ind w:firstLineChars="250" w:firstLine="600"/>
        <w:jc w:val="left"/>
        <w:rPr>
          <w:sz w:val="24"/>
          <w:szCs w:val="30"/>
        </w:rPr>
      </w:pPr>
      <w:r>
        <w:rPr>
          <w:rFonts w:hint="eastAsia"/>
          <w:sz w:val="24"/>
          <w:szCs w:val="30"/>
        </w:rPr>
        <w:t>原油样品分析结束后，取出核磁管，样品分析即完成。</w:t>
      </w:r>
      <w:r w:rsidR="0028661E">
        <w:rPr>
          <w:rFonts w:hint="eastAsia"/>
          <w:sz w:val="24"/>
          <w:szCs w:val="30"/>
        </w:rPr>
        <w:t>核磁管</w:t>
      </w:r>
      <w:r>
        <w:rPr>
          <w:rFonts w:hint="eastAsia"/>
          <w:sz w:val="24"/>
          <w:szCs w:val="30"/>
        </w:rPr>
        <w:t>可以做为一个耗材处理。</w:t>
      </w:r>
    </w:p>
    <w:p w:rsidR="00847163" w:rsidRPr="00E96584" w:rsidRDefault="00847163" w:rsidP="00847163">
      <w:pPr>
        <w:pStyle w:val="Heading2"/>
        <w:numPr>
          <w:ilvl w:val="1"/>
          <w:numId w:val="0"/>
        </w:numPr>
        <w:tabs>
          <w:tab w:val="num" w:pos="576"/>
        </w:tabs>
        <w:adjustRightInd/>
        <w:spacing w:before="31" w:after="31" w:line="416" w:lineRule="auto"/>
        <w:ind w:left="576" w:hanging="576"/>
        <w:jc w:val="both"/>
        <w:textAlignment w:val="auto"/>
        <w:rPr>
          <w:b w:val="0"/>
        </w:rPr>
      </w:pPr>
      <w:bookmarkStart w:id="1513" w:name="_Toc403079406"/>
      <w:bookmarkStart w:id="1514" w:name="_Toc405456519"/>
      <w:bookmarkStart w:id="1515" w:name="_Toc429841478"/>
      <w:bookmarkStart w:id="1516" w:name="_Toc493789865"/>
      <w:r>
        <w:rPr>
          <w:rFonts w:hint="eastAsia"/>
        </w:rPr>
        <w:t>13.1</w:t>
      </w:r>
      <w:r w:rsidR="00B9376C">
        <w:rPr>
          <w:rFonts w:hint="eastAsia"/>
        </w:rPr>
        <w:t>1</w:t>
      </w:r>
      <w:r>
        <w:rPr>
          <w:rFonts w:hint="eastAsia"/>
        </w:rPr>
        <w:t>.2</w:t>
      </w:r>
      <w:r>
        <w:rPr>
          <w:rFonts w:hint="eastAsia"/>
        </w:rPr>
        <w:t>快评</w:t>
      </w:r>
      <w:r w:rsidRPr="00C01BEC">
        <w:rPr>
          <w:rFonts w:hint="eastAsia"/>
        </w:rPr>
        <w:t>系统平台实现</w:t>
      </w:r>
      <w:bookmarkEnd w:id="1513"/>
      <w:bookmarkEnd w:id="1514"/>
      <w:bookmarkEnd w:id="1515"/>
      <w:bookmarkEnd w:id="1516"/>
    </w:p>
    <w:p w:rsidR="00847163" w:rsidRPr="00322C0F" w:rsidRDefault="00847163" w:rsidP="00847163">
      <w:pPr>
        <w:spacing w:before="31" w:after="31" w:line="360" w:lineRule="auto"/>
        <w:ind w:firstLine="480"/>
        <w:jc w:val="left"/>
        <w:rPr>
          <w:rFonts w:ascii="仿宋_GB2312" w:hAnsi="宋体"/>
        </w:rPr>
      </w:pPr>
      <w:r>
        <w:rPr>
          <w:rFonts w:hint="eastAsia"/>
          <w:sz w:val="24"/>
        </w:rPr>
        <w:t>北京凯利安能科技有限公司</w:t>
      </w:r>
      <w:r w:rsidRPr="00E96584">
        <w:rPr>
          <w:rFonts w:hint="eastAsia"/>
          <w:sz w:val="24"/>
        </w:rPr>
        <w:t>搭建</w:t>
      </w:r>
      <w:r>
        <w:rPr>
          <w:rFonts w:hint="eastAsia"/>
          <w:sz w:val="24"/>
        </w:rPr>
        <w:t>原油快评系统，实现以下功能</w:t>
      </w:r>
      <w:r w:rsidRPr="00E96584">
        <w:rPr>
          <w:rFonts w:hint="eastAsia"/>
          <w:sz w:val="24"/>
        </w:rPr>
        <w:t>。</w:t>
      </w:r>
    </w:p>
    <w:p w:rsidR="00847163" w:rsidRPr="00322C0F" w:rsidRDefault="00847163" w:rsidP="00496D45">
      <w:pPr>
        <w:pStyle w:val="ListParagraph"/>
        <w:widowControl w:val="0"/>
        <w:numPr>
          <w:ilvl w:val="0"/>
          <w:numId w:val="45"/>
        </w:numPr>
        <w:spacing w:afterLines="20" w:after="62" w:line="360" w:lineRule="auto"/>
        <w:ind w:firstLineChars="0"/>
        <w:jc w:val="both"/>
        <w:rPr>
          <w:rFonts w:ascii="仿宋_GB2312" w:hAnsiTheme="minorEastAsia"/>
          <w:b/>
          <w:vanish/>
          <w:shd w:val="clear" w:color="auto" w:fill="FFFFFF"/>
        </w:rPr>
      </w:pPr>
    </w:p>
    <w:p w:rsidR="00847163" w:rsidRPr="00E071F9" w:rsidRDefault="00847163" w:rsidP="00496D45">
      <w:pPr>
        <w:pStyle w:val="ListParagraph"/>
        <w:keepNext/>
        <w:widowControl w:val="0"/>
        <w:numPr>
          <w:ilvl w:val="1"/>
          <w:numId w:val="43"/>
        </w:numPr>
        <w:spacing w:afterLines="20" w:after="62" w:line="360" w:lineRule="auto"/>
        <w:ind w:left="1047" w:firstLineChars="0"/>
        <w:outlineLvl w:val="3"/>
        <w:rPr>
          <w:rFonts w:ascii="仿宋_GB2312" w:hAnsiTheme="minorEastAsia"/>
          <w:b/>
          <w:vanish/>
          <w:shd w:val="clear" w:color="auto" w:fill="FFFFFF"/>
        </w:rPr>
      </w:pPr>
      <w:bookmarkStart w:id="1517" w:name="_Toc403319490"/>
      <w:bookmarkStart w:id="1518" w:name="_Toc404874074"/>
      <w:bookmarkStart w:id="1519" w:name="_Toc405456520"/>
      <w:bookmarkEnd w:id="1517"/>
      <w:bookmarkEnd w:id="1518"/>
      <w:bookmarkEnd w:id="1519"/>
    </w:p>
    <w:p w:rsidR="00847163" w:rsidRPr="00E071F9" w:rsidRDefault="00847163" w:rsidP="00496D45">
      <w:pPr>
        <w:pStyle w:val="ListParagraph"/>
        <w:keepNext/>
        <w:widowControl w:val="0"/>
        <w:numPr>
          <w:ilvl w:val="1"/>
          <w:numId w:val="43"/>
        </w:numPr>
        <w:spacing w:afterLines="20" w:after="62" w:line="360" w:lineRule="auto"/>
        <w:ind w:left="1047" w:firstLineChars="0"/>
        <w:outlineLvl w:val="3"/>
        <w:rPr>
          <w:rFonts w:ascii="仿宋_GB2312" w:hAnsiTheme="minorEastAsia"/>
          <w:b/>
          <w:vanish/>
          <w:shd w:val="clear" w:color="auto" w:fill="FFFFFF"/>
        </w:rPr>
      </w:pPr>
      <w:bookmarkStart w:id="1520" w:name="_Toc403319491"/>
      <w:bookmarkStart w:id="1521" w:name="_Toc404874075"/>
      <w:bookmarkStart w:id="1522" w:name="_Toc405456521"/>
      <w:bookmarkEnd w:id="1520"/>
      <w:bookmarkEnd w:id="1521"/>
      <w:bookmarkEnd w:id="1522"/>
    </w:p>
    <w:p w:rsidR="00847163" w:rsidRPr="00E071F9" w:rsidRDefault="00847163" w:rsidP="00496D45">
      <w:pPr>
        <w:pStyle w:val="ListParagraph"/>
        <w:keepNext/>
        <w:widowControl w:val="0"/>
        <w:numPr>
          <w:ilvl w:val="2"/>
          <w:numId w:val="43"/>
        </w:numPr>
        <w:spacing w:afterLines="20" w:after="62" w:line="360" w:lineRule="auto"/>
        <w:ind w:left="1189" w:firstLineChars="0"/>
        <w:outlineLvl w:val="3"/>
        <w:rPr>
          <w:rFonts w:ascii="仿宋_GB2312" w:hAnsiTheme="minorEastAsia"/>
          <w:b/>
          <w:vanish/>
          <w:shd w:val="clear" w:color="auto" w:fill="FFFFFF"/>
        </w:rPr>
      </w:pPr>
      <w:bookmarkStart w:id="1523" w:name="_Toc403319492"/>
      <w:bookmarkStart w:id="1524" w:name="_Toc405456522"/>
      <w:bookmarkEnd w:id="1523"/>
      <w:bookmarkEnd w:id="1524"/>
    </w:p>
    <w:p w:rsidR="00847163" w:rsidRPr="00E071F9" w:rsidRDefault="00847163" w:rsidP="00496D45">
      <w:pPr>
        <w:pStyle w:val="ListParagraph"/>
        <w:keepNext/>
        <w:widowControl w:val="0"/>
        <w:numPr>
          <w:ilvl w:val="2"/>
          <w:numId w:val="43"/>
        </w:numPr>
        <w:spacing w:afterLines="20" w:after="62" w:line="360" w:lineRule="auto"/>
        <w:ind w:left="1189" w:firstLineChars="0"/>
        <w:outlineLvl w:val="3"/>
        <w:rPr>
          <w:rFonts w:ascii="仿宋_GB2312" w:hAnsiTheme="minorEastAsia"/>
          <w:b/>
          <w:vanish/>
          <w:shd w:val="clear" w:color="auto" w:fill="FFFFFF"/>
        </w:rPr>
      </w:pPr>
      <w:bookmarkStart w:id="1525" w:name="_Toc403319493"/>
      <w:bookmarkStart w:id="1526" w:name="_Toc405456523"/>
      <w:bookmarkEnd w:id="1525"/>
      <w:bookmarkEnd w:id="1526"/>
    </w:p>
    <w:p w:rsidR="00847163" w:rsidRPr="000D648D" w:rsidRDefault="00847163" w:rsidP="00496D45">
      <w:pPr>
        <w:pStyle w:val="ListParagraph"/>
        <w:keepNext/>
        <w:widowControl w:val="0"/>
        <w:numPr>
          <w:ilvl w:val="0"/>
          <w:numId w:val="44"/>
        </w:numPr>
        <w:spacing w:afterLines="20" w:after="62" w:line="360" w:lineRule="auto"/>
        <w:ind w:left="425" w:firstLineChars="0" w:hanging="420"/>
        <w:outlineLvl w:val="3"/>
        <w:rPr>
          <w:rFonts w:ascii="仿宋_GB2312" w:hAnsiTheme="minorEastAsia"/>
          <w:b/>
          <w:vanish/>
          <w:shd w:val="clear" w:color="auto" w:fill="FFFFFF"/>
        </w:rPr>
      </w:pPr>
      <w:bookmarkStart w:id="1527" w:name="_Toc403319494"/>
      <w:bookmarkEnd w:id="1527"/>
    </w:p>
    <w:p w:rsidR="00847163" w:rsidRPr="000D648D" w:rsidRDefault="00847163" w:rsidP="00496D45">
      <w:pPr>
        <w:pStyle w:val="ListParagraph"/>
        <w:keepNext/>
        <w:widowControl w:val="0"/>
        <w:numPr>
          <w:ilvl w:val="1"/>
          <w:numId w:val="44"/>
        </w:numPr>
        <w:spacing w:afterLines="20" w:after="62" w:line="360" w:lineRule="auto"/>
        <w:ind w:left="567" w:firstLineChars="0" w:hanging="420"/>
        <w:outlineLvl w:val="3"/>
        <w:rPr>
          <w:rFonts w:ascii="仿宋_GB2312" w:hAnsiTheme="minorEastAsia"/>
          <w:b/>
          <w:vanish/>
          <w:shd w:val="clear" w:color="auto" w:fill="FFFFFF"/>
        </w:rPr>
      </w:pPr>
      <w:bookmarkStart w:id="1528" w:name="_Toc403319495"/>
      <w:bookmarkEnd w:id="1528"/>
    </w:p>
    <w:p w:rsidR="00847163" w:rsidRPr="000D648D" w:rsidRDefault="00847163" w:rsidP="00496D45">
      <w:pPr>
        <w:pStyle w:val="ListParagraph"/>
        <w:keepNext/>
        <w:widowControl w:val="0"/>
        <w:numPr>
          <w:ilvl w:val="1"/>
          <w:numId w:val="44"/>
        </w:numPr>
        <w:spacing w:afterLines="20" w:after="62" w:line="360" w:lineRule="auto"/>
        <w:ind w:left="567" w:firstLineChars="0" w:hanging="420"/>
        <w:outlineLvl w:val="3"/>
        <w:rPr>
          <w:rFonts w:ascii="仿宋_GB2312" w:hAnsiTheme="minorEastAsia"/>
          <w:b/>
          <w:vanish/>
          <w:shd w:val="clear" w:color="auto" w:fill="FFFFFF"/>
        </w:rPr>
      </w:pPr>
      <w:bookmarkStart w:id="1529" w:name="_Toc403319496"/>
      <w:bookmarkEnd w:id="1529"/>
    </w:p>
    <w:p w:rsidR="00847163" w:rsidRPr="000D648D" w:rsidRDefault="00847163" w:rsidP="00496D45">
      <w:pPr>
        <w:pStyle w:val="ListParagraph"/>
        <w:keepNext/>
        <w:widowControl w:val="0"/>
        <w:numPr>
          <w:ilvl w:val="2"/>
          <w:numId w:val="44"/>
        </w:numPr>
        <w:spacing w:afterLines="20" w:after="62" w:line="360" w:lineRule="auto"/>
        <w:ind w:left="709" w:firstLineChars="0" w:hanging="420"/>
        <w:outlineLvl w:val="3"/>
        <w:rPr>
          <w:rFonts w:ascii="仿宋_GB2312" w:hAnsiTheme="minorEastAsia"/>
          <w:b/>
          <w:vanish/>
          <w:shd w:val="clear" w:color="auto" w:fill="FFFFFF"/>
        </w:rPr>
      </w:pPr>
      <w:bookmarkStart w:id="1530" w:name="_Toc403319497"/>
      <w:bookmarkEnd w:id="1530"/>
    </w:p>
    <w:p w:rsidR="00847163" w:rsidRPr="000D648D" w:rsidRDefault="00847163" w:rsidP="00496D45">
      <w:pPr>
        <w:pStyle w:val="ListParagraph"/>
        <w:keepNext/>
        <w:widowControl w:val="0"/>
        <w:numPr>
          <w:ilvl w:val="2"/>
          <w:numId w:val="44"/>
        </w:numPr>
        <w:spacing w:afterLines="20" w:after="62" w:line="360" w:lineRule="auto"/>
        <w:ind w:left="709" w:firstLineChars="0" w:hanging="420"/>
        <w:outlineLvl w:val="3"/>
        <w:rPr>
          <w:rFonts w:ascii="仿宋_GB2312" w:hAnsiTheme="minorEastAsia"/>
          <w:b/>
          <w:vanish/>
          <w:shd w:val="clear" w:color="auto" w:fill="FFFFFF"/>
        </w:rPr>
      </w:pPr>
      <w:bookmarkStart w:id="1531" w:name="_Toc403319498"/>
      <w:bookmarkEnd w:id="1531"/>
    </w:p>
    <w:p w:rsidR="00847163" w:rsidRPr="00E96584" w:rsidRDefault="00847163" w:rsidP="00496D45">
      <w:pPr>
        <w:pStyle w:val="ListParagraph"/>
        <w:widowControl w:val="0"/>
        <w:numPr>
          <w:ilvl w:val="0"/>
          <w:numId w:val="40"/>
        </w:numPr>
        <w:spacing w:afterLines="20" w:after="62" w:line="360" w:lineRule="auto"/>
        <w:ind w:firstLineChars="0"/>
        <w:jc w:val="both"/>
      </w:pPr>
      <w:r w:rsidRPr="00E96584">
        <w:t>资源管理</w:t>
      </w:r>
    </w:p>
    <w:p w:rsidR="00847163" w:rsidRPr="00E96584" w:rsidRDefault="00847163" w:rsidP="00496D45">
      <w:pPr>
        <w:pStyle w:val="ListParagraph"/>
        <w:widowControl w:val="0"/>
        <w:numPr>
          <w:ilvl w:val="0"/>
          <w:numId w:val="40"/>
        </w:numPr>
        <w:spacing w:afterLines="20" w:after="62" w:line="360" w:lineRule="auto"/>
        <w:ind w:firstLineChars="0"/>
        <w:jc w:val="both"/>
      </w:pPr>
      <w:r w:rsidRPr="00E96584">
        <w:t>菜单管理</w:t>
      </w:r>
    </w:p>
    <w:p w:rsidR="00847163" w:rsidRPr="00E96584" w:rsidRDefault="00847163" w:rsidP="00496D45">
      <w:pPr>
        <w:pStyle w:val="ListParagraph"/>
        <w:widowControl w:val="0"/>
        <w:numPr>
          <w:ilvl w:val="0"/>
          <w:numId w:val="40"/>
        </w:numPr>
        <w:spacing w:afterLines="20" w:after="62" w:line="360" w:lineRule="auto"/>
        <w:ind w:firstLineChars="0"/>
        <w:jc w:val="both"/>
      </w:pPr>
      <w:r w:rsidRPr="00E96584">
        <w:t>用户管理</w:t>
      </w:r>
    </w:p>
    <w:p w:rsidR="00847163" w:rsidRPr="00E96584" w:rsidRDefault="00847163" w:rsidP="00496D45">
      <w:pPr>
        <w:pStyle w:val="ListParagraph"/>
        <w:widowControl w:val="0"/>
        <w:numPr>
          <w:ilvl w:val="0"/>
          <w:numId w:val="40"/>
        </w:numPr>
        <w:spacing w:afterLines="20" w:after="62" w:line="360" w:lineRule="auto"/>
        <w:ind w:firstLineChars="0"/>
        <w:jc w:val="both"/>
      </w:pPr>
      <w:r w:rsidRPr="00E96584">
        <w:t>角色管理</w:t>
      </w:r>
    </w:p>
    <w:p w:rsidR="00847163" w:rsidRPr="00E96584" w:rsidRDefault="00847163" w:rsidP="00496D45">
      <w:pPr>
        <w:pStyle w:val="ListParagraph"/>
        <w:widowControl w:val="0"/>
        <w:numPr>
          <w:ilvl w:val="0"/>
          <w:numId w:val="40"/>
        </w:numPr>
        <w:spacing w:afterLines="20" w:after="62" w:line="360" w:lineRule="auto"/>
        <w:ind w:firstLineChars="0"/>
        <w:jc w:val="both"/>
      </w:pPr>
      <w:r w:rsidRPr="00E96584">
        <w:t>授权管理</w:t>
      </w:r>
    </w:p>
    <w:p w:rsidR="00847163" w:rsidRPr="00E96584" w:rsidRDefault="00847163" w:rsidP="00496D45">
      <w:pPr>
        <w:pStyle w:val="ListParagraph"/>
        <w:widowControl w:val="0"/>
        <w:numPr>
          <w:ilvl w:val="0"/>
          <w:numId w:val="40"/>
        </w:numPr>
        <w:spacing w:afterLines="20" w:after="62" w:line="360" w:lineRule="auto"/>
        <w:ind w:firstLineChars="0"/>
        <w:jc w:val="both"/>
      </w:pPr>
      <w:r w:rsidRPr="00E96584">
        <w:t>认证管理</w:t>
      </w:r>
    </w:p>
    <w:p w:rsidR="00847163" w:rsidRPr="00E96584" w:rsidRDefault="00847163" w:rsidP="00496D45">
      <w:pPr>
        <w:pStyle w:val="ListParagraph"/>
        <w:widowControl w:val="0"/>
        <w:numPr>
          <w:ilvl w:val="0"/>
          <w:numId w:val="40"/>
        </w:numPr>
        <w:spacing w:afterLines="20" w:after="62" w:line="360" w:lineRule="auto"/>
        <w:ind w:firstLineChars="0"/>
        <w:jc w:val="both"/>
      </w:pPr>
      <w:r w:rsidRPr="00E96584">
        <w:t>日志管理</w:t>
      </w:r>
    </w:p>
    <w:p w:rsidR="00847163" w:rsidRDefault="00847163" w:rsidP="00496D45">
      <w:pPr>
        <w:pStyle w:val="Heading3"/>
        <w:numPr>
          <w:ilvl w:val="2"/>
          <w:numId w:val="0"/>
        </w:numPr>
        <w:adjustRightInd/>
        <w:spacing w:beforeLines="10" w:before="31" w:afterLines="10" w:after="31" w:line="360" w:lineRule="auto"/>
        <w:jc w:val="both"/>
        <w:textAlignment w:val="auto"/>
      </w:pPr>
      <w:bookmarkStart w:id="1532" w:name="_Toc405456525"/>
      <w:bookmarkStart w:id="1533" w:name="_Toc429841480"/>
      <w:bookmarkStart w:id="1534" w:name="_Toc493789866"/>
      <w:r>
        <w:rPr>
          <w:rFonts w:hint="eastAsia"/>
        </w:rPr>
        <w:t>13</w:t>
      </w:r>
      <w:r>
        <w:t>.1</w:t>
      </w:r>
      <w:r w:rsidR="00B9376C">
        <w:rPr>
          <w:rFonts w:hint="eastAsia"/>
        </w:rPr>
        <w:t>1</w:t>
      </w:r>
      <w:r>
        <w:t>.3</w:t>
      </w:r>
      <w:r w:rsidRPr="00635D9F">
        <w:rPr>
          <w:rFonts w:hint="eastAsia"/>
        </w:rPr>
        <w:t>快速配置开发引擎</w:t>
      </w:r>
      <w:bookmarkEnd w:id="1532"/>
      <w:bookmarkEnd w:id="1533"/>
      <w:bookmarkEnd w:id="1534"/>
    </w:p>
    <w:p w:rsidR="00847163" w:rsidRPr="00B9376C" w:rsidRDefault="00847163" w:rsidP="00B9376C">
      <w:pPr>
        <w:spacing w:before="31" w:after="31" w:line="360" w:lineRule="auto"/>
        <w:ind w:firstLineChars="250" w:firstLine="600"/>
        <w:jc w:val="left"/>
        <w:rPr>
          <w:sz w:val="24"/>
          <w:szCs w:val="30"/>
        </w:rPr>
      </w:pPr>
      <w:r w:rsidRPr="00B9376C">
        <w:rPr>
          <w:sz w:val="24"/>
          <w:szCs w:val="30"/>
        </w:rPr>
        <w:t>通过快速配置开发引擎，实现对</w:t>
      </w:r>
      <w:r w:rsidRPr="00B9376C">
        <w:rPr>
          <w:rFonts w:hint="eastAsia"/>
          <w:sz w:val="24"/>
          <w:szCs w:val="30"/>
        </w:rPr>
        <w:t>原油快评</w:t>
      </w:r>
      <w:r w:rsidRPr="00B9376C">
        <w:rPr>
          <w:sz w:val="24"/>
          <w:szCs w:val="30"/>
        </w:rPr>
        <w:t>系统中</w:t>
      </w:r>
      <w:r w:rsidRPr="00B9376C">
        <w:rPr>
          <w:rFonts w:hint="eastAsia"/>
          <w:sz w:val="24"/>
          <w:szCs w:val="30"/>
        </w:rPr>
        <w:t>优化应用</w:t>
      </w:r>
      <w:r w:rsidRPr="00B9376C">
        <w:rPr>
          <w:sz w:val="24"/>
          <w:szCs w:val="30"/>
        </w:rPr>
        <w:t>功能单元进行快速配置开发，根据具体业务需求，创建页面、布局，添加单元到所创建的页面。</w:t>
      </w:r>
    </w:p>
    <w:p w:rsidR="00847163" w:rsidRPr="00C01BEC" w:rsidRDefault="00847163" w:rsidP="00847163">
      <w:pPr>
        <w:pStyle w:val="Heading2"/>
        <w:numPr>
          <w:ilvl w:val="1"/>
          <w:numId w:val="0"/>
        </w:numPr>
        <w:tabs>
          <w:tab w:val="num" w:pos="576"/>
        </w:tabs>
        <w:adjustRightInd/>
        <w:spacing w:before="31" w:after="31" w:line="416" w:lineRule="auto"/>
        <w:ind w:left="576" w:hanging="576"/>
        <w:jc w:val="both"/>
        <w:textAlignment w:val="auto"/>
        <w:rPr>
          <w:b w:val="0"/>
        </w:rPr>
      </w:pPr>
      <w:bookmarkStart w:id="1535" w:name="_Toc303148404"/>
      <w:bookmarkStart w:id="1536" w:name="_Toc356549468"/>
      <w:bookmarkStart w:id="1537" w:name="_Toc429841482"/>
      <w:bookmarkStart w:id="1538" w:name="_Toc493789867"/>
      <w:r>
        <w:rPr>
          <w:rFonts w:hint="eastAsia"/>
        </w:rPr>
        <w:lastRenderedPageBreak/>
        <w:t>13</w:t>
      </w:r>
      <w:r>
        <w:t>.1</w:t>
      </w:r>
      <w:r w:rsidR="00B9376C">
        <w:rPr>
          <w:rFonts w:hint="eastAsia"/>
        </w:rPr>
        <w:t>1</w:t>
      </w:r>
      <w:r>
        <w:t>.</w:t>
      </w:r>
      <w:r w:rsidR="00B9376C">
        <w:rPr>
          <w:rFonts w:hint="eastAsia"/>
        </w:rPr>
        <w:t>4</w:t>
      </w:r>
      <w:r w:rsidRPr="00C01BEC">
        <w:rPr>
          <w:rFonts w:hint="eastAsia"/>
        </w:rPr>
        <w:t>系统配置方案</w:t>
      </w:r>
      <w:bookmarkEnd w:id="1535"/>
      <w:bookmarkEnd w:id="1536"/>
      <w:bookmarkEnd w:id="1537"/>
      <w:bookmarkEnd w:id="1538"/>
    </w:p>
    <w:p w:rsidR="00847163" w:rsidRPr="00A80178" w:rsidRDefault="00847163" w:rsidP="00847163">
      <w:pPr>
        <w:spacing w:before="31" w:after="31" w:line="360" w:lineRule="auto"/>
        <w:ind w:firstLine="480"/>
        <w:jc w:val="left"/>
        <w:rPr>
          <w:sz w:val="24"/>
        </w:rPr>
      </w:pPr>
      <w:r w:rsidRPr="009B44BE">
        <w:rPr>
          <w:sz w:val="24"/>
        </w:rPr>
        <w:t>系统所需软</w:t>
      </w:r>
      <w:r>
        <w:rPr>
          <w:rFonts w:hint="eastAsia"/>
          <w:sz w:val="24"/>
        </w:rPr>
        <w:t>硬</w:t>
      </w:r>
      <w:r>
        <w:rPr>
          <w:sz w:val="24"/>
        </w:rPr>
        <w:t>件配置分别如下表所示</w:t>
      </w:r>
      <w:r>
        <w:rPr>
          <w:rFonts w:hint="eastAsia"/>
          <w:sz w:val="24"/>
        </w:rPr>
        <w:t>。</w:t>
      </w:r>
      <w:r w:rsidRPr="007B54AF">
        <w:rPr>
          <w:sz w:val="24"/>
        </w:rPr>
        <w:t>硬件配置为</w:t>
      </w:r>
      <w:r>
        <w:rPr>
          <w:sz w:val="24"/>
        </w:rPr>
        <w:t>1</w:t>
      </w:r>
      <w:r w:rsidRPr="007B54AF">
        <w:rPr>
          <w:sz w:val="24"/>
        </w:rPr>
        <w:t>台服务器</w:t>
      </w:r>
      <w:r>
        <w:rPr>
          <w:rFonts w:hint="eastAsia"/>
          <w:sz w:val="24"/>
        </w:rPr>
        <w:t>，</w:t>
      </w:r>
      <w:r>
        <w:rPr>
          <w:rFonts w:hint="eastAsia"/>
          <w:sz w:val="24"/>
        </w:rPr>
        <w:t>1</w:t>
      </w:r>
      <w:r>
        <w:rPr>
          <w:rFonts w:hint="eastAsia"/>
          <w:sz w:val="24"/>
        </w:rPr>
        <w:t>套</w:t>
      </w:r>
      <w:r>
        <w:rPr>
          <w:rFonts w:hint="eastAsia"/>
          <w:sz w:val="24"/>
        </w:rPr>
        <w:t>NMR</w:t>
      </w:r>
      <w:r>
        <w:rPr>
          <w:rFonts w:hint="eastAsia"/>
          <w:sz w:val="24"/>
        </w:rPr>
        <w:t>分析仪</w:t>
      </w:r>
      <w:r w:rsidR="00B9376C">
        <w:rPr>
          <w:rFonts w:hint="eastAsia"/>
          <w:sz w:val="24"/>
        </w:rPr>
        <w:t>及对应配套</w:t>
      </w:r>
      <w:r w:rsidR="0028661E">
        <w:rPr>
          <w:rFonts w:hint="eastAsia"/>
          <w:sz w:val="24"/>
        </w:rPr>
        <w:t>，</w:t>
      </w:r>
      <w:r w:rsidR="0028661E">
        <w:rPr>
          <w:rFonts w:hint="eastAsia"/>
          <w:sz w:val="24"/>
        </w:rPr>
        <w:t>1</w:t>
      </w:r>
      <w:r w:rsidR="0028661E">
        <w:rPr>
          <w:rFonts w:hint="eastAsia"/>
          <w:sz w:val="24"/>
        </w:rPr>
        <w:t>台</w:t>
      </w:r>
      <w:r w:rsidR="0028661E">
        <w:rPr>
          <w:rFonts w:hint="eastAsia"/>
          <w:sz w:val="24"/>
        </w:rPr>
        <w:t>NMR</w:t>
      </w:r>
      <w:r w:rsidR="0028661E">
        <w:rPr>
          <w:rFonts w:hint="eastAsia"/>
          <w:sz w:val="24"/>
        </w:rPr>
        <w:t>分析仪器配套</w:t>
      </w:r>
      <w:r w:rsidR="0028661E">
        <w:rPr>
          <w:rFonts w:hint="eastAsia"/>
          <w:sz w:val="24"/>
        </w:rPr>
        <w:t>PC</w:t>
      </w:r>
      <w:r>
        <w:rPr>
          <w:rFonts w:hint="eastAsia"/>
          <w:sz w:val="24"/>
        </w:rPr>
        <w:t>。</w:t>
      </w:r>
    </w:p>
    <w:p w:rsidR="00847163" w:rsidRPr="00C01BEC" w:rsidRDefault="00847163" w:rsidP="00847163">
      <w:pPr>
        <w:pStyle w:val="Heading2"/>
        <w:numPr>
          <w:ilvl w:val="1"/>
          <w:numId w:val="0"/>
        </w:numPr>
        <w:tabs>
          <w:tab w:val="num" w:pos="576"/>
        </w:tabs>
        <w:adjustRightInd/>
        <w:spacing w:before="31" w:after="31" w:line="416" w:lineRule="auto"/>
        <w:ind w:left="576" w:hanging="576"/>
        <w:jc w:val="both"/>
        <w:textAlignment w:val="auto"/>
        <w:rPr>
          <w:b w:val="0"/>
        </w:rPr>
      </w:pPr>
      <w:bookmarkStart w:id="1539" w:name="_Toc225845782"/>
      <w:bookmarkStart w:id="1540" w:name="_Toc225846166"/>
      <w:bookmarkStart w:id="1541" w:name="_Toc225850236"/>
      <w:bookmarkStart w:id="1542" w:name="_Toc225850835"/>
      <w:bookmarkStart w:id="1543" w:name="_Toc228595420"/>
      <w:bookmarkStart w:id="1544" w:name="_Toc402877377"/>
      <w:bookmarkStart w:id="1545" w:name="_Toc415138385"/>
      <w:bookmarkStart w:id="1546" w:name="_Toc429841484"/>
      <w:bookmarkStart w:id="1547" w:name="_Toc493789868"/>
      <w:r>
        <w:t>13.11.</w:t>
      </w:r>
      <w:r w:rsidR="00B9376C">
        <w:rPr>
          <w:rFonts w:hint="eastAsia"/>
        </w:rPr>
        <w:t>5</w:t>
      </w:r>
      <w:r>
        <w:t xml:space="preserve"> </w:t>
      </w:r>
      <w:r w:rsidRPr="00C01BEC">
        <w:rPr>
          <w:rFonts w:hint="eastAsia"/>
        </w:rPr>
        <w:t>项目组织架构</w:t>
      </w:r>
      <w:bookmarkEnd w:id="1539"/>
      <w:bookmarkEnd w:id="1540"/>
      <w:bookmarkEnd w:id="1541"/>
      <w:bookmarkEnd w:id="1542"/>
      <w:bookmarkEnd w:id="1543"/>
      <w:bookmarkEnd w:id="1544"/>
      <w:bookmarkEnd w:id="1545"/>
      <w:bookmarkEnd w:id="1546"/>
      <w:bookmarkEnd w:id="1547"/>
    </w:p>
    <w:p w:rsidR="00847163" w:rsidRDefault="00847163" w:rsidP="00847163">
      <w:pPr>
        <w:spacing w:before="31" w:after="31" w:line="288" w:lineRule="auto"/>
        <w:ind w:firstLine="480"/>
        <w:rPr>
          <w:rFonts w:asciiTheme="minorEastAsia" w:eastAsiaTheme="minorEastAsia" w:hAnsiTheme="minorEastAsia"/>
          <w:iCs/>
          <w:sz w:val="24"/>
        </w:rPr>
      </w:pPr>
      <w:r w:rsidRPr="00FB7224">
        <w:rPr>
          <w:rFonts w:asciiTheme="minorEastAsia" w:eastAsiaTheme="minorEastAsia" w:hAnsiTheme="minorEastAsia" w:hint="eastAsia"/>
          <w:iCs/>
          <w:sz w:val="24"/>
        </w:rPr>
        <w:t>项目领导、实施组织需要由实施方和用户方共同组建，层次如下图，各层均须各方相应人员参与。项目组织机构图如下：</w:t>
      </w:r>
    </w:p>
    <w:p w:rsidR="00847163" w:rsidRPr="00FB7224" w:rsidRDefault="00847163" w:rsidP="00847163">
      <w:pPr>
        <w:spacing w:before="31" w:after="31" w:line="288" w:lineRule="auto"/>
        <w:jc w:val="center"/>
        <w:rPr>
          <w:rFonts w:asciiTheme="minorEastAsia" w:eastAsiaTheme="minorEastAsia" w:hAnsiTheme="minorEastAsia"/>
          <w:iCs/>
          <w:sz w:val="24"/>
        </w:rPr>
      </w:pPr>
      <w:r>
        <w:rPr>
          <w:rFonts w:hint="eastAsia"/>
          <w:noProof/>
        </w:rPr>
        <w:drawing>
          <wp:inline distT="0" distB="0" distL="0" distR="0">
            <wp:extent cx="5279390" cy="3813175"/>
            <wp:effectExtent l="19050" t="0" r="0" b="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279390" cy="3813175"/>
                    </a:xfrm>
                    <a:prstGeom prst="rect">
                      <a:avLst/>
                    </a:prstGeom>
                    <a:noFill/>
                    <a:ln w="9525">
                      <a:noFill/>
                      <a:miter lim="800000"/>
                      <a:headEnd/>
                      <a:tailEnd/>
                    </a:ln>
                  </pic:spPr>
                </pic:pic>
              </a:graphicData>
            </a:graphic>
          </wp:inline>
        </w:drawing>
      </w:r>
      <w:r w:rsidRPr="002A17F7">
        <w:rPr>
          <w:rFonts w:hint="eastAsia"/>
        </w:rPr>
        <w:t>图</w:t>
      </w:r>
      <w:r w:rsidR="00395775">
        <w:t>13</w:t>
      </w:r>
      <w:r>
        <w:noBreakHyphen/>
      </w:r>
      <w:r w:rsidR="00395775">
        <w:t>23</w:t>
      </w:r>
      <w:r>
        <w:rPr>
          <w:rFonts w:hint="eastAsia"/>
        </w:rPr>
        <w:t>项目组织机构示意图</w:t>
      </w:r>
    </w:p>
    <w:p w:rsidR="00847163" w:rsidRPr="00C01BEC" w:rsidRDefault="00847163" w:rsidP="00847163">
      <w:pPr>
        <w:pStyle w:val="Heading2"/>
        <w:numPr>
          <w:ilvl w:val="1"/>
          <w:numId w:val="0"/>
        </w:numPr>
        <w:tabs>
          <w:tab w:val="num" w:pos="576"/>
        </w:tabs>
        <w:adjustRightInd/>
        <w:spacing w:before="31" w:after="31" w:line="416" w:lineRule="auto"/>
        <w:ind w:left="576" w:hanging="576"/>
        <w:jc w:val="both"/>
        <w:textAlignment w:val="auto"/>
        <w:rPr>
          <w:b w:val="0"/>
        </w:rPr>
      </w:pPr>
      <w:bookmarkStart w:id="1548" w:name="_Toc225845783"/>
      <w:bookmarkStart w:id="1549" w:name="_Toc225846167"/>
      <w:bookmarkStart w:id="1550" w:name="_Toc225850237"/>
      <w:bookmarkStart w:id="1551" w:name="_Toc225850836"/>
      <w:bookmarkStart w:id="1552" w:name="_Toc228595421"/>
      <w:bookmarkStart w:id="1553" w:name="_Toc402877378"/>
      <w:bookmarkStart w:id="1554" w:name="_Toc415138386"/>
      <w:bookmarkStart w:id="1555" w:name="_Toc429841485"/>
      <w:bookmarkStart w:id="1556" w:name="_Toc493789869"/>
      <w:r>
        <w:t>13.11.</w:t>
      </w:r>
      <w:r w:rsidR="00B9376C">
        <w:rPr>
          <w:rFonts w:hint="eastAsia"/>
        </w:rPr>
        <w:t>6</w:t>
      </w:r>
      <w:r w:rsidRPr="00C01BEC">
        <w:rPr>
          <w:rFonts w:hint="eastAsia"/>
        </w:rPr>
        <w:t>组织人员安排</w:t>
      </w:r>
      <w:bookmarkEnd w:id="1548"/>
      <w:bookmarkEnd w:id="1549"/>
      <w:bookmarkEnd w:id="1550"/>
      <w:bookmarkEnd w:id="1551"/>
      <w:bookmarkEnd w:id="1552"/>
      <w:bookmarkEnd w:id="1553"/>
      <w:bookmarkEnd w:id="1554"/>
      <w:bookmarkEnd w:id="1555"/>
      <w:bookmarkEnd w:id="1556"/>
    </w:p>
    <w:p w:rsidR="00847163" w:rsidRPr="006245B7" w:rsidRDefault="00847163" w:rsidP="00A94E22">
      <w:pPr>
        <w:pStyle w:val="5"/>
        <w:numPr>
          <w:ilvl w:val="3"/>
          <w:numId w:val="20"/>
        </w:numPr>
        <w:spacing w:line="288" w:lineRule="auto"/>
        <w:ind w:left="1843" w:firstLineChars="0" w:hanging="850"/>
        <w:rPr>
          <w:rFonts w:asciiTheme="minorEastAsia" w:eastAsiaTheme="minorEastAsia" w:hAnsiTheme="minorEastAsia"/>
          <w:sz w:val="24"/>
          <w:szCs w:val="24"/>
        </w:rPr>
      </w:pPr>
      <w:r>
        <w:rPr>
          <w:rFonts w:asciiTheme="minorEastAsia" w:eastAsiaTheme="minorEastAsia" w:hAnsiTheme="minorEastAsia" w:hint="eastAsia"/>
          <w:sz w:val="24"/>
          <w:szCs w:val="24"/>
        </w:rPr>
        <w:t>原油快评</w:t>
      </w:r>
      <w:r w:rsidRPr="006245B7">
        <w:rPr>
          <w:rFonts w:asciiTheme="minorEastAsia" w:eastAsiaTheme="minorEastAsia" w:hAnsiTheme="minorEastAsia" w:hint="eastAsia"/>
          <w:sz w:val="24"/>
          <w:szCs w:val="24"/>
        </w:rPr>
        <w:t>项目领导小组</w:t>
      </w:r>
      <w:r>
        <w:rPr>
          <w:rFonts w:asciiTheme="minorEastAsia" w:eastAsiaTheme="minorEastAsia" w:hAnsiTheme="minorEastAsia" w:hint="eastAsia"/>
          <w:sz w:val="24"/>
          <w:szCs w:val="24"/>
        </w:rPr>
        <w:t>有为</w:t>
      </w:r>
      <w:r w:rsidR="00843572">
        <w:rPr>
          <w:rFonts w:asciiTheme="minorEastAsia" w:eastAsiaTheme="minorEastAsia" w:hAnsiTheme="minorEastAsia" w:hint="eastAsia"/>
          <w:sz w:val="24"/>
          <w:szCs w:val="24"/>
        </w:rPr>
        <w:t>买方</w:t>
      </w:r>
      <w:r w:rsidRPr="006245B7">
        <w:rPr>
          <w:rFonts w:asciiTheme="minorEastAsia" w:eastAsiaTheme="minorEastAsia" w:hAnsiTheme="minorEastAsia" w:hint="eastAsia"/>
          <w:sz w:val="24"/>
          <w:szCs w:val="24"/>
        </w:rPr>
        <w:t>和</w:t>
      </w:r>
      <w:r w:rsidR="00843572">
        <w:rPr>
          <w:rFonts w:asciiTheme="minorEastAsia" w:eastAsiaTheme="minorEastAsia" w:hAnsiTheme="minorEastAsia" w:hint="eastAsia"/>
          <w:sz w:val="24"/>
          <w:szCs w:val="24"/>
        </w:rPr>
        <w:t>卖方</w:t>
      </w:r>
      <w:r w:rsidRPr="006245B7">
        <w:rPr>
          <w:rFonts w:asciiTheme="minorEastAsia" w:eastAsiaTheme="minorEastAsia" w:hAnsiTheme="minorEastAsia" w:hint="eastAsia"/>
          <w:sz w:val="24"/>
          <w:szCs w:val="24"/>
        </w:rPr>
        <w:t>的主要领导组成，主要负责项目重大问题的协调和决策；</w:t>
      </w:r>
    </w:p>
    <w:p w:rsidR="00847163" w:rsidRPr="006245B7" w:rsidRDefault="00847163" w:rsidP="00A94E22">
      <w:pPr>
        <w:pStyle w:val="5"/>
        <w:numPr>
          <w:ilvl w:val="3"/>
          <w:numId w:val="20"/>
        </w:numPr>
        <w:spacing w:line="288" w:lineRule="auto"/>
        <w:ind w:left="1843" w:firstLineChars="0" w:hanging="850"/>
        <w:rPr>
          <w:rFonts w:asciiTheme="minorEastAsia" w:eastAsiaTheme="minorEastAsia" w:hAnsiTheme="minorEastAsia"/>
          <w:sz w:val="24"/>
          <w:szCs w:val="24"/>
        </w:rPr>
      </w:pPr>
      <w:r w:rsidRPr="006245B7">
        <w:rPr>
          <w:rFonts w:asciiTheme="minorEastAsia" w:eastAsiaTheme="minorEastAsia" w:hAnsiTheme="minorEastAsia" w:hint="eastAsia"/>
          <w:sz w:val="24"/>
          <w:szCs w:val="24"/>
        </w:rPr>
        <w:t>项目管理组</w:t>
      </w:r>
      <w:r w:rsidR="00843572">
        <w:rPr>
          <w:rFonts w:asciiTheme="minorEastAsia" w:eastAsiaTheme="minorEastAsia" w:hAnsiTheme="minorEastAsia" w:hint="eastAsia"/>
          <w:sz w:val="24"/>
          <w:szCs w:val="24"/>
        </w:rPr>
        <w:t>买方</w:t>
      </w:r>
      <w:r w:rsidRPr="006245B7">
        <w:rPr>
          <w:rFonts w:asciiTheme="minorEastAsia" w:eastAsiaTheme="minorEastAsia" w:hAnsiTheme="minorEastAsia" w:hint="eastAsia"/>
          <w:sz w:val="24"/>
          <w:szCs w:val="24"/>
        </w:rPr>
        <w:t>业务部门领导和</w:t>
      </w:r>
      <w:r w:rsidR="00843572">
        <w:rPr>
          <w:rFonts w:asciiTheme="minorEastAsia" w:eastAsiaTheme="minorEastAsia" w:hAnsiTheme="minorEastAsia" w:hint="eastAsia"/>
          <w:sz w:val="24"/>
          <w:szCs w:val="24"/>
        </w:rPr>
        <w:t>卖方</w:t>
      </w:r>
      <w:r w:rsidRPr="006245B7">
        <w:rPr>
          <w:rFonts w:asciiTheme="minorEastAsia" w:eastAsiaTheme="minorEastAsia" w:hAnsiTheme="minorEastAsia" w:hint="eastAsia"/>
          <w:sz w:val="24"/>
          <w:szCs w:val="24"/>
        </w:rPr>
        <w:t>的项目经理组成，按照领导小组的决策，负责应用实施中的问题协调和管理工作；</w:t>
      </w:r>
    </w:p>
    <w:p w:rsidR="00847163" w:rsidRPr="006245B7" w:rsidRDefault="00847163" w:rsidP="00A94E22">
      <w:pPr>
        <w:pStyle w:val="5"/>
        <w:numPr>
          <w:ilvl w:val="3"/>
          <w:numId w:val="20"/>
        </w:numPr>
        <w:spacing w:line="288" w:lineRule="auto"/>
        <w:ind w:left="1843" w:firstLineChars="0" w:hanging="850"/>
        <w:rPr>
          <w:rFonts w:asciiTheme="minorEastAsia" w:eastAsiaTheme="minorEastAsia" w:hAnsiTheme="minorEastAsia"/>
          <w:sz w:val="24"/>
          <w:szCs w:val="24"/>
        </w:rPr>
      </w:pPr>
      <w:r w:rsidRPr="006245B7">
        <w:rPr>
          <w:rFonts w:asciiTheme="minorEastAsia" w:eastAsiaTheme="minorEastAsia" w:hAnsiTheme="minorEastAsia" w:hint="eastAsia"/>
          <w:sz w:val="24"/>
          <w:szCs w:val="24"/>
        </w:rPr>
        <w:t>项目工作小组</w:t>
      </w:r>
      <w:r>
        <w:rPr>
          <w:rFonts w:asciiTheme="minorEastAsia" w:eastAsiaTheme="minorEastAsia" w:hAnsiTheme="minorEastAsia" w:hint="eastAsia"/>
          <w:sz w:val="24"/>
          <w:szCs w:val="24"/>
        </w:rPr>
        <w:t>分为三个小组，包括原油快评组，</w:t>
      </w:r>
      <w:r>
        <w:rPr>
          <w:rFonts w:asciiTheme="minorEastAsia" w:eastAsiaTheme="minorEastAsia" w:hAnsiTheme="minorEastAsia"/>
          <w:sz w:val="24"/>
          <w:szCs w:val="24"/>
        </w:rPr>
        <w:t>研发</w:t>
      </w:r>
      <w:r>
        <w:rPr>
          <w:rFonts w:asciiTheme="minorEastAsia" w:eastAsiaTheme="minorEastAsia" w:hAnsiTheme="minorEastAsia" w:hint="eastAsia"/>
          <w:sz w:val="24"/>
          <w:szCs w:val="24"/>
        </w:rPr>
        <w:t>组，工程组。人员</w:t>
      </w:r>
      <w:r w:rsidRPr="006245B7">
        <w:rPr>
          <w:rFonts w:asciiTheme="minorEastAsia" w:eastAsiaTheme="minorEastAsia" w:hAnsiTheme="minorEastAsia" w:hint="eastAsia"/>
          <w:sz w:val="24"/>
          <w:szCs w:val="24"/>
        </w:rPr>
        <w:t>由</w:t>
      </w:r>
      <w:r w:rsidR="00843572">
        <w:rPr>
          <w:rFonts w:asciiTheme="minorEastAsia" w:eastAsiaTheme="minorEastAsia" w:hAnsiTheme="minorEastAsia" w:hint="eastAsia"/>
          <w:sz w:val="24"/>
          <w:szCs w:val="24"/>
        </w:rPr>
        <w:t>买方</w:t>
      </w:r>
      <w:r>
        <w:rPr>
          <w:rFonts w:asciiTheme="minorEastAsia" w:eastAsiaTheme="minorEastAsia" w:hAnsiTheme="minorEastAsia" w:hint="eastAsia"/>
          <w:sz w:val="24"/>
          <w:szCs w:val="24"/>
        </w:rPr>
        <w:t>业务部门</w:t>
      </w:r>
      <w:r w:rsidRPr="006245B7">
        <w:rPr>
          <w:rFonts w:asciiTheme="minorEastAsia" w:eastAsiaTheme="minorEastAsia" w:hAnsiTheme="minorEastAsia" w:hint="eastAsia"/>
          <w:sz w:val="24"/>
          <w:szCs w:val="24"/>
        </w:rPr>
        <w:t>的分管领导、业务骨干及</w:t>
      </w:r>
      <w:r w:rsidR="00843572">
        <w:rPr>
          <w:rFonts w:asciiTheme="minorEastAsia" w:eastAsiaTheme="minorEastAsia" w:hAnsiTheme="minorEastAsia" w:hint="eastAsia"/>
          <w:sz w:val="24"/>
          <w:szCs w:val="24"/>
        </w:rPr>
        <w:t>卖方</w:t>
      </w:r>
      <w:r w:rsidRPr="006245B7">
        <w:rPr>
          <w:rFonts w:asciiTheme="minorEastAsia" w:eastAsiaTheme="minorEastAsia" w:hAnsiTheme="minorEastAsia" w:hint="eastAsia"/>
          <w:sz w:val="24"/>
          <w:szCs w:val="24"/>
        </w:rPr>
        <w:t>的</w:t>
      </w:r>
      <w:r>
        <w:rPr>
          <w:rFonts w:asciiTheme="minorEastAsia" w:eastAsiaTheme="minorEastAsia" w:hAnsiTheme="minorEastAsia" w:hint="eastAsia"/>
          <w:sz w:val="24"/>
          <w:szCs w:val="24"/>
        </w:rPr>
        <w:t>业务专家</w:t>
      </w:r>
      <w:r w:rsidRPr="006245B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研发</w:t>
      </w:r>
      <w:r w:rsidRPr="006245B7">
        <w:rPr>
          <w:rFonts w:asciiTheme="minorEastAsia" w:eastAsiaTheme="minorEastAsia" w:hAnsiTheme="minorEastAsia" w:hint="eastAsia"/>
          <w:sz w:val="24"/>
          <w:szCs w:val="24"/>
        </w:rPr>
        <w:t>人员</w:t>
      </w:r>
      <w:r>
        <w:rPr>
          <w:rFonts w:asciiTheme="minorEastAsia" w:eastAsiaTheme="minorEastAsia" w:hAnsiTheme="minorEastAsia" w:hint="eastAsia"/>
          <w:sz w:val="24"/>
          <w:szCs w:val="24"/>
        </w:rPr>
        <w:t>，</w:t>
      </w:r>
      <w:r>
        <w:rPr>
          <w:rFonts w:asciiTheme="minorEastAsia" w:eastAsiaTheme="minorEastAsia" w:hAnsiTheme="minorEastAsia"/>
          <w:sz w:val="24"/>
          <w:szCs w:val="24"/>
        </w:rPr>
        <w:t>工程</w:t>
      </w:r>
      <w:r>
        <w:rPr>
          <w:rFonts w:asciiTheme="minorEastAsia" w:eastAsiaTheme="minorEastAsia" w:hAnsiTheme="minorEastAsia" w:hint="eastAsia"/>
          <w:sz w:val="24"/>
          <w:szCs w:val="24"/>
        </w:rPr>
        <w:t>人员</w:t>
      </w:r>
      <w:r w:rsidRPr="006245B7">
        <w:rPr>
          <w:rFonts w:asciiTheme="minorEastAsia" w:eastAsiaTheme="minorEastAsia" w:hAnsiTheme="minorEastAsia" w:hint="eastAsia"/>
          <w:sz w:val="24"/>
          <w:szCs w:val="24"/>
        </w:rPr>
        <w:t>组成，负责</w:t>
      </w:r>
      <w:r>
        <w:rPr>
          <w:rFonts w:asciiTheme="minorEastAsia" w:eastAsiaTheme="minorEastAsia" w:hAnsiTheme="minorEastAsia" w:hint="eastAsia"/>
          <w:sz w:val="24"/>
          <w:szCs w:val="24"/>
        </w:rPr>
        <w:t>原油快评</w:t>
      </w:r>
      <w:r w:rsidRPr="006245B7">
        <w:rPr>
          <w:rFonts w:asciiTheme="minorEastAsia" w:eastAsiaTheme="minorEastAsia" w:hAnsiTheme="minorEastAsia" w:hint="eastAsia"/>
          <w:sz w:val="24"/>
          <w:szCs w:val="24"/>
        </w:rPr>
        <w:t>业务模块</w:t>
      </w:r>
      <w:r w:rsidR="00B9376C">
        <w:rPr>
          <w:rFonts w:asciiTheme="minorEastAsia" w:eastAsiaTheme="minorEastAsia" w:hAnsiTheme="minorEastAsia" w:hint="eastAsia"/>
          <w:sz w:val="24"/>
          <w:szCs w:val="24"/>
        </w:rPr>
        <w:t>和配套综合管理系统</w:t>
      </w:r>
      <w:r w:rsidRPr="006245B7">
        <w:rPr>
          <w:rFonts w:asciiTheme="minorEastAsia" w:eastAsiaTheme="minorEastAsia" w:hAnsiTheme="minorEastAsia" w:hint="eastAsia"/>
          <w:sz w:val="24"/>
          <w:szCs w:val="24"/>
        </w:rPr>
        <w:t>的实施工作。</w:t>
      </w:r>
    </w:p>
    <w:p w:rsidR="00847163" w:rsidRDefault="00847163" w:rsidP="00847163">
      <w:pPr>
        <w:pStyle w:val="5"/>
        <w:spacing w:line="288" w:lineRule="auto"/>
        <w:ind w:firstLine="480"/>
        <w:rPr>
          <w:rFonts w:asciiTheme="minorEastAsia" w:eastAsiaTheme="minorEastAsia" w:hAnsiTheme="minorEastAsia"/>
          <w:sz w:val="24"/>
          <w:szCs w:val="24"/>
        </w:rPr>
      </w:pPr>
    </w:p>
    <w:p w:rsidR="00847163" w:rsidRDefault="00847163" w:rsidP="00847163">
      <w:pPr>
        <w:pStyle w:val="5"/>
        <w:spacing w:line="288" w:lineRule="auto"/>
        <w:ind w:firstLine="480"/>
        <w:rPr>
          <w:rFonts w:asciiTheme="minorEastAsia" w:eastAsiaTheme="minorEastAsia" w:hAnsiTheme="minorEastAsia"/>
          <w:sz w:val="24"/>
          <w:szCs w:val="24"/>
        </w:rPr>
      </w:pPr>
    </w:p>
    <w:p w:rsidR="00847163" w:rsidRPr="00C01BEC" w:rsidRDefault="00847163" w:rsidP="00847163">
      <w:pPr>
        <w:pStyle w:val="Heading2"/>
        <w:numPr>
          <w:ilvl w:val="1"/>
          <w:numId w:val="0"/>
        </w:numPr>
        <w:tabs>
          <w:tab w:val="num" w:pos="576"/>
        </w:tabs>
        <w:adjustRightInd/>
        <w:spacing w:before="31" w:after="31" w:line="416" w:lineRule="auto"/>
        <w:ind w:left="576" w:hanging="576"/>
        <w:jc w:val="both"/>
        <w:textAlignment w:val="auto"/>
        <w:rPr>
          <w:b w:val="0"/>
        </w:rPr>
      </w:pPr>
      <w:bookmarkStart w:id="1557" w:name="_Toc429841486"/>
      <w:bookmarkStart w:id="1558" w:name="_Toc493789870"/>
      <w:bookmarkStart w:id="1559" w:name="_Toc225845784"/>
      <w:bookmarkStart w:id="1560" w:name="_Toc225846168"/>
      <w:bookmarkStart w:id="1561" w:name="_Toc225850238"/>
      <w:bookmarkStart w:id="1562" w:name="_Toc225850837"/>
      <w:r>
        <w:lastRenderedPageBreak/>
        <w:t>13.11.</w:t>
      </w:r>
      <w:r w:rsidR="00B9376C">
        <w:rPr>
          <w:rFonts w:hint="eastAsia"/>
        </w:rPr>
        <w:t>6</w:t>
      </w:r>
      <w:r w:rsidRPr="00C01BEC">
        <w:rPr>
          <w:rFonts w:hint="eastAsia"/>
        </w:rPr>
        <w:t>实施管理制度</w:t>
      </w:r>
      <w:bookmarkEnd w:id="1557"/>
      <w:bookmarkEnd w:id="1558"/>
    </w:p>
    <w:p w:rsidR="00847163" w:rsidRPr="00047876" w:rsidRDefault="00847163" w:rsidP="00496D45">
      <w:pPr>
        <w:pStyle w:val="Heading3"/>
        <w:numPr>
          <w:ilvl w:val="2"/>
          <w:numId w:val="0"/>
        </w:numPr>
        <w:adjustRightInd/>
        <w:spacing w:beforeLines="10" w:before="31" w:afterLines="10" w:after="31" w:line="360" w:lineRule="auto"/>
        <w:jc w:val="both"/>
        <w:textAlignment w:val="auto"/>
      </w:pPr>
      <w:bookmarkStart w:id="1563" w:name="_Toc429841487"/>
      <w:bookmarkStart w:id="1564" w:name="_Toc493789871"/>
      <w:r>
        <w:t>13.11.</w:t>
      </w:r>
      <w:r w:rsidR="00B9376C">
        <w:rPr>
          <w:rFonts w:hint="eastAsia"/>
        </w:rPr>
        <w:t>6</w:t>
      </w:r>
      <w:r>
        <w:t>.1</w:t>
      </w:r>
      <w:r w:rsidRPr="00047876">
        <w:t>项目经理制度</w:t>
      </w:r>
      <w:bookmarkEnd w:id="1563"/>
      <w:bookmarkEnd w:id="1564"/>
    </w:p>
    <w:p w:rsidR="00847163" w:rsidRPr="00166C84" w:rsidRDefault="00847163" w:rsidP="00847163">
      <w:pPr>
        <w:snapToGrid w:val="0"/>
        <w:spacing w:before="31" w:after="31" w:line="360" w:lineRule="auto"/>
        <w:ind w:firstLine="480"/>
        <w:rPr>
          <w:sz w:val="24"/>
        </w:rPr>
      </w:pPr>
      <w:r w:rsidRPr="00166C84">
        <w:rPr>
          <w:sz w:val="24"/>
        </w:rPr>
        <w:t>项目经理的职责是</w:t>
      </w:r>
      <w:r w:rsidRPr="00166C84">
        <w:rPr>
          <w:rFonts w:hint="eastAsia"/>
          <w:sz w:val="24"/>
        </w:rPr>
        <w:t>执行项目决策、协调项目资源、控制</w:t>
      </w:r>
      <w:r w:rsidRPr="00166C84">
        <w:rPr>
          <w:sz w:val="24"/>
        </w:rPr>
        <w:t>项目</w:t>
      </w:r>
      <w:r w:rsidRPr="00166C84">
        <w:rPr>
          <w:rFonts w:hint="eastAsia"/>
          <w:sz w:val="24"/>
        </w:rPr>
        <w:t>进度</w:t>
      </w:r>
      <w:r w:rsidRPr="00166C84">
        <w:rPr>
          <w:sz w:val="24"/>
        </w:rPr>
        <w:t>、</w:t>
      </w:r>
      <w:r w:rsidRPr="00166C84">
        <w:rPr>
          <w:rFonts w:hint="eastAsia"/>
          <w:sz w:val="24"/>
        </w:rPr>
        <w:t>保证项目质量</w:t>
      </w:r>
      <w:r w:rsidRPr="00166C84">
        <w:rPr>
          <w:sz w:val="24"/>
        </w:rPr>
        <w:t>。</w:t>
      </w:r>
    </w:p>
    <w:p w:rsidR="00847163" w:rsidRPr="00166C84" w:rsidRDefault="00847163" w:rsidP="00847163">
      <w:pPr>
        <w:snapToGrid w:val="0"/>
        <w:spacing w:before="31" w:after="31" w:line="360" w:lineRule="auto"/>
        <w:ind w:firstLine="480"/>
        <w:rPr>
          <w:sz w:val="24"/>
        </w:rPr>
      </w:pPr>
      <w:r w:rsidRPr="00166C84">
        <w:rPr>
          <w:sz w:val="24"/>
        </w:rPr>
        <w:t>项目经理要明确项目</w:t>
      </w:r>
      <w:r w:rsidRPr="00166C84">
        <w:rPr>
          <w:rFonts w:hint="eastAsia"/>
          <w:sz w:val="24"/>
        </w:rPr>
        <w:t>总体</w:t>
      </w:r>
      <w:r w:rsidRPr="00166C84">
        <w:rPr>
          <w:sz w:val="24"/>
        </w:rPr>
        <w:t>目标</w:t>
      </w:r>
      <w:r w:rsidRPr="00166C84">
        <w:rPr>
          <w:rFonts w:hint="eastAsia"/>
          <w:sz w:val="24"/>
        </w:rPr>
        <w:t>和各阶段目标</w:t>
      </w:r>
      <w:r w:rsidRPr="00166C84">
        <w:rPr>
          <w:sz w:val="24"/>
        </w:rPr>
        <w:t>，并就</w:t>
      </w:r>
      <w:r w:rsidRPr="00166C84">
        <w:rPr>
          <w:rFonts w:hint="eastAsia"/>
          <w:sz w:val="24"/>
        </w:rPr>
        <w:t>关键</w:t>
      </w:r>
      <w:r w:rsidRPr="00166C84">
        <w:rPr>
          <w:sz w:val="24"/>
        </w:rPr>
        <w:t>目标与客户取得一致意见。项目经理应与</w:t>
      </w:r>
      <w:r w:rsidRPr="00166C84">
        <w:rPr>
          <w:rFonts w:hint="eastAsia"/>
          <w:sz w:val="24"/>
        </w:rPr>
        <w:t>实施</w:t>
      </w:r>
      <w:r w:rsidRPr="00166C84">
        <w:rPr>
          <w:sz w:val="24"/>
        </w:rPr>
        <w:t>团队</w:t>
      </w:r>
      <w:r w:rsidRPr="00166C84">
        <w:rPr>
          <w:rFonts w:hint="eastAsia"/>
          <w:sz w:val="24"/>
        </w:rPr>
        <w:t>一起分解项目目标，帮助实施团队的成员制定阶段工作目标，并定期组织检查，确保项目进度计划按时完成。</w:t>
      </w:r>
    </w:p>
    <w:p w:rsidR="00847163" w:rsidRPr="00047876" w:rsidRDefault="00847163" w:rsidP="00496D45">
      <w:pPr>
        <w:pStyle w:val="Heading3"/>
        <w:numPr>
          <w:ilvl w:val="2"/>
          <w:numId w:val="0"/>
        </w:numPr>
        <w:adjustRightInd/>
        <w:spacing w:beforeLines="10" w:before="31" w:afterLines="10" w:after="31" w:line="360" w:lineRule="auto"/>
        <w:jc w:val="both"/>
        <w:textAlignment w:val="auto"/>
      </w:pPr>
      <w:bookmarkStart w:id="1565" w:name="_Toc429841488"/>
      <w:bookmarkStart w:id="1566" w:name="_Toc493789872"/>
      <w:r>
        <w:t>13.11.</w:t>
      </w:r>
      <w:r w:rsidR="00B9376C">
        <w:rPr>
          <w:rFonts w:hint="eastAsia"/>
        </w:rPr>
        <w:t>6</w:t>
      </w:r>
      <w:r>
        <w:t>.2</w:t>
      </w:r>
      <w:r w:rsidRPr="00047876">
        <w:t>项目例会制度</w:t>
      </w:r>
      <w:bookmarkEnd w:id="1565"/>
      <w:bookmarkEnd w:id="1566"/>
    </w:p>
    <w:p w:rsidR="00847163" w:rsidRPr="00166C84" w:rsidRDefault="00847163" w:rsidP="00847163">
      <w:pPr>
        <w:snapToGrid w:val="0"/>
        <w:spacing w:before="31" w:after="31" w:line="360" w:lineRule="auto"/>
        <w:ind w:firstLine="480"/>
        <w:rPr>
          <w:sz w:val="24"/>
        </w:rPr>
      </w:pPr>
      <w:r w:rsidRPr="00166C84">
        <w:rPr>
          <w:sz w:val="24"/>
        </w:rPr>
        <w:t>遵照项目工作计划</w:t>
      </w:r>
      <w:r w:rsidRPr="00166C84">
        <w:rPr>
          <w:rFonts w:hint="eastAsia"/>
          <w:sz w:val="24"/>
        </w:rPr>
        <w:t>，</w:t>
      </w:r>
      <w:r w:rsidRPr="00166C84">
        <w:rPr>
          <w:sz w:val="24"/>
        </w:rPr>
        <w:t>定期召开项目工作会议</w:t>
      </w:r>
      <w:r w:rsidRPr="00166C84">
        <w:rPr>
          <w:rFonts w:hint="eastAsia"/>
          <w:sz w:val="24"/>
        </w:rPr>
        <w:t>。</w:t>
      </w:r>
      <w:r w:rsidRPr="00166C84">
        <w:rPr>
          <w:sz w:val="24"/>
        </w:rPr>
        <w:t>通过</w:t>
      </w:r>
      <w:r w:rsidRPr="00166C84">
        <w:rPr>
          <w:rFonts w:hint="eastAsia"/>
          <w:sz w:val="24"/>
        </w:rPr>
        <w:t>项目会议全面了解项目的工作进度、实施过程中遇到的困难和下一步工作计划。协调资源克服项目实施过程中遇到的问题和技术难点。根据项目实际进度和计划目标对比，及时</w:t>
      </w:r>
      <w:r w:rsidRPr="00166C84">
        <w:rPr>
          <w:sz w:val="24"/>
        </w:rPr>
        <w:t>纠正</w:t>
      </w:r>
      <w:r w:rsidRPr="00166C84">
        <w:rPr>
          <w:rFonts w:hint="eastAsia"/>
          <w:sz w:val="24"/>
        </w:rPr>
        <w:t>偏离计划。</w:t>
      </w:r>
    </w:p>
    <w:p w:rsidR="00847163" w:rsidRPr="00166C84" w:rsidRDefault="00847163" w:rsidP="00847163">
      <w:pPr>
        <w:snapToGrid w:val="0"/>
        <w:spacing w:before="31" w:after="31" w:line="360" w:lineRule="auto"/>
        <w:ind w:firstLine="480"/>
        <w:rPr>
          <w:sz w:val="24"/>
        </w:rPr>
      </w:pPr>
      <w:r w:rsidRPr="00166C84">
        <w:rPr>
          <w:rFonts w:hint="eastAsia"/>
          <w:sz w:val="24"/>
        </w:rPr>
        <w:t>项目例会需要形成会议纪要，并发送给相关领导。会议纪要作为项目过程文档的一部分，作为最终的交付文件之一。</w:t>
      </w:r>
    </w:p>
    <w:p w:rsidR="00347931" w:rsidRDefault="00347931" w:rsidP="00496D45">
      <w:pPr>
        <w:pStyle w:val="Heading3"/>
        <w:numPr>
          <w:ilvl w:val="2"/>
          <w:numId w:val="0"/>
        </w:numPr>
        <w:adjustRightInd/>
        <w:spacing w:beforeLines="10" w:before="31" w:afterLines="10" w:after="31" w:line="360" w:lineRule="auto"/>
        <w:jc w:val="both"/>
        <w:textAlignment w:val="auto"/>
      </w:pPr>
      <w:bookmarkStart w:id="1567" w:name="_Toc493789873"/>
      <w:r>
        <w:t>13.11.</w:t>
      </w:r>
      <w:r w:rsidR="00B9376C">
        <w:rPr>
          <w:rFonts w:hint="eastAsia"/>
        </w:rPr>
        <w:t>6</w:t>
      </w:r>
      <w:r>
        <w:t>.</w:t>
      </w:r>
      <w:r>
        <w:rPr>
          <w:rFonts w:hint="eastAsia"/>
        </w:rPr>
        <w:t>3</w:t>
      </w:r>
      <w:r>
        <w:rPr>
          <w:rFonts w:hint="eastAsia"/>
        </w:rPr>
        <w:t>工程协调会议</w:t>
      </w:r>
      <w:bookmarkEnd w:id="1567"/>
    </w:p>
    <w:p w:rsidR="00347931" w:rsidRPr="00347931" w:rsidRDefault="00347931" w:rsidP="00347931">
      <w:pPr>
        <w:snapToGrid w:val="0"/>
        <w:spacing w:before="31" w:after="31" w:line="360" w:lineRule="auto"/>
        <w:ind w:firstLine="480"/>
        <w:rPr>
          <w:sz w:val="24"/>
        </w:rPr>
      </w:pPr>
      <w:r w:rsidRPr="00347931">
        <w:rPr>
          <w:rFonts w:hint="eastAsia"/>
          <w:sz w:val="24"/>
        </w:rPr>
        <w:t>合同签定后</w:t>
      </w:r>
      <w:r w:rsidRPr="00347931">
        <w:rPr>
          <w:rFonts w:hint="eastAsia"/>
          <w:sz w:val="24"/>
        </w:rPr>
        <w:t xml:space="preserve">1 </w:t>
      </w:r>
      <w:r w:rsidRPr="00347931">
        <w:rPr>
          <w:rFonts w:hint="eastAsia"/>
          <w:sz w:val="24"/>
        </w:rPr>
        <w:t>周内，买方与卖方就本项目举行一次技术开工会，</w:t>
      </w:r>
      <w:r w:rsidR="00843572">
        <w:rPr>
          <w:rFonts w:hint="eastAsia"/>
          <w:sz w:val="24"/>
        </w:rPr>
        <w:t>时间预计为</w:t>
      </w:r>
      <w:r w:rsidR="00843572">
        <w:rPr>
          <w:rFonts w:hint="eastAsia"/>
          <w:sz w:val="24"/>
        </w:rPr>
        <w:t>1</w:t>
      </w:r>
      <w:r w:rsidR="00843572">
        <w:rPr>
          <w:rFonts w:hint="eastAsia"/>
          <w:sz w:val="24"/>
        </w:rPr>
        <w:t>天，</w:t>
      </w:r>
      <w:r w:rsidRPr="00347931">
        <w:rPr>
          <w:rFonts w:hint="eastAsia"/>
          <w:sz w:val="24"/>
        </w:rPr>
        <w:t>对系统配置和规格</w:t>
      </w:r>
      <w:r>
        <w:rPr>
          <w:rFonts w:hint="eastAsia"/>
          <w:sz w:val="24"/>
        </w:rPr>
        <w:t>和项目最终的目标要求细节</w:t>
      </w:r>
      <w:r w:rsidRPr="00347931">
        <w:rPr>
          <w:rFonts w:hint="eastAsia"/>
          <w:sz w:val="24"/>
        </w:rPr>
        <w:t>进行详细确认，确定本项目的所有供货清单，经确认的供货清单与服务条款即为生产定单。</w:t>
      </w:r>
      <w:r>
        <w:rPr>
          <w:rFonts w:hint="eastAsia"/>
          <w:sz w:val="24"/>
        </w:rPr>
        <w:t>并签定开工会议纪要，确认文件资料详细内容及具体的交付时间</w:t>
      </w:r>
      <w:r w:rsidRPr="00347931">
        <w:rPr>
          <w:rFonts w:hint="eastAsia"/>
          <w:sz w:val="24"/>
        </w:rPr>
        <w:t>。</w:t>
      </w:r>
    </w:p>
    <w:p w:rsidR="00347931" w:rsidRPr="00347931" w:rsidRDefault="00347931" w:rsidP="00347931">
      <w:pPr>
        <w:snapToGrid w:val="0"/>
        <w:spacing w:before="31" w:after="31" w:line="360" w:lineRule="auto"/>
        <w:ind w:firstLine="480"/>
        <w:rPr>
          <w:sz w:val="24"/>
        </w:rPr>
      </w:pPr>
      <w:r w:rsidRPr="00347931">
        <w:rPr>
          <w:rFonts w:hint="eastAsia"/>
          <w:sz w:val="24"/>
        </w:rPr>
        <w:t>1</w:t>
      </w:r>
      <w:r w:rsidRPr="00347931">
        <w:rPr>
          <w:rFonts w:hint="eastAsia"/>
          <w:sz w:val="24"/>
        </w:rPr>
        <w:t>）、买方</w:t>
      </w:r>
      <w:r>
        <w:rPr>
          <w:rFonts w:hint="eastAsia"/>
          <w:sz w:val="24"/>
        </w:rPr>
        <w:t>尽可能详细的</w:t>
      </w:r>
      <w:r w:rsidRPr="00347931">
        <w:rPr>
          <w:rFonts w:hint="eastAsia"/>
          <w:sz w:val="24"/>
        </w:rPr>
        <w:t>提供</w:t>
      </w:r>
      <w:r>
        <w:rPr>
          <w:rFonts w:hint="eastAsia"/>
          <w:sz w:val="24"/>
        </w:rPr>
        <w:t>报告报表要求细节，菜单任务及流程、目标相关的</w:t>
      </w:r>
      <w:r w:rsidRPr="00347931">
        <w:rPr>
          <w:rFonts w:hint="eastAsia"/>
          <w:sz w:val="24"/>
        </w:rPr>
        <w:t>信息</w:t>
      </w:r>
      <w:r w:rsidRPr="00347931">
        <w:rPr>
          <w:rFonts w:hint="eastAsia"/>
          <w:sz w:val="24"/>
        </w:rPr>
        <w:t>.</w:t>
      </w:r>
    </w:p>
    <w:p w:rsidR="00347931" w:rsidRPr="00347931" w:rsidRDefault="00347931" w:rsidP="00347931">
      <w:pPr>
        <w:snapToGrid w:val="0"/>
        <w:spacing w:before="31" w:after="31" w:line="360" w:lineRule="auto"/>
        <w:ind w:firstLine="480"/>
        <w:rPr>
          <w:sz w:val="24"/>
        </w:rPr>
      </w:pPr>
      <w:r>
        <w:rPr>
          <w:rFonts w:hint="eastAsia"/>
          <w:sz w:val="24"/>
        </w:rPr>
        <w:t>2</w:t>
      </w:r>
      <w:r w:rsidRPr="00347931">
        <w:rPr>
          <w:rFonts w:hint="eastAsia"/>
          <w:sz w:val="24"/>
        </w:rPr>
        <w:t>）、确定最终的分析参数及验收标准</w:t>
      </w:r>
    </w:p>
    <w:p w:rsidR="00347931" w:rsidRPr="00347931" w:rsidRDefault="00B9376C" w:rsidP="00347931">
      <w:pPr>
        <w:snapToGrid w:val="0"/>
        <w:spacing w:before="31" w:after="31" w:line="360" w:lineRule="auto"/>
        <w:ind w:firstLine="480"/>
        <w:rPr>
          <w:sz w:val="24"/>
        </w:rPr>
      </w:pPr>
      <w:r>
        <w:rPr>
          <w:rFonts w:hint="eastAsia"/>
          <w:sz w:val="24"/>
        </w:rPr>
        <w:t>3</w:t>
      </w:r>
      <w:r w:rsidR="00347931" w:rsidRPr="00347931">
        <w:rPr>
          <w:rFonts w:hint="eastAsia"/>
          <w:sz w:val="24"/>
        </w:rPr>
        <w:t>）、对系统的</w:t>
      </w:r>
      <w:r w:rsidR="00347931">
        <w:rPr>
          <w:rFonts w:hint="eastAsia"/>
          <w:sz w:val="24"/>
        </w:rPr>
        <w:t>其它</w:t>
      </w:r>
      <w:r w:rsidR="00347931" w:rsidRPr="00347931">
        <w:rPr>
          <w:rFonts w:hint="eastAsia"/>
          <w:sz w:val="24"/>
        </w:rPr>
        <w:t>要求</w:t>
      </w:r>
    </w:p>
    <w:p w:rsidR="00347931" w:rsidRPr="00347931" w:rsidRDefault="00347931" w:rsidP="00347931">
      <w:pPr>
        <w:snapToGrid w:val="0"/>
        <w:spacing w:before="31" w:after="31" w:line="360" w:lineRule="auto"/>
        <w:ind w:firstLine="480"/>
        <w:rPr>
          <w:sz w:val="24"/>
        </w:rPr>
      </w:pPr>
      <w:r w:rsidRPr="00347931">
        <w:rPr>
          <w:rFonts w:hint="eastAsia"/>
          <w:sz w:val="24"/>
        </w:rPr>
        <w:t>双方确认的文件即成为技术附件，具有合同附件的同等法律效力。</w:t>
      </w:r>
    </w:p>
    <w:p w:rsidR="00347931" w:rsidRPr="00347931" w:rsidRDefault="00347931" w:rsidP="00347931"/>
    <w:p w:rsidR="00847163" w:rsidRPr="003F14F9" w:rsidRDefault="00847163" w:rsidP="00847163">
      <w:pPr>
        <w:widowControl/>
        <w:spacing w:before="31" w:after="31" w:line="360" w:lineRule="auto"/>
        <w:rPr>
          <w:rFonts w:cs="宋体"/>
          <w:b/>
          <w:bCs/>
          <w:color w:val="000000"/>
          <w:kern w:val="0"/>
        </w:rPr>
        <w:sectPr w:rsidR="00847163" w:rsidRPr="003F14F9" w:rsidSect="00847163">
          <w:footerReference w:type="default" r:id="rId43"/>
          <w:type w:val="continuous"/>
          <w:pgSz w:w="11906" w:h="16838"/>
          <w:pgMar w:top="1440" w:right="1797" w:bottom="1440" w:left="1797" w:header="851" w:footer="992" w:gutter="0"/>
          <w:pgNumType w:start="1"/>
          <w:cols w:space="425"/>
          <w:docGrid w:type="linesAndChars" w:linePitch="312"/>
        </w:sectPr>
      </w:pPr>
    </w:p>
    <w:p w:rsidR="00847163" w:rsidRPr="00047876" w:rsidRDefault="00847163" w:rsidP="00847163">
      <w:pPr>
        <w:pStyle w:val="Heading2"/>
        <w:numPr>
          <w:ilvl w:val="1"/>
          <w:numId w:val="0"/>
        </w:numPr>
        <w:tabs>
          <w:tab w:val="num" w:pos="576"/>
        </w:tabs>
        <w:adjustRightInd/>
        <w:spacing w:before="31" w:after="31" w:line="288" w:lineRule="auto"/>
        <w:ind w:left="576" w:hanging="576"/>
        <w:jc w:val="both"/>
        <w:textAlignment w:val="auto"/>
      </w:pPr>
      <w:bookmarkStart w:id="1568" w:name="_Toc422762326"/>
      <w:bookmarkStart w:id="1569" w:name="_Toc429841490"/>
      <w:bookmarkStart w:id="1570" w:name="_Toc493789874"/>
      <w:r>
        <w:lastRenderedPageBreak/>
        <w:t>13.11.</w:t>
      </w:r>
      <w:r w:rsidR="00B9376C">
        <w:rPr>
          <w:rFonts w:hint="eastAsia"/>
        </w:rPr>
        <w:t>7</w:t>
      </w:r>
      <w:r w:rsidRPr="00047876">
        <w:rPr>
          <w:rFonts w:hint="eastAsia"/>
        </w:rPr>
        <w:t>项目管理</w:t>
      </w:r>
      <w:bookmarkEnd w:id="1568"/>
      <w:r>
        <w:rPr>
          <w:rFonts w:hint="eastAsia"/>
        </w:rPr>
        <w:t>办法</w:t>
      </w:r>
      <w:bookmarkEnd w:id="1569"/>
      <w:bookmarkEnd w:id="1570"/>
    </w:p>
    <w:p w:rsidR="00847163" w:rsidRPr="00047876" w:rsidRDefault="00847163" w:rsidP="00496D45">
      <w:pPr>
        <w:pStyle w:val="Heading3"/>
        <w:numPr>
          <w:ilvl w:val="2"/>
          <w:numId w:val="0"/>
        </w:numPr>
        <w:adjustRightInd/>
        <w:spacing w:beforeLines="10" w:before="31" w:afterLines="10" w:after="31" w:line="360" w:lineRule="auto"/>
        <w:jc w:val="both"/>
        <w:textAlignment w:val="auto"/>
      </w:pPr>
      <w:bookmarkStart w:id="1571" w:name="_Toc72306159"/>
      <w:bookmarkStart w:id="1572" w:name="_Toc72327045"/>
      <w:bookmarkStart w:id="1573" w:name="_Toc72572548"/>
      <w:bookmarkStart w:id="1574" w:name="_Toc82917488"/>
      <w:bookmarkStart w:id="1575" w:name="_Toc87063642"/>
      <w:bookmarkStart w:id="1576" w:name="_Toc150165319"/>
      <w:bookmarkStart w:id="1577" w:name="_Toc165480646"/>
      <w:bookmarkStart w:id="1578" w:name="_Toc228255734"/>
      <w:bookmarkStart w:id="1579" w:name="_Toc332357867"/>
      <w:bookmarkStart w:id="1580" w:name="_Toc393046629"/>
      <w:bookmarkStart w:id="1581" w:name="_Toc393060783"/>
      <w:bookmarkStart w:id="1582" w:name="_Toc393281077"/>
      <w:bookmarkStart w:id="1583" w:name="_Toc422762327"/>
      <w:bookmarkStart w:id="1584" w:name="_Toc429841491"/>
      <w:bookmarkStart w:id="1585" w:name="_Toc493789875"/>
      <w:r>
        <w:t>13.11.</w:t>
      </w:r>
      <w:r w:rsidR="00B9376C">
        <w:rPr>
          <w:rFonts w:hint="eastAsia"/>
        </w:rPr>
        <w:t>7</w:t>
      </w:r>
      <w:r>
        <w:t>.1</w:t>
      </w:r>
      <w:r w:rsidRPr="00047876">
        <w:t>沟通管理</w:t>
      </w:r>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p>
    <w:p w:rsidR="00847163" w:rsidRPr="00C64EA1" w:rsidRDefault="00847163" w:rsidP="00847163">
      <w:pPr>
        <w:pStyle w:val="NormalIndent"/>
        <w:spacing w:before="31" w:after="31"/>
        <w:ind w:firstLine="480"/>
        <w:rPr>
          <w:rFonts w:ascii="Times New Roman" w:eastAsiaTheme="minorEastAsia" w:cstheme="minorBidi"/>
          <w:szCs w:val="24"/>
        </w:rPr>
      </w:pPr>
      <w:r w:rsidRPr="00C64EA1">
        <w:rPr>
          <w:rFonts w:ascii="Times New Roman" w:eastAsiaTheme="minorEastAsia" w:cstheme="minorBidi"/>
          <w:szCs w:val="24"/>
        </w:rPr>
        <w:t>项目沟通采用会议和书面形式进行，项目会议将按沟通计划所规定的方式定期或不定期举行。为管理沟通，本项目定义如下沟通会议。</w:t>
      </w:r>
    </w:p>
    <w:p w:rsidR="00847163" w:rsidRPr="00D8426A" w:rsidRDefault="00847163" w:rsidP="00D8426A">
      <w:pPr>
        <w:pStyle w:val="ListParagraph"/>
        <w:widowControl w:val="0"/>
        <w:numPr>
          <w:ilvl w:val="0"/>
          <w:numId w:val="34"/>
        </w:numPr>
        <w:spacing w:after="0" w:line="360" w:lineRule="auto"/>
        <w:ind w:left="0" w:firstLine="440"/>
        <w:jc w:val="both"/>
        <w:rPr>
          <w:rFonts w:asciiTheme="minorEastAsia" w:eastAsiaTheme="minorEastAsia" w:hAnsiTheme="minorEastAsia"/>
          <w:sz w:val="22"/>
          <w:szCs w:val="22"/>
        </w:rPr>
      </w:pPr>
      <w:r w:rsidRPr="00D8426A">
        <w:rPr>
          <w:rFonts w:asciiTheme="minorEastAsia" w:eastAsiaTheme="minorEastAsia" w:hAnsiTheme="minorEastAsia"/>
          <w:sz w:val="22"/>
          <w:szCs w:val="22"/>
        </w:rPr>
        <w:lastRenderedPageBreak/>
        <w:t>项目问题汇报及沟通</w:t>
      </w:r>
    </w:p>
    <w:p w:rsidR="00847163" w:rsidRPr="00D8426A" w:rsidRDefault="00847163" w:rsidP="00D8426A">
      <w:pPr>
        <w:pStyle w:val="ListParagraph"/>
        <w:widowControl w:val="0"/>
        <w:numPr>
          <w:ilvl w:val="0"/>
          <w:numId w:val="34"/>
        </w:numPr>
        <w:spacing w:after="0" w:line="360" w:lineRule="auto"/>
        <w:ind w:left="0" w:firstLine="440"/>
        <w:jc w:val="both"/>
        <w:rPr>
          <w:rFonts w:asciiTheme="minorEastAsia" w:eastAsiaTheme="minorEastAsia" w:hAnsiTheme="minorEastAsia"/>
          <w:sz w:val="22"/>
          <w:szCs w:val="22"/>
        </w:rPr>
      </w:pPr>
      <w:r w:rsidRPr="00D8426A">
        <w:rPr>
          <w:rFonts w:asciiTheme="minorEastAsia" w:eastAsiaTheme="minorEastAsia" w:hAnsiTheme="minorEastAsia"/>
          <w:sz w:val="22"/>
          <w:szCs w:val="22"/>
        </w:rPr>
        <w:t>项目领导小组会议</w:t>
      </w:r>
    </w:p>
    <w:p w:rsidR="00847163" w:rsidRPr="00D8426A" w:rsidRDefault="00847163" w:rsidP="00D8426A">
      <w:pPr>
        <w:pStyle w:val="ListParagraph"/>
        <w:widowControl w:val="0"/>
        <w:numPr>
          <w:ilvl w:val="0"/>
          <w:numId w:val="34"/>
        </w:numPr>
        <w:spacing w:after="0" w:line="360" w:lineRule="auto"/>
        <w:ind w:left="0" w:firstLine="440"/>
        <w:jc w:val="both"/>
        <w:rPr>
          <w:rFonts w:asciiTheme="minorEastAsia" w:eastAsiaTheme="minorEastAsia" w:hAnsiTheme="minorEastAsia"/>
          <w:sz w:val="22"/>
          <w:szCs w:val="22"/>
          <w:lang w:eastAsia="zh-CN"/>
        </w:rPr>
      </w:pPr>
      <w:r w:rsidRPr="00D8426A">
        <w:rPr>
          <w:rFonts w:asciiTheme="minorEastAsia" w:eastAsiaTheme="minorEastAsia" w:hAnsiTheme="minorEastAsia"/>
          <w:sz w:val="22"/>
          <w:szCs w:val="22"/>
          <w:lang w:eastAsia="zh-CN"/>
        </w:rPr>
        <w:t>不定期会议</w:t>
      </w:r>
      <w:r w:rsidRPr="00D8426A">
        <w:rPr>
          <w:rFonts w:asciiTheme="minorEastAsia" w:eastAsiaTheme="minorEastAsia" w:hAnsiTheme="minorEastAsia" w:hint="eastAsia"/>
          <w:sz w:val="22"/>
          <w:szCs w:val="22"/>
          <w:lang w:eastAsia="zh-CN"/>
        </w:rPr>
        <w:t>：</w:t>
      </w:r>
      <w:r w:rsidRPr="00D8426A">
        <w:rPr>
          <w:rFonts w:asciiTheme="minorEastAsia" w:eastAsiaTheme="minorEastAsia" w:hAnsiTheme="minorEastAsia"/>
          <w:sz w:val="22"/>
          <w:szCs w:val="22"/>
          <w:lang w:eastAsia="zh-CN"/>
        </w:rPr>
        <w:t>阶段评审会议</w:t>
      </w:r>
      <w:r w:rsidRPr="00D8426A">
        <w:rPr>
          <w:rFonts w:asciiTheme="minorEastAsia" w:eastAsiaTheme="minorEastAsia" w:hAnsiTheme="minorEastAsia" w:hint="eastAsia"/>
          <w:sz w:val="22"/>
          <w:szCs w:val="22"/>
          <w:lang w:eastAsia="zh-CN"/>
        </w:rPr>
        <w:t>、</w:t>
      </w:r>
      <w:r w:rsidRPr="00D8426A">
        <w:rPr>
          <w:rFonts w:asciiTheme="minorEastAsia" w:eastAsiaTheme="minorEastAsia" w:hAnsiTheme="minorEastAsia"/>
          <w:sz w:val="22"/>
          <w:szCs w:val="22"/>
          <w:lang w:eastAsia="zh-CN"/>
        </w:rPr>
        <w:t>重大问题解决</w:t>
      </w:r>
      <w:bookmarkStart w:id="1586" w:name="_Hlt3717754"/>
      <w:bookmarkEnd w:id="1586"/>
      <w:r w:rsidRPr="00D8426A">
        <w:rPr>
          <w:rFonts w:asciiTheme="minorEastAsia" w:eastAsiaTheme="minorEastAsia" w:hAnsiTheme="minorEastAsia" w:hint="eastAsia"/>
          <w:sz w:val="22"/>
          <w:szCs w:val="22"/>
          <w:lang w:eastAsia="zh-CN"/>
        </w:rPr>
        <w:t>、</w:t>
      </w:r>
      <w:r w:rsidRPr="00D8426A">
        <w:rPr>
          <w:rFonts w:asciiTheme="minorEastAsia" w:eastAsiaTheme="minorEastAsia" w:hAnsiTheme="minorEastAsia"/>
          <w:sz w:val="22"/>
          <w:szCs w:val="22"/>
          <w:lang w:eastAsia="zh-CN"/>
        </w:rPr>
        <w:t>项目范围更改控制</w:t>
      </w:r>
      <w:bookmarkStart w:id="1587" w:name="_Hlt3717885"/>
      <w:bookmarkEnd w:id="1587"/>
    </w:p>
    <w:p w:rsidR="00847163" w:rsidRPr="00047876" w:rsidRDefault="00847163" w:rsidP="00496D45">
      <w:pPr>
        <w:pStyle w:val="Heading3"/>
        <w:numPr>
          <w:ilvl w:val="2"/>
          <w:numId w:val="0"/>
        </w:numPr>
        <w:adjustRightInd/>
        <w:spacing w:beforeLines="10" w:before="31" w:afterLines="10" w:after="31" w:line="360" w:lineRule="auto"/>
        <w:jc w:val="both"/>
        <w:textAlignment w:val="auto"/>
      </w:pPr>
      <w:bookmarkStart w:id="1588" w:name="_Toc72306165"/>
      <w:bookmarkStart w:id="1589" w:name="_Toc72327051"/>
      <w:bookmarkStart w:id="1590" w:name="_Toc72572554"/>
      <w:bookmarkStart w:id="1591" w:name="_Toc82917489"/>
      <w:bookmarkStart w:id="1592" w:name="_Toc87063643"/>
      <w:bookmarkStart w:id="1593" w:name="_Toc150165320"/>
      <w:bookmarkStart w:id="1594" w:name="_Toc165480647"/>
      <w:bookmarkStart w:id="1595" w:name="_Toc228255735"/>
      <w:bookmarkStart w:id="1596" w:name="_Toc332357868"/>
      <w:bookmarkStart w:id="1597" w:name="_Toc393046630"/>
      <w:bookmarkStart w:id="1598" w:name="_Toc393060784"/>
      <w:bookmarkStart w:id="1599" w:name="_Toc393281078"/>
      <w:bookmarkStart w:id="1600" w:name="_Toc422762328"/>
      <w:bookmarkStart w:id="1601" w:name="_Toc429841492"/>
      <w:bookmarkStart w:id="1602" w:name="_Toc493789876"/>
      <w:r>
        <w:t>13.11.</w:t>
      </w:r>
      <w:r w:rsidR="00B9376C">
        <w:rPr>
          <w:rFonts w:hint="eastAsia"/>
        </w:rPr>
        <w:t>7</w:t>
      </w:r>
      <w:r>
        <w:t>.2</w:t>
      </w:r>
      <w:r w:rsidRPr="00047876">
        <w:t>进度管理</w:t>
      </w:r>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p>
    <w:p w:rsidR="00847163" w:rsidRPr="00C64EA1" w:rsidRDefault="00847163" w:rsidP="00847163">
      <w:pPr>
        <w:pStyle w:val="NormalIndent"/>
        <w:spacing w:before="31" w:after="31"/>
        <w:ind w:firstLine="480"/>
        <w:rPr>
          <w:rFonts w:ascii="Times New Roman" w:eastAsiaTheme="minorEastAsia" w:cstheme="minorBidi"/>
          <w:szCs w:val="24"/>
        </w:rPr>
      </w:pPr>
      <w:r w:rsidRPr="00C64EA1">
        <w:rPr>
          <w:rFonts w:ascii="Times New Roman" w:eastAsiaTheme="minorEastAsia" w:cstheme="minorBidi"/>
          <w:szCs w:val="24"/>
        </w:rPr>
        <w:t>按照</w:t>
      </w:r>
      <w:r>
        <w:rPr>
          <w:rFonts w:ascii="Times New Roman" w:eastAsiaTheme="minorEastAsia" w:cstheme="minorBidi" w:hint="eastAsia"/>
          <w:szCs w:val="24"/>
        </w:rPr>
        <w:t>浙江石化</w:t>
      </w:r>
      <w:r w:rsidRPr="00C64EA1">
        <w:rPr>
          <w:rFonts w:ascii="Times New Roman" w:eastAsiaTheme="minorEastAsia" w:cstheme="minorBidi"/>
          <w:szCs w:val="24"/>
        </w:rPr>
        <w:t>公司信息系统实施管理办法，对项目实施过程中各阶段所涉及的主要内容、任务和交付件以及项目完成标志进行描述，从而保证整个项目按计划执行。</w:t>
      </w:r>
    </w:p>
    <w:p w:rsidR="00847163" w:rsidRPr="00C64EA1" w:rsidRDefault="00847163" w:rsidP="00A94E22">
      <w:pPr>
        <w:pStyle w:val="NormalIndent"/>
        <w:numPr>
          <w:ilvl w:val="0"/>
          <w:numId w:val="36"/>
        </w:numPr>
        <w:tabs>
          <w:tab w:val="clear" w:pos="1727"/>
          <w:tab w:val="clear" w:pos="1884"/>
        </w:tabs>
        <w:adjustRightInd w:val="0"/>
        <w:spacing w:before="31" w:after="31" w:line="480" w:lineRule="atLeast"/>
        <w:ind w:left="0" w:firstLine="480"/>
        <w:jc w:val="both"/>
        <w:rPr>
          <w:rFonts w:ascii="Times New Roman" w:eastAsiaTheme="minorEastAsia" w:cstheme="minorBidi"/>
          <w:szCs w:val="24"/>
        </w:rPr>
      </w:pPr>
      <w:r w:rsidRPr="00C64EA1">
        <w:rPr>
          <w:rFonts w:ascii="Times New Roman" w:eastAsiaTheme="minorEastAsia" w:cstheme="minorBidi"/>
          <w:szCs w:val="24"/>
        </w:rPr>
        <w:t>编制进度计划</w:t>
      </w:r>
    </w:p>
    <w:p w:rsidR="00847163" w:rsidRPr="00C64EA1" w:rsidRDefault="00847163" w:rsidP="00847163">
      <w:pPr>
        <w:pStyle w:val="NormalIndent"/>
        <w:spacing w:before="31" w:after="31"/>
        <w:ind w:firstLine="480"/>
        <w:rPr>
          <w:rFonts w:ascii="Times New Roman" w:eastAsiaTheme="minorEastAsia" w:cstheme="minorBidi"/>
          <w:szCs w:val="24"/>
        </w:rPr>
      </w:pPr>
      <w:r w:rsidRPr="00C64EA1">
        <w:rPr>
          <w:rFonts w:ascii="Times New Roman" w:eastAsiaTheme="minorEastAsia" w:cstheme="minorBidi"/>
          <w:szCs w:val="24"/>
        </w:rPr>
        <w:t>依据项目目标范围、项目进度的要求、项目特点、项目的内外部条件、项目结构分解单元、项目对各项工作的时间估计、项目的资源供应状况等信息进行编制。</w:t>
      </w:r>
    </w:p>
    <w:p w:rsidR="00847163" w:rsidRPr="00C64EA1" w:rsidRDefault="00847163" w:rsidP="00847163">
      <w:pPr>
        <w:pStyle w:val="NormalIndent"/>
        <w:spacing w:before="31" w:after="31"/>
        <w:ind w:firstLine="480"/>
        <w:rPr>
          <w:rFonts w:ascii="Times New Roman" w:eastAsiaTheme="minorEastAsia" w:cstheme="minorBidi"/>
          <w:szCs w:val="24"/>
        </w:rPr>
      </w:pPr>
      <w:r w:rsidRPr="00C64EA1">
        <w:rPr>
          <w:rFonts w:ascii="Times New Roman" w:eastAsiaTheme="minorEastAsia" w:cstheme="minorBidi"/>
          <w:szCs w:val="24"/>
        </w:rPr>
        <w:t>编制进度计划时要与费用、质量、安全等目标相协调，充分考虑客观条件和风险预计，确保项目目标的实现。编制进度计划的主要工具是网络计划图和横道图，通过绘制网络计划图，确定关键路线和关键工作。</w:t>
      </w:r>
    </w:p>
    <w:p w:rsidR="00847163" w:rsidRPr="00C64EA1" w:rsidRDefault="00847163" w:rsidP="00A94E22">
      <w:pPr>
        <w:pStyle w:val="NormalIndent"/>
        <w:numPr>
          <w:ilvl w:val="0"/>
          <w:numId w:val="36"/>
        </w:numPr>
        <w:tabs>
          <w:tab w:val="clear" w:pos="1727"/>
          <w:tab w:val="clear" w:pos="1884"/>
        </w:tabs>
        <w:adjustRightInd w:val="0"/>
        <w:spacing w:before="31" w:after="31" w:line="480" w:lineRule="atLeast"/>
        <w:ind w:left="0" w:firstLine="480"/>
        <w:jc w:val="both"/>
        <w:rPr>
          <w:rFonts w:ascii="Times New Roman" w:eastAsiaTheme="minorEastAsia" w:cstheme="minorBidi"/>
          <w:szCs w:val="24"/>
        </w:rPr>
      </w:pPr>
      <w:r w:rsidRPr="00C64EA1">
        <w:rPr>
          <w:rFonts w:ascii="Times New Roman" w:eastAsiaTheme="minorEastAsia" w:cstheme="minorBidi"/>
          <w:szCs w:val="24"/>
        </w:rPr>
        <w:t>建立进度管理组织</w:t>
      </w:r>
    </w:p>
    <w:p w:rsidR="00847163" w:rsidRPr="00C64EA1" w:rsidRDefault="00847163" w:rsidP="00847163">
      <w:pPr>
        <w:pStyle w:val="NormalIndent"/>
        <w:spacing w:before="31" w:after="31"/>
        <w:ind w:firstLine="480"/>
        <w:rPr>
          <w:rFonts w:ascii="Times New Roman" w:eastAsiaTheme="minorEastAsia" w:cstheme="minorBidi"/>
          <w:szCs w:val="24"/>
        </w:rPr>
      </w:pPr>
      <w:r w:rsidRPr="00C64EA1">
        <w:rPr>
          <w:rFonts w:ascii="Times New Roman" w:eastAsiaTheme="minorEastAsia" w:cstheme="minorBidi"/>
          <w:szCs w:val="24"/>
        </w:rPr>
        <w:t>成立以项目经理为组长、各职能组负责人为成员的管理小组。小组成员要分工明确，责任清晰；要定期或不定期地召开会议，严格执行讨论、分析、制定对策、执行、反馈的工作制度。责任到人进行落实实施。</w:t>
      </w:r>
    </w:p>
    <w:p w:rsidR="00847163" w:rsidRPr="00C64EA1" w:rsidRDefault="00847163" w:rsidP="00A94E22">
      <w:pPr>
        <w:pStyle w:val="NormalIndent"/>
        <w:numPr>
          <w:ilvl w:val="0"/>
          <w:numId w:val="36"/>
        </w:numPr>
        <w:tabs>
          <w:tab w:val="clear" w:pos="1727"/>
          <w:tab w:val="clear" w:pos="1884"/>
        </w:tabs>
        <w:adjustRightInd w:val="0"/>
        <w:spacing w:before="31" w:after="31" w:line="480" w:lineRule="atLeast"/>
        <w:ind w:left="0" w:firstLine="480"/>
        <w:jc w:val="both"/>
        <w:rPr>
          <w:rFonts w:ascii="Times New Roman" w:eastAsiaTheme="minorEastAsia" w:cstheme="minorBidi"/>
          <w:szCs w:val="24"/>
        </w:rPr>
      </w:pPr>
      <w:r w:rsidRPr="00C64EA1">
        <w:rPr>
          <w:rFonts w:ascii="Times New Roman" w:eastAsiaTheme="minorEastAsia" w:cstheme="minorBidi"/>
          <w:szCs w:val="24"/>
        </w:rPr>
        <w:t>实施进度管理</w:t>
      </w:r>
    </w:p>
    <w:p w:rsidR="00847163" w:rsidRPr="00C64EA1" w:rsidRDefault="00847163" w:rsidP="00847163">
      <w:pPr>
        <w:pStyle w:val="NormalIndent"/>
        <w:spacing w:before="31" w:after="31"/>
        <w:ind w:firstLine="480"/>
        <w:rPr>
          <w:rFonts w:ascii="Times New Roman" w:eastAsiaTheme="minorEastAsia" w:cstheme="minorBidi"/>
          <w:szCs w:val="24"/>
        </w:rPr>
      </w:pPr>
      <w:r w:rsidRPr="00C64EA1">
        <w:rPr>
          <w:rFonts w:ascii="Times New Roman" w:eastAsiaTheme="minorEastAsia" w:cstheme="minorBidi"/>
          <w:szCs w:val="24"/>
        </w:rPr>
        <w:t>控制是随着项目的进行而不断进行的，是个动态过程；由计划编制到计划实施、计划调整再到计划编制这么一个不断循环过程，直到目标的实现；计划实施与控制过程需要不断地进行信息的传递与反馈，也是信息的传递与反馈过程；同时，计划编制时也考虑到各种风险的存在，使进度留有余地，具有一定的弹性，进度控制时，可利用这些弹性，缩短工作持继时间，或改变工作之间的搭接关系，确保项目进度目标的实现。</w:t>
      </w:r>
    </w:p>
    <w:p w:rsidR="00847163" w:rsidRPr="00047876" w:rsidRDefault="00847163" w:rsidP="00496D45">
      <w:pPr>
        <w:pStyle w:val="Heading3"/>
        <w:numPr>
          <w:ilvl w:val="2"/>
          <w:numId w:val="0"/>
        </w:numPr>
        <w:adjustRightInd/>
        <w:spacing w:beforeLines="10" w:before="31" w:afterLines="10" w:after="31" w:line="360" w:lineRule="auto"/>
        <w:jc w:val="both"/>
        <w:textAlignment w:val="auto"/>
      </w:pPr>
      <w:bookmarkStart w:id="1603" w:name="_Toc393046631"/>
      <w:bookmarkStart w:id="1604" w:name="_Toc393060785"/>
      <w:bookmarkStart w:id="1605" w:name="_Toc393281079"/>
      <w:bookmarkStart w:id="1606" w:name="_Toc422762329"/>
      <w:bookmarkStart w:id="1607" w:name="_Toc429841493"/>
      <w:bookmarkStart w:id="1608" w:name="_Toc493789877"/>
      <w:bookmarkStart w:id="1609" w:name="_Toc488428863"/>
      <w:bookmarkStart w:id="1610" w:name="_Toc488428936"/>
      <w:bookmarkStart w:id="1611" w:name="_Toc59950687"/>
      <w:bookmarkStart w:id="1612" w:name="_Toc72306171"/>
      <w:bookmarkStart w:id="1613" w:name="_Toc72327057"/>
      <w:bookmarkStart w:id="1614" w:name="_Toc72572560"/>
      <w:bookmarkStart w:id="1615" w:name="_Toc82917490"/>
      <w:bookmarkStart w:id="1616" w:name="_Toc87063644"/>
      <w:bookmarkStart w:id="1617" w:name="_Toc150165321"/>
      <w:bookmarkStart w:id="1618" w:name="_Toc165480648"/>
      <w:bookmarkStart w:id="1619" w:name="_Toc228255736"/>
      <w:bookmarkStart w:id="1620" w:name="_Toc332357869"/>
      <w:r>
        <w:t>13.11.</w:t>
      </w:r>
      <w:r w:rsidR="00B9376C">
        <w:rPr>
          <w:rFonts w:hint="eastAsia"/>
        </w:rPr>
        <w:t>7</w:t>
      </w:r>
      <w:r w:rsidR="00B9376C">
        <w:t>.</w:t>
      </w:r>
      <w:r>
        <w:t xml:space="preserve">3 </w:t>
      </w:r>
      <w:r w:rsidRPr="00047876">
        <w:t>质量管理</w:t>
      </w:r>
      <w:bookmarkEnd w:id="1603"/>
      <w:bookmarkEnd w:id="1604"/>
      <w:bookmarkEnd w:id="1605"/>
      <w:bookmarkEnd w:id="1606"/>
      <w:bookmarkEnd w:id="1607"/>
      <w:bookmarkEnd w:id="1608"/>
    </w:p>
    <w:p w:rsidR="00847163" w:rsidRPr="00C64EA1" w:rsidRDefault="00847163" w:rsidP="00A94E22">
      <w:pPr>
        <w:pStyle w:val="NormalIndent"/>
        <w:numPr>
          <w:ilvl w:val="0"/>
          <w:numId w:val="35"/>
        </w:numPr>
        <w:tabs>
          <w:tab w:val="clear" w:pos="1727"/>
          <w:tab w:val="clear" w:pos="1884"/>
        </w:tabs>
        <w:spacing w:before="31" w:after="31"/>
        <w:ind w:left="0" w:firstLine="480"/>
        <w:jc w:val="both"/>
        <w:rPr>
          <w:rFonts w:ascii="Times New Roman" w:eastAsiaTheme="minorEastAsia" w:cstheme="minorBidi"/>
          <w:szCs w:val="24"/>
        </w:rPr>
      </w:pPr>
      <w:bookmarkStart w:id="1621" w:name="_Toc72306172"/>
      <w:bookmarkStart w:id="1622" w:name="_Toc72327058"/>
      <w:bookmarkStart w:id="1623" w:name="_Toc72572562"/>
      <w:bookmarkStart w:id="1624" w:name="_Toc82917492"/>
      <w:bookmarkStart w:id="1625" w:name="_Toc87063646"/>
      <w:bookmarkStart w:id="1626" w:name="_Toc150165323"/>
      <w:bookmarkStart w:id="1627" w:name="_Toc165480650"/>
      <w:bookmarkStart w:id="1628" w:name="_Toc228255738"/>
      <w:bookmarkStart w:id="1629" w:name="_Toc332357871"/>
      <w:r w:rsidRPr="00C64EA1">
        <w:rPr>
          <w:rFonts w:ascii="Times New Roman" w:eastAsiaTheme="minorEastAsia" w:cstheme="minorBidi"/>
          <w:szCs w:val="24"/>
        </w:rPr>
        <w:t>文档管理</w:t>
      </w:r>
      <w:bookmarkEnd w:id="1621"/>
      <w:bookmarkEnd w:id="1622"/>
      <w:bookmarkEnd w:id="1623"/>
      <w:bookmarkEnd w:id="1624"/>
      <w:bookmarkEnd w:id="1625"/>
      <w:bookmarkEnd w:id="1626"/>
      <w:bookmarkEnd w:id="1627"/>
      <w:bookmarkEnd w:id="1628"/>
      <w:bookmarkEnd w:id="1629"/>
    </w:p>
    <w:p w:rsidR="00847163" w:rsidRPr="00C64EA1" w:rsidRDefault="00847163" w:rsidP="00847163">
      <w:pPr>
        <w:pStyle w:val="NormalIndent"/>
        <w:spacing w:before="31" w:after="31"/>
        <w:ind w:firstLine="480"/>
        <w:rPr>
          <w:rFonts w:ascii="Times New Roman" w:eastAsiaTheme="minorEastAsia" w:cstheme="minorBidi"/>
          <w:szCs w:val="24"/>
        </w:rPr>
      </w:pPr>
      <w:r w:rsidRPr="00C64EA1">
        <w:rPr>
          <w:rFonts w:ascii="Times New Roman" w:eastAsiaTheme="minorEastAsia" w:cstheme="minorBidi"/>
          <w:szCs w:val="24"/>
        </w:rPr>
        <w:t>在项目实施过程中，由于项目实施的复杂性，多方人员参加以及时间跨度长等因素，所以有关需求、建议、解决方案和结论都必须文档化、标准化，作为项目的阶段性成果检验项目的质量，对项目进行分阶段控制，实施文档应作为项目成果的一个组成部分。收集项目文档至少应包括：</w:t>
      </w:r>
    </w:p>
    <w:p w:rsidR="00847163" w:rsidRPr="00967FB3" w:rsidRDefault="00847163" w:rsidP="00A94E22">
      <w:pPr>
        <w:pStyle w:val="ListParagraph"/>
        <w:widowControl w:val="0"/>
        <w:numPr>
          <w:ilvl w:val="0"/>
          <w:numId w:val="37"/>
        </w:numPr>
        <w:spacing w:before="31" w:after="31" w:line="360" w:lineRule="auto"/>
        <w:ind w:left="0" w:firstLineChars="0" w:firstLine="426"/>
        <w:jc w:val="both"/>
        <w:rPr>
          <w:rFonts w:asciiTheme="minorEastAsia" w:eastAsiaTheme="minorEastAsia" w:hAnsiTheme="minorEastAsia"/>
          <w:sz w:val="22"/>
          <w:szCs w:val="22"/>
        </w:rPr>
      </w:pPr>
      <w:r w:rsidRPr="00967FB3">
        <w:rPr>
          <w:rFonts w:asciiTheme="minorEastAsia" w:eastAsiaTheme="minorEastAsia" w:hAnsiTheme="minorEastAsia"/>
          <w:sz w:val="22"/>
          <w:szCs w:val="22"/>
        </w:rPr>
        <w:t>项目管理文档；</w:t>
      </w:r>
    </w:p>
    <w:p w:rsidR="00847163" w:rsidRPr="00967FB3" w:rsidRDefault="00847163" w:rsidP="00A94E22">
      <w:pPr>
        <w:pStyle w:val="ListParagraph"/>
        <w:widowControl w:val="0"/>
        <w:numPr>
          <w:ilvl w:val="0"/>
          <w:numId w:val="37"/>
        </w:numPr>
        <w:spacing w:before="31" w:after="31" w:line="360" w:lineRule="auto"/>
        <w:ind w:left="0" w:firstLineChars="0" w:firstLine="426"/>
        <w:jc w:val="both"/>
        <w:rPr>
          <w:rFonts w:asciiTheme="minorEastAsia" w:eastAsiaTheme="minorEastAsia" w:hAnsiTheme="minorEastAsia"/>
          <w:sz w:val="22"/>
          <w:szCs w:val="22"/>
        </w:rPr>
      </w:pPr>
      <w:r w:rsidRPr="00967FB3">
        <w:rPr>
          <w:rFonts w:asciiTheme="minorEastAsia" w:eastAsiaTheme="minorEastAsia" w:hAnsiTheme="minorEastAsia"/>
          <w:sz w:val="22"/>
          <w:szCs w:val="22"/>
        </w:rPr>
        <w:lastRenderedPageBreak/>
        <w:t>客户提交的需求文档；</w:t>
      </w:r>
    </w:p>
    <w:p w:rsidR="00847163" w:rsidRPr="00967FB3" w:rsidRDefault="00847163" w:rsidP="00A94E22">
      <w:pPr>
        <w:pStyle w:val="ListParagraph"/>
        <w:widowControl w:val="0"/>
        <w:numPr>
          <w:ilvl w:val="0"/>
          <w:numId w:val="37"/>
        </w:numPr>
        <w:spacing w:before="31" w:after="31" w:line="360" w:lineRule="auto"/>
        <w:ind w:left="0" w:firstLineChars="0" w:firstLine="426"/>
        <w:jc w:val="both"/>
        <w:rPr>
          <w:rFonts w:asciiTheme="minorEastAsia" w:eastAsiaTheme="minorEastAsia" w:hAnsiTheme="minorEastAsia"/>
          <w:sz w:val="22"/>
          <w:szCs w:val="22"/>
          <w:lang w:eastAsia="zh-CN"/>
        </w:rPr>
      </w:pPr>
      <w:r w:rsidRPr="00967FB3">
        <w:rPr>
          <w:rFonts w:asciiTheme="minorEastAsia" w:eastAsiaTheme="minorEastAsia" w:hAnsiTheme="minorEastAsia"/>
          <w:sz w:val="22"/>
          <w:szCs w:val="22"/>
          <w:lang w:eastAsia="zh-CN"/>
        </w:rPr>
        <w:t>项目组提交并由客户确认的解决方案文档；</w:t>
      </w:r>
    </w:p>
    <w:p w:rsidR="00847163" w:rsidRPr="00967FB3" w:rsidRDefault="00847163" w:rsidP="00A94E22">
      <w:pPr>
        <w:pStyle w:val="ListParagraph"/>
        <w:widowControl w:val="0"/>
        <w:numPr>
          <w:ilvl w:val="0"/>
          <w:numId w:val="37"/>
        </w:numPr>
        <w:spacing w:before="31" w:after="31" w:line="360" w:lineRule="auto"/>
        <w:ind w:left="0" w:firstLineChars="0" w:firstLine="426"/>
        <w:jc w:val="both"/>
        <w:rPr>
          <w:rFonts w:asciiTheme="minorEastAsia" w:eastAsiaTheme="minorEastAsia" w:hAnsiTheme="minorEastAsia"/>
          <w:sz w:val="22"/>
          <w:szCs w:val="22"/>
          <w:lang w:eastAsia="zh-CN"/>
        </w:rPr>
      </w:pPr>
      <w:r w:rsidRPr="00967FB3">
        <w:rPr>
          <w:rFonts w:asciiTheme="minorEastAsia" w:eastAsiaTheme="minorEastAsia" w:hAnsiTheme="minorEastAsia"/>
          <w:sz w:val="22"/>
          <w:szCs w:val="22"/>
          <w:lang w:eastAsia="zh-CN"/>
        </w:rPr>
        <w:t>客户需求改变报告和批准书；</w:t>
      </w:r>
    </w:p>
    <w:p w:rsidR="00847163" w:rsidRPr="00967FB3" w:rsidRDefault="00847163" w:rsidP="00A94E22">
      <w:pPr>
        <w:pStyle w:val="ListParagraph"/>
        <w:widowControl w:val="0"/>
        <w:numPr>
          <w:ilvl w:val="0"/>
          <w:numId w:val="37"/>
        </w:numPr>
        <w:spacing w:before="31" w:after="31" w:line="360" w:lineRule="auto"/>
        <w:ind w:left="0" w:firstLineChars="0" w:firstLine="426"/>
        <w:jc w:val="both"/>
        <w:rPr>
          <w:rFonts w:asciiTheme="minorEastAsia" w:eastAsiaTheme="minorEastAsia" w:hAnsiTheme="minorEastAsia"/>
          <w:sz w:val="22"/>
          <w:szCs w:val="22"/>
          <w:lang w:eastAsia="zh-CN"/>
        </w:rPr>
      </w:pPr>
      <w:r w:rsidRPr="00967FB3">
        <w:rPr>
          <w:rFonts w:asciiTheme="minorEastAsia" w:eastAsiaTheme="minorEastAsia" w:hAnsiTheme="minorEastAsia"/>
          <w:sz w:val="22"/>
          <w:szCs w:val="22"/>
          <w:lang w:eastAsia="zh-CN"/>
        </w:rPr>
        <w:t>客户化文档和模块开发文档；</w:t>
      </w:r>
    </w:p>
    <w:p w:rsidR="00847163" w:rsidRPr="00967FB3" w:rsidRDefault="00847163" w:rsidP="00A94E22">
      <w:pPr>
        <w:pStyle w:val="ListParagraph"/>
        <w:widowControl w:val="0"/>
        <w:numPr>
          <w:ilvl w:val="0"/>
          <w:numId w:val="37"/>
        </w:numPr>
        <w:spacing w:before="31" w:after="31" w:line="360" w:lineRule="auto"/>
        <w:ind w:left="0" w:firstLineChars="0" w:firstLine="426"/>
        <w:jc w:val="both"/>
        <w:rPr>
          <w:rFonts w:asciiTheme="minorEastAsia" w:eastAsiaTheme="minorEastAsia" w:hAnsiTheme="minorEastAsia"/>
          <w:sz w:val="22"/>
          <w:szCs w:val="22"/>
          <w:lang w:eastAsia="zh-CN"/>
        </w:rPr>
      </w:pPr>
      <w:r w:rsidRPr="00967FB3">
        <w:rPr>
          <w:rFonts w:asciiTheme="minorEastAsia" w:eastAsiaTheme="minorEastAsia" w:hAnsiTheme="minorEastAsia"/>
          <w:sz w:val="22"/>
          <w:szCs w:val="22"/>
          <w:lang w:eastAsia="zh-CN"/>
        </w:rPr>
        <w:t>测试方案和测试结果报告；</w:t>
      </w:r>
    </w:p>
    <w:p w:rsidR="00847163" w:rsidRPr="00967FB3" w:rsidRDefault="00847163" w:rsidP="00A94E22">
      <w:pPr>
        <w:pStyle w:val="ListParagraph"/>
        <w:widowControl w:val="0"/>
        <w:numPr>
          <w:ilvl w:val="0"/>
          <w:numId w:val="37"/>
        </w:numPr>
        <w:spacing w:before="31" w:after="31" w:line="360" w:lineRule="auto"/>
        <w:ind w:left="0" w:firstLineChars="0" w:firstLine="426"/>
        <w:jc w:val="both"/>
        <w:rPr>
          <w:rFonts w:asciiTheme="minorEastAsia" w:eastAsiaTheme="minorEastAsia" w:hAnsiTheme="minorEastAsia"/>
          <w:sz w:val="22"/>
          <w:szCs w:val="22"/>
          <w:lang w:eastAsia="zh-CN"/>
        </w:rPr>
      </w:pPr>
      <w:r w:rsidRPr="00967FB3">
        <w:rPr>
          <w:rFonts w:asciiTheme="minorEastAsia" w:eastAsiaTheme="minorEastAsia" w:hAnsiTheme="minorEastAsia"/>
          <w:sz w:val="22"/>
          <w:szCs w:val="22"/>
          <w:lang w:eastAsia="zh-CN"/>
        </w:rPr>
        <w:t>客户签署的阶段成果确认书；</w:t>
      </w:r>
    </w:p>
    <w:p w:rsidR="00847163" w:rsidRPr="00967FB3" w:rsidRDefault="00847163" w:rsidP="00A94E22">
      <w:pPr>
        <w:pStyle w:val="ListParagraph"/>
        <w:widowControl w:val="0"/>
        <w:numPr>
          <w:ilvl w:val="0"/>
          <w:numId w:val="37"/>
        </w:numPr>
        <w:spacing w:before="31" w:after="31" w:line="360" w:lineRule="auto"/>
        <w:ind w:left="0" w:firstLineChars="0" w:firstLine="426"/>
        <w:jc w:val="both"/>
        <w:rPr>
          <w:rFonts w:asciiTheme="minorEastAsia" w:eastAsiaTheme="minorEastAsia" w:hAnsiTheme="minorEastAsia"/>
          <w:sz w:val="22"/>
          <w:szCs w:val="22"/>
        </w:rPr>
      </w:pPr>
      <w:r w:rsidRPr="00967FB3">
        <w:rPr>
          <w:rFonts w:asciiTheme="minorEastAsia" w:eastAsiaTheme="minorEastAsia" w:hAnsiTheme="minorEastAsia"/>
          <w:sz w:val="22"/>
          <w:szCs w:val="22"/>
        </w:rPr>
        <w:t>项目总结报告。</w:t>
      </w:r>
    </w:p>
    <w:p w:rsidR="00847163" w:rsidRPr="00C64EA1" w:rsidRDefault="00847163" w:rsidP="00847163">
      <w:pPr>
        <w:pStyle w:val="NormalIndent"/>
        <w:spacing w:before="31" w:after="31"/>
        <w:ind w:firstLine="480"/>
        <w:rPr>
          <w:rFonts w:ascii="Times New Roman" w:eastAsiaTheme="minorEastAsia" w:cstheme="minorBidi"/>
          <w:szCs w:val="24"/>
        </w:rPr>
      </w:pPr>
      <w:r w:rsidRPr="00C64EA1">
        <w:rPr>
          <w:rFonts w:ascii="Times New Roman" w:eastAsiaTheme="minorEastAsia" w:cstheme="minorBidi"/>
          <w:szCs w:val="24"/>
        </w:rPr>
        <w:t>在本项目中，规定了每一阶段需提交的文档，以此控制阶段性的质量成果，从而保证项目总体质量。</w:t>
      </w:r>
    </w:p>
    <w:p w:rsidR="00847163" w:rsidRPr="00C64EA1" w:rsidRDefault="00847163" w:rsidP="00A94E22">
      <w:pPr>
        <w:pStyle w:val="NormalIndent"/>
        <w:numPr>
          <w:ilvl w:val="0"/>
          <w:numId w:val="35"/>
        </w:numPr>
        <w:tabs>
          <w:tab w:val="clear" w:pos="1727"/>
          <w:tab w:val="clear" w:pos="1884"/>
        </w:tabs>
        <w:spacing w:before="31" w:after="31"/>
        <w:ind w:left="0" w:firstLine="480"/>
        <w:jc w:val="both"/>
        <w:rPr>
          <w:rFonts w:asciiTheme="minorEastAsia" w:eastAsiaTheme="minorEastAsia" w:hAnsiTheme="minorEastAsia"/>
          <w:szCs w:val="24"/>
        </w:rPr>
      </w:pPr>
      <w:bookmarkStart w:id="1630" w:name="_Toc72306173"/>
      <w:bookmarkStart w:id="1631" w:name="_Toc72327059"/>
      <w:bookmarkStart w:id="1632" w:name="_Toc72572563"/>
      <w:bookmarkStart w:id="1633" w:name="_Toc82917493"/>
      <w:bookmarkStart w:id="1634" w:name="_Toc87063647"/>
      <w:bookmarkStart w:id="1635" w:name="_Toc150165325"/>
      <w:bookmarkStart w:id="1636" w:name="_Toc165480652"/>
      <w:bookmarkStart w:id="1637" w:name="_Toc228255740"/>
      <w:bookmarkStart w:id="1638" w:name="_Toc332357873"/>
      <w:r w:rsidRPr="00C64EA1">
        <w:rPr>
          <w:rFonts w:asciiTheme="minorEastAsia" w:eastAsiaTheme="minorEastAsia" w:hAnsiTheme="minorEastAsia"/>
          <w:szCs w:val="24"/>
        </w:rPr>
        <w:t>测试管理</w:t>
      </w:r>
      <w:bookmarkEnd w:id="1630"/>
      <w:bookmarkEnd w:id="1631"/>
      <w:bookmarkEnd w:id="1632"/>
      <w:bookmarkEnd w:id="1633"/>
      <w:bookmarkEnd w:id="1634"/>
      <w:bookmarkEnd w:id="1635"/>
      <w:bookmarkEnd w:id="1636"/>
      <w:bookmarkEnd w:id="1637"/>
      <w:bookmarkEnd w:id="1638"/>
    </w:p>
    <w:p w:rsidR="00847163" w:rsidRPr="00C64EA1" w:rsidRDefault="00847163" w:rsidP="00847163">
      <w:pPr>
        <w:pStyle w:val="NormalIndent"/>
        <w:spacing w:before="31" w:after="31"/>
        <w:ind w:firstLine="480"/>
        <w:rPr>
          <w:rFonts w:ascii="Times New Roman" w:eastAsiaTheme="minorEastAsia" w:cstheme="minorBidi"/>
          <w:szCs w:val="24"/>
        </w:rPr>
      </w:pPr>
      <w:r w:rsidRPr="00C64EA1">
        <w:rPr>
          <w:rFonts w:ascii="Times New Roman" w:eastAsiaTheme="minorEastAsia" w:cstheme="minorBidi"/>
          <w:szCs w:val="24"/>
        </w:rPr>
        <w:t>测试管理是我们质量保证体系的一个关键环节，通过测试管理，我们能保证系统实施的最终效果，给用户提交一个安全、可靠的系统，测试管理一般包括以下几部分：</w:t>
      </w:r>
    </w:p>
    <w:p w:rsidR="00847163" w:rsidRPr="00967FB3" w:rsidRDefault="00847163" w:rsidP="00A94E22">
      <w:pPr>
        <w:pStyle w:val="ListParagraph"/>
        <w:widowControl w:val="0"/>
        <w:numPr>
          <w:ilvl w:val="0"/>
          <w:numId w:val="38"/>
        </w:numPr>
        <w:spacing w:after="0" w:line="360" w:lineRule="auto"/>
        <w:ind w:left="0" w:firstLineChars="0" w:firstLine="426"/>
        <w:jc w:val="both"/>
        <w:rPr>
          <w:rFonts w:asciiTheme="minorEastAsia" w:eastAsiaTheme="minorEastAsia" w:hAnsiTheme="minorEastAsia"/>
          <w:sz w:val="22"/>
          <w:szCs w:val="22"/>
          <w:lang w:eastAsia="zh-CN"/>
        </w:rPr>
      </w:pPr>
      <w:r w:rsidRPr="00967FB3">
        <w:rPr>
          <w:rFonts w:asciiTheme="minorEastAsia" w:eastAsiaTheme="minorEastAsia" w:hAnsiTheme="minorEastAsia"/>
          <w:sz w:val="22"/>
          <w:szCs w:val="22"/>
          <w:lang w:eastAsia="zh-CN"/>
        </w:rPr>
        <w:t>模块测试：保证/验证一个独立模块的功能；</w:t>
      </w:r>
    </w:p>
    <w:p w:rsidR="00847163" w:rsidRPr="00967FB3" w:rsidRDefault="00847163" w:rsidP="00A94E22">
      <w:pPr>
        <w:pStyle w:val="ListParagraph"/>
        <w:widowControl w:val="0"/>
        <w:numPr>
          <w:ilvl w:val="0"/>
          <w:numId w:val="38"/>
        </w:numPr>
        <w:spacing w:after="0" w:line="360" w:lineRule="auto"/>
        <w:ind w:left="0" w:firstLineChars="0" w:firstLine="426"/>
        <w:jc w:val="both"/>
        <w:rPr>
          <w:rFonts w:asciiTheme="minorEastAsia" w:eastAsiaTheme="minorEastAsia" w:hAnsiTheme="minorEastAsia"/>
          <w:sz w:val="22"/>
          <w:szCs w:val="22"/>
          <w:lang w:eastAsia="zh-CN"/>
        </w:rPr>
      </w:pPr>
      <w:r w:rsidRPr="00967FB3">
        <w:rPr>
          <w:rFonts w:asciiTheme="minorEastAsia" w:eastAsiaTheme="minorEastAsia" w:hAnsiTheme="minorEastAsia"/>
          <w:sz w:val="22"/>
          <w:szCs w:val="22"/>
          <w:lang w:eastAsia="zh-CN"/>
        </w:rPr>
        <w:t>系统测试：保证/验证在项目整个应用区域内的整体功能；</w:t>
      </w:r>
    </w:p>
    <w:p w:rsidR="00847163" w:rsidRPr="00967FB3" w:rsidRDefault="00847163" w:rsidP="00A94E22">
      <w:pPr>
        <w:pStyle w:val="ListParagraph"/>
        <w:widowControl w:val="0"/>
        <w:numPr>
          <w:ilvl w:val="0"/>
          <w:numId w:val="38"/>
        </w:numPr>
        <w:spacing w:after="0" w:line="360" w:lineRule="auto"/>
        <w:ind w:left="0" w:firstLineChars="0" w:firstLine="426"/>
        <w:jc w:val="both"/>
        <w:rPr>
          <w:rFonts w:asciiTheme="minorEastAsia" w:eastAsiaTheme="minorEastAsia" w:hAnsiTheme="minorEastAsia"/>
          <w:sz w:val="22"/>
          <w:szCs w:val="22"/>
        </w:rPr>
      </w:pPr>
      <w:r w:rsidRPr="00967FB3">
        <w:rPr>
          <w:rFonts w:asciiTheme="minorEastAsia" w:eastAsiaTheme="minorEastAsia" w:hAnsiTheme="minorEastAsia"/>
          <w:sz w:val="22"/>
          <w:szCs w:val="22"/>
        </w:rPr>
        <w:t>测试结果确认。</w:t>
      </w:r>
    </w:p>
    <w:p w:rsidR="00847163" w:rsidRPr="00C64EA1" w:rsidRDefault="00847163" w:rsidP="00847163">
      <w:pPr>
        <w:pStyle w:val="NormalIndent"/>
        <w:spacing w:before="31" w:after="31"/>
        <w:ind w:firstLine="480"/>
        <w:rPr>
          <w:rFonts w:ascii="Times New Roman" w:eastAsiaTheme="minorEastAsia" w:cstheme="minorBidi"/>
          <w:szCs w:val="24"/>
        </w:rPr>
      </w:pPr>
      <w:r w:rsidRPr="00C64EA1">
        <w:rPr>
          <w:rFonts w:ascii="Times New Roman" w:eastAsiaTheme="minorEastAsia" w:cstheme="minorBidi"/>
          <w:szCs w:val="24"/>
        </w:rPr>
        <w:t>在本项目中，我们会制定详细的测试计划，按照测试规定确定测试数据，并对测试结果进行分析，保证功能、模块、流程和系统达到预期的目标。</w:t>
      </w:r>
    </w:p>
    <w:p w:rsidR="00847163" w:rsidRPr="00047876" w:rsidRDefault="00847163" w:rsidP="00496D45">
      <w:pPr>
        <w:pStyle w:val="Heading3"/>
        <w:numPr>
          <w:ilvl w:val="2"/>
          <w:numId w:val="0"/>
        </w:numPr>
        <w:adjustRightInd/>
        <w:spacing w:beforeLines="10" w:before="31" w:afterLines="10" w:after="31" w:line="360" w:lineRule="auto"/>
        <w:jc w:val="both"/>
        <w:textAlignment w:val="auto"/>
      </w:pPr>
      <w:bookmarkStart w:id="1639" w:name="_Toc393046632"/>
      <w:bookmarkStart w:id="1640" w:name="_Toc393060786"/>
      <w:bookmarkStart w:id="1641" w:name="_Toc393281080"/>
      <w:bookmarkStart w:id="1642" w:name="_Toc422762330"/>
      <w:bookmarkStart w:id="1643" w:name="_Toc429841494"/>
      <w:bookmarkStart w:id="1644" w:name="_Toc493789878"/>
      <w:r>
        <w:t>13.11.</w:t>
      </w:r>
      <w:r w:rsidR="00B9376C">
        <w:t>7</w:t>
      </w:r>
      <w:r>
        <w:t xml:space="preserve">.4 </w:t>
      </w:r>
      <w:r w:rsidRPr="00047876">
        <w:t>变更控制</w:t>
      </w:r>
      <w:bookmarkEnd w:id="1609"/>
      <w:bookmarkEnd w:id="1610"/>
      <w:bookmarkEnd w:id="1611"/>
      <w:bookmarkEnd w:id="1612"/>
      <w:bookmarkEnd w:id="1613"/>
      <w:bookmarkEnd w:id="1614"/>
      <w:bookmarkEnd w:id="1615"/>
      <w:bookmarkEnd w:id="1616"/>
      <w:bookmarkEnd w:id="1617"/>
      <w:bookmarkEnd w:id="1618"/>
      <w:bookmarkEnd w:id="1619"/>
      <w:bookmarkEnd w:id="1620"/>
      <w:bookmarkEnd w:id="1639"/>
      <w:bookmarkEnd w:id="1640"/>
      <w:bookmarkEnd w:id="1641"/>
      <w:bookmarkEnd w:id="1642"/>
      <w:bookmarkEnd w:id="1643"/>
      <w:bookmarkEnd w:id="1644"/>
    </w:p>
    <w:p w:rsidR="00847163" w:rsidRPr="00C57679" w:rsidRDefault="00847163" w:rsidP="00847163">
      <w:pPr>
        <w:spacing w:before="31" w:after="31" w:line="360" w:lineRule="auto"/>
        <w:ind w:firstLine="480"/>
        <w:rPr>
          <w:sz w:val="24"/>
        </w:rPr>
      </w:pPr>
      <w:r w:rsidRPr="00C57679">
        <w:rPr>
          <w:rFonts w:hint="eastAsia"/>
          <w:sz w:val="24"/>
        </w:rPr>
        <w:t>在实施项目期间必须遵循更改控制流程。在项目的设计阶段，只有影响项目范围的更改将遵循更改控制流程。一旦设计阶段完成且设计正式获得接受，其后的所有更改均将遵循该流程。</w:t>
      </w:r>
    </w:p>
    <w:p w:rsidR="00847163" w:rsidRPr="00C57679" w:rsidRDefault="00847163" w:rsidP="00847163">
      <w:pPr>
        <w:spacing w:before="31" w:after="31" w:line="360" w:lineRule="auto"/>
        <w:ind w:firstLine="480"/>
        <w:rPr>
          <w:sz w:val="24"/>
        </w:rPr>
      </w:pPr>
      <w:r w:rsidRPr="00C57679">
        <w:rPr>
          <w:rFonts w:hint="eastAsia"/>
          <w:sz w:val="24"/>
        </w:rPr>
        <w:t>更改控制流程的目的用于防止项目中断和避免不必要的成本。对议定功能的任何修改或偏离，或对项目章程规定的时间、范围、成本的更改应遵循以下流程：</w:t>
      </w:r>
    </w:p>
    <w:p w:rsidR="00847163" w:rsidRPr="00C57679" w:rsidRDefault="00847163" w:rsidP="00847163">
      <w:pPr>
        <w:spacing w:before="31" w:after="31" w:line="360" w:lineRule="auto"/>
        <w:ind w:firstLine="480"/>
        <w:rPr>
          <w:sz w:val="24"/>
        </w:rPr>
      </w:pPr>
      <w:r w:rsidRPr="00C57679">
        <w:rPr>
          <w:rFonts w:hint="eastAsia"/>
          <w:sz w:val="24"/>
        </w:rPr>
        <w:t>需求变更的控制不应该只是项目实施过程考虑的事情，而是要分布在整个项目生命周期的全过程。为了将项目变更的影响降低到最小，就需要采用综合变更控制方法。综合变更控制主要内容是找出影响项目变更的因素、判断项目变更范围是否已经发生等。</w:t>
      </w:r>
    </w:p>
    <w:p w:rsidR="00847163" w:rsidRPr="00C01BEC" w:rsidRDefault="00847163" w:rsidP="00847163">
      <w:pPr>
        <w:pStyle w:val="Heading2"/>
        <w:numPr>
          <w:ilvl w:val="1"/>
          <w:numId w:val="0"/>
        </w:numPr>
        <w:tabs>
          <w:tab w:val="num" w:pos="576"/>
        </w:tabs>
        <w:adjustRightInd/>
        <w:spacing w:before="31" w:after="31" w:line="416" w:lineRule="auto"/>
        <w:ind w:left="576" w:hanging="576"/>
        <w:jc w:val="both"/>
        <w:textAlignment w:val="auto"/>
        <w:rPr>
          <w:b w:val="0"/>
        </w:rPr>
      </w:pPr>
      <w:bookmarkStart w:id="1645" w:name="_Toc228595422"/>
      <w:bookmarkStart w:id="1646" w:name="_Toc402877379"/>
      <w:bookmarkStart w:id="1647" w:name="_Toc415138387"/>
      <w:bookmarkStart w:id="1648" w:name="_Toc429841495"/>
      <w:bookmarkStart w:id="1649" w:name="_Toc493789879"/>
      <w:r>
        <w:t>13.11.</w:t>
      </w:r>
      <w:r w:rsidR="00B9376C">
        <w:t>8</w:t>
      </w:r>
      <w:r>
        <w:t xml:space="preserve"> </w:t>
      </w:r>
      <w:r w:rsidRPr="00C01BEC">
        <w:rPr>
          <w:rFonts w:hint="eastAsia"/>
        </w:rPr>
        <w:t>项目建设计划</w:t>
      </w:r>
      <w:bookmarkEnd w:id="1559"/>
      <w:bookmarkEnd w:id="1560"/>
      <w:bookmarkEnd w:id="1561"/>
      <w:bookmarkEnd w:id="1562"/>
      <w:bookmarkEnd w:id="1645"/>
      <w:bookmarkEnd w:id="1646"/>
      <w:bookmarkEnd w:id="1647"/>
      <w:bookmarkEnd w:id="1648"/>
      <w:bookmarkEnd w:id="1649"/>
    </w:p>
    <w:p w:rsidR="00847163" w:rsidRPr="001F39C9" w:rsidRDefault="00847163" w:rsidP="00847163">
      <w:pPr>
        <w:pStyle w:val="21"/>
        <w:spacing w:before="31" w:after="31"/>
        <w:ind w:firstLine="480"/>
      </w:pPr>
      <w:r>
        <w:rPr>
          <w:rFonts w:hint="eastAsia"/>
        </w:rPr>
        <w:t>原油快评项目依据总体项目时间规划，</w:t>
      </w:r>
      <w:r>
        <w:t>分</w:t>
      </w:r>
      <w:r>
        <w:rPr>
          <w:rFonts w:hint="eastAsia"/>
        </w:rPr>
        <w:t>出项目节点，通过大节点的把控来管控项</w:t>
      </w:r>
      <w:r>
        <w:rPr>
          <w:rFonts w:hint="eastAsia"/>
        </w:rPr>
        <w:lastRenderedPageBreak/>
        <w:t>目的进度。</w:t>
      </w:r>
      <w:r>
        <w:t>项目</w:t>
      </w:r>
      <w:r>
        <w:rPr>
          <w:rFonts w:hint="eastAsia"/>
        </w:rPr>
        <w:t>的节点依次是总体设计阶段、设备安装阶段、原油快评系统调试阶段、系统上线、项目终交、项目运维、项目验收。</w:t>
      </w:r>
      <w:r>
        <w:t>详细</w:t>
      </w:r>
      <w:r>
        <w:rPr>
          <w:rFonts w:hint="eastAsia"/>
        </w:rPr>
        <w:t>的进度计划如下表所示：</w:t>
      </w:r>
    </w:p>
    <w:p w:rsidR="00847163" w:rsidRPr="001F39C9" w:rsidRDefault="00847163" w:rsidP="00847163">
      <w:pPr>
        <w:pStyle w:val="5"/>
        <w:spacing w:line="360" w:lineRule="auto"/>
        <w:jc w:val="center"/>
        <w:rPr>
          <w:rFonts w:asciiTheme="minorEastAsia" w:eastAsiaTheme="minorEastAsia" w:hAnsiTheme="minorEastAsia"/>
          <w:color w:val="000000" w:themeColor="text1"/>
          <w:szCs w:val="24"/>
        </w:rPr>
      </w:pPr>
      <w:r w:rsidRPr="000A4300">
        <w:rPr>
          <w:rFonts w:eastAsia="宋体"/>
        </w:rPr>
        <w:t>表</w:t>
      </w:r>
      <w:r w:rsidR="004904E3">
        <w:rPr>
          <w:rFonts w:eastAsia="宋体" w:hint="eastAsia"/>
        </w:rPr>
        <w:t>13</w:t>
      </w:r>
      <w:r>
        <w:rPr>
          <w:rFonts w:eastAsia="宋体"/>
        </w:rPr>
        <w:noBreakHyphen/>
      </w:r>
      <w:r w:rsidR="004904E3">
        <w:rPr>
          <w:rFonts w:eastAsia="宋体" w:hint="eastAsia"/>
        </w:rPr>
        <w:t>1</w:t>
      </w:r>
      <w:r w:rsidRPr="001F39C9">
        <w:rPr>
          <w:rFonts w:asciiTheme="minorEastAsia" w:eastAsiaTheme="minorEastAsia" w:hAnsiTheme="minorEastAsia" w:hint="eastAsia"/>
          <w:color w:val="000000" w:themeColor="text1"/>
          <w:szCs w:val="24"/>
        </w:rPr>
        <w:t>项目进度计划</w:t>
      </w:r>
    </w:p>
    <w:tbl>
      <w:tblPr>
        <w:tblW w:w="5128" w:type="pct"/>
        <w:tblLayout w:type="fixed"/>
        <w:tblLook w:val="04A0" w:firstRow="1" w:lastRow="0" w:firstColumn="1" w:lastColumn="0" w:noHBand="0" w:noVBand="1"/>
      </w:tblPr>
      <w:tblGrid>
        <w:gridCol w:w="661"/>
        <w:gridCol w:w="2179"/>
        <w:gridCol w:w="2635"/>
        <w:gridCol w:w="3990"/>
      </w:tblGrid>
      <w:tr w:rsidR="00CE2B2D" w:rsidRPr="00F7592B" w:rsidTr="00CE2B2D">
        <w:trPr>
          <w:trHeight w:val="402"/>
        </w:trPr>
        <w:tc>
          <w:tcPr>
            <w:tcW w:w="3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序号</w:t>
            </w:r>
          </w:p>
        </w:tc>
        <w:tc>
          <w:tcPr>
            <w:tcW w:w="1151" w:type="pct"/>
            <w:tcBorders>
              <w:top w:val="single" w:sz="4" w:space="0" w:color="auto"/>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项目阶段名称</w:t>
            </w:r>
          </w:p>
        </w:tc>
        <w:tc>
          <w:tcPr>
            <w:tcW w:w="1392" w:type="pct"/>
            <w:tcBorders>
              <w:top w:val="single" w:sz="4" w:space="0" w:color="auto"/>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工作内容</w:t>
            </w:r>
          </w:p>
        </w:tc>
        <w:tc>
          <w:tcPr>
            <w:tcW w:w="2108" w:type="pct"/>
            <w:tcBorders>
              <w:top w:val="single" w:sz="4" w:space="0" w:color="auto"/>
              <w:left w:val="nil"/>
              <w:bottom w:val="single" w:sz="4" w:space="0" w:color="auto"/>
              <w:right w:val="single" w:sz="4" w:space="0" w:color="auto"/>
            </w:tcBorders>
            <w:shd w:val="clear" w:color="000000" w:fill="FFC000"/>
            <w:noWrap/>
            <w:vAlign w:val="center"/>
            <w:hideMark/>
          </w:tcPr>
          <w:p w:rsidR="00CE2B2D" w:rsidRPr="00F7592B" w:rsidRDefault="00CE2B2D" w:rsidP="001C0EA1">
            <w:pPr>
              <w:widowControl/>
              <w:jc w:val="center"/>
              <w:rPr>
                <w:rFonts w:ascii="宋体" w:hAnsi="宋体" w:cs="宋体"/>
                <w:color w:val="FF0000"/>
                <w:kern w:val="0"/>
                <w:sz w:val="22"/>
                <w:szCs w:val="22"/>
              </w:rPr>
            </w:pPr>
            <w:r>
              <w:rPr>
                <w:rFonts w:ascii="宋体" w:hAnsi="宋体" w:cs="宋体" w:hint="eastAsia"/>
                <w:color w:val="FF0000"/>
                <w:kern w:val="0"/>
                <w:sz w:val="22"/>
                <w:szCs w:val="22"/>
              </w:rPr>
              <w:t>时间</w:t>
            </w: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1</w:t>
            </w:r>
          </w:p>
        </w:tc>
        <w:tc>
          <w:tcPr>
            <w:tcW w:w="1151"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项目启动</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Pr>
                <w:rFonts w:ascii="宋体" w:hAnsi="宋体" w:cs="宋体"/>
                <w:color w:val="FF0000"/>
                <w:kern w:val="0"/>
                <w:sz w:val="22"/>
                <w:szCs w:val="22"/>
              </w:rPr>
              <w:t>T0</w:t>
            </w: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2</w:t>
            </w:r>
          </w:p>
        </w:tc>
        <w:tc>
          <w:tcPr>
            <w:tcW w:w="1151" w:type="pct"/>
            <w:tcBorders>
              <w:top w:val="nil"/>
              <w:left w:val="nil"/>
              <w:bottom w:val="single" w:sz="4" w:space="0" w:color="auto"/>
              <w:right w:val="single" w:sz="4" w:space="0" w:color="auto"/>
            </w:tcBorders>
            <w:shd w:val="clear" w:color="000000" w:fill="8DB4E2"/>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总体设计</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000000" w:fill="8DB4E2"/>
            <w:noWrap/>
            <w:vAlign w:val="center"/>
            <w:hideMark/>
          </w:tcPr>
          <w:p w:rsidR="00CE2B2D" w:rsidRPr="00F7592B" w:rsidRDefault="00CE2B2D" w:rsidP="00CE2B2D">
            <w:pPr>
              <w:widowControl/>
              <w:jc w:val="center"/>
              <w:rPr>
                <w:rFonts w:ascii="宋体" w:hAnsi="宋体" w:cs="宋体"/>
                <w:color w:val="FF0000"/>
                <w:kern w:val="0"/>
                <w:sz w:val="22"/>
                <w:szCs w:val="22"/>
              </w:rPr>
            </w:pP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2.1</w:t>
            </w:r>
          </w:p>
        </w:tc>
        <w:tc>
          <w:tcPr>
            <w:tcW w:w="1151"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实验室设计</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CE2B2D">
            <w:pPr>
              <w:widowControl/>
              <w:jc w:val="center"/>
              <w:rPr>
                <w:rFonts w:ascii="宋体" w:hAnsi="宋体" w:cs="宋体"/>
                <w:color w:val="FF0000"/>
                <w:kern w:val="0"/>
                <w:sz w:val="22"/>
                <w:szCs w:val="22"/>
              </w:rPr>
            </w:pPr>
            <w:r>
              <w:rPr>
                <w:rFonts w:ascii="宋体" w:hAnsi="宋体" w:cs="宋体" w:hint="eastAsia"/>
                <w:color w:val="FF0000"/>
                <w:kern w:val="0"/>
                <w:sz w:val="22"/>
                <w:szCs w:val="22"/>
              </w:rPr>
              <w:t>第一周</w:t>
            </w: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2.2</w:t>
            </w:r>
          </w:p>
        </w:tc>
        <w:tc>
          <w:tcPr>
            <w:tcW w:w="1151"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物性分析模型确认</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CE2B2D">
            <w:pPr>
              <w:widowControl/>
              <w:jc w:val="center"/>
              <w:rPr>
                <w:rFonts w:ascii="宋体" w:hAnsi="宋体" w:cs="宋体"/>
                <w:color w:val="FF0000"/>
                <w:kern w:val="0"/>
                <w:sz w:val="22"/>
                <w:szCs w:val="22"/>
              </w:rPr>
            </w:pPr>
            <w:r>
              <w:rPr>
                <w:rFonts w:ascii="宋体" w:hAnsi="宋体" w:cs="宋体" w:hint="eastAsia"/>
                <w:color w:val="FF0000"/>
                <w:kern w:val="0"/>
                <w:sz w:val="22"/>
                <w:szCs w:val="22"/>
              </w:rPr>
              <w:t>第一周</w:t>
            </w: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2.</w:t>
            </w:r>
            <w:r w:rsidRPr="00F7592B">
              <w:rPr>
                <w:rFonts w:ascii="宋体" w:hAnsi="宋体" w:cs="宋体"/>
                <w:color w:val="FF0000"/>
                <w:kern w:val="0"/>
                <w:sz w:val="22"/>
                <w:szCs w:val="22"/>
              </w:rPr>
              <w:t>3</w:t>
            </w:r>
          </w:p>
        </w:tc>
        <w:tc>
          <w:tcPr>
            <w:tcW w:w="1151"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原油快评系统设计</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CE2B2D">
            <w:pPr>
              <w:widowControl/>
              <w:jc w:val="center"/>
              <w:rPr>
                <w:rFonts w:ascii="宋体" w:hAnsi="宋体" w:cs="宋体"/>
                <w:color w:val="FF0000"/>
                <w:kern w:val="0"/>
                <w:sz w:val="22"/>
                <w:szCs w:val="22"/>
              </w:rPr>
            </w:pPr>
            <w:r>
              <w:rPr>
                <w:rFonts w:ascii="宋体" w:hAnsi="宋体" w:cs="宋体" w:hint="eastAsia"/>
                <w:color w:val="FF0000"/>
                <w:kern w:val="0"/>
                <w:sz w:val="22"/>
                <w:szCs w:val="22"/>
              </w:rPr>
              <w:t>第一到第四周</w:t>
            </w: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3</w:t>
            </w:r>
          </w:p>
        </w:tc>
        <w:tc>
          <w:tcPr>
            <w:tcW w:w="1151" w:type="pct"/>
            <w:tcBorders>
              <w:top w:val="nil"/>
              <w:left w:val="nil"/>
              <w:bottom w:val="single" w:sz="4" w:space="0" w:color="auto"/>
              <w:right w:val="single" w:sz="4" w:space="0" w:color="auto"/>
            </w:tcBorders>
            <w:shd w:val="clear" w:color="000000" w:fill="8DB4E2"/>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设备安装</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000000" w:fill="538DD5"/>
            <w:noWrap/>
            <w:vAlign w:val="center"/>
            <w:hideMark/>
          </w:tcPr>
          <w:p w:rsidR="00CE2B2D" w:rsidRPr="00F7592B" w:rsidRDefault="00CE2B2D" w:rsidP="00CE2B2D">
            <w:pPr>
              <w:widowControl/>
              <w:jc w:val="center"/>
              <w:rPr>
                <w:rFonts w:ascii="宋体" w:hAnsi="宋体" w:cs="宋体"/>
                <w:color w:val="FF0000"/>
                <w:kern w:val="0"/>
                <w:sz w:val="22"/>
                <w:szCs w:val="22"/>
              </w:rPr>
            </w:pP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3.</w:t>
            </w:r>
            <w:r w:rsidRPr="00F7592B">
              <w:rPr>
                <w:rFonts w:ascii="宋体" w:hAnsi="宋体" w:cs="宋体"/>
                <w:color w:val="FF0000"/>
                <w:kern w:val="0"/>
                <w:sz w:val="22"/>
                <w:szCs w:val="22"/>
              </w:rPr>
              <w:t>1</w:t>
            </w:r>
          </w:p>
        </w:tc>
        <w:tc>
          <w:tcPr>
            <w:tcW w:w="1151"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CE2B2D">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NMR分析设备</w:t>
            </w:r>
            <w:r>
              <w:rPr>
                <w:rFonts w:ascii="宋体" w:hAnsi="宋体" w:cs="宋体" w:hint="eastAsia"/>
                <w:color w:val="FF0000"/>
                <w:kern w:val="0"/>
                <w:sz w:val="22"/>
                <w:szCs w:val="22"/>
              </w:rPr>
              <w:t>到</w:t>
            </w:r>
            <w:r w:rsidRPr="00F7592B">
              <w:rPr>
                <w:rFonts w:ascii="宋体" w:hAnsi="宋体" w:cs="宋体" w:hint="eastAsia"/>
                <w:color w:val="FF0000"/>
                <w:kern w:val="0"/>
                <w:sz w:val="22"/>
                <w:szCs w:val="22"/>
              </w:rPr>
              <w:t>货</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Pr>
                <w:rFonts w:ascii="宋体" w:hAnsi="宋体" w:cs="宋体" w:hint="eastAsia"/>
                <w:color w:val="FF0000"/>
                <w:kern w:val="0"/>
                <w:sz w:val="22"/>
                <w:szCs w:val="22"/>
              </w:rPr>
              <w:t>第八周</w:t>
            </w: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3.</w:t>
            </w:r>
            <w:r w:rsidRPr="00F7592B">
              <w:rPr>
                <w:rFonts w:ascii="宋体" w:hAnsi="宋体" w:cs="宋体"/>
                <w:color w:val="FF0000"/>
                <w:kern w:val="0"/>
                <w:sz w:val="22"/>
                <w:szCs w:val="22"/>
              </w:rPr>
              <w:t>2</w:t>
            </w:r>
          </w:p>
        </w:tc>
        <w:tc>
          <w:tcPr>
            <w:tcW w:w="1151"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CE2B2D">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NMR分析设备安装</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Pr>
                <w:rFonts w:ascii="宋体" w:hAnsi="宋体" w:cs="宋体" w:hint="eastAsia"/>
                <w:color w:val="FF0000"/>
                <w:kern w:val="0"/>
                <w:sz w:val="22"/>
                <w:szCs w:val="22"/>
              </w:rPr>
              <w:t>第九周</w:t>
            </w: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3.</w:t>
            </w:r>
            <w:r w:rsidRPr="00F7592B">
              <w:rPr>
                <w:rFonts w:ascii="宋体" w:hAnsi="宋体" w:cs="宋体"/>
                <w:color w:val="FF0000"/>
                <w:kern w:val="0"/>
                <w:sz w:val="22"/>
                <w:szCs w:val="22"/>
              </w:rPr>
              <w:t>3</w:t>
            </w:r>
          </w:p>
        </w:tc>
        <w:tc>
          <w:tcPr>
            <w:tcW w:w="1151"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CE2B2D">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NMR分析设备测试</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Pr>
                <w:rFonts w:ascii="宋体" w:hAnsi="宋体" w:cs="宋体" w:hint="eastAsia"/>
                <w:color w:val="FF0000"/>
                <w:kern w:val="0"/>
                <w:sz w:val="22"/>
                <w:szCs w:val="22"/>
              </w:rPr>
              <w:t>第九周到第十周</w:t>
            </w: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CE2B2D">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3.</w:t>
            </w:r>
            <w:r>
              <w:rPr>
                <w:rFonts w:ascii="宋体" w:hAnsi="宋体" w:cs="宋体" w:hint="eastAsia"/>
                <w:color w:val="FF0000"/>
                <w:kern w:val="0"/>
                <w:sz w:val="22"/>
                <w:szCs w:val="22"/>
              </w:rPr>
              <w:t>4</w:t>
            </w:r>
          </w:p>
        </w:tc>
        <w:tc>
          <w:tcPr>
            <w:tcW w:w="1151"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Pr>
                <w:rFonts w:ascii="宋体" w:hAnsi="宋体" w:cs="宋体" w:hint="eastAsia"/>
                <w:color w:val="FF0000"/>
                <w:kern w:val="0"/>
                <w:sz w:val="22"/>
                <w:szCs w:val="22"/>
              </w:rPr>
              <w:t>原油物性模型校正</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Pr>
                <w:rFonts w:ascii="宋体" w:hAnsi="宋体" w:cs="宋体" w:hint="eastAsia"/>
                <w:color w:val="FF0000"/>
                <w:kern w:val="0"/>
                <w:sz w:val="22"/>
                <w:szCs w:val="22"/>
              </w:rPr>
              <w:t>第十一周到第十六周</w:t>
            </w: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4</w:t>
            </w:r>
          </w:p>
        </w:tc>
        <w:tc>
          <w:tcPr>
            <w:tcW w:w="1151" w:type="pct"/>
            <w:tcBorders>
              <w:top w:val="nil"/>
              <w:left w:val="nil"/>
              <w:bottom w:val="single" w:sz="4" w:space="0" w:color="auto"/>
              <w:right w:val="single" w:sz="4" w:space="0" w:color="auto"/>
            </w:tcBorders>
            <w:shd w:val="clear" w:color="000000" w:fill="8DB4E2"/>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原油快评系统</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000000" w:fill="538DD5"/>
            <w:noWrap/>
            <w:vAlign w:val="center"/>
            <w:hideMark/>
          </w:tcPr>
          <w:p w:rsidR="00CE2B2D" w:rsidRPr="00F7592B" w:rsidRDefault="00CE2B2D" w:rsidP="001C0EA1">
            <w:pPr>
              <w:widowControl/>
              <w:jc w:val="center"/>
              <w:rPr>
                <w:rFonts w:ascii="宋体" w:hAnsi="宋体" w:cs="宋体"/>
                <w:color w:val="FF0000"/>
                <w:kern w:val="0"/>
                <w:sz w:val="22"/>
                <w:szCs w:val="22"/>
              </w:rPr>
            </w:pP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Pr>
                <w:rFonts w:ascii="宋体" w:hAnsi="宋体" w:cs="宋体"/>
                <w:color w:val="FF0000"/>
                <w:kern w:val="0"/>
                <w:sz w:val="22"/>
                <w:szCs w:val="22"/>
              </w:rPr>
              <w:t>4.1</w:t>
            </w:r>
          </w:p>
        </w:tc>
        <w:tc>
          <w:tcPr>
            <w:tcW w:w="1151"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CE2B2D">
            <w:pPr>
              <w:widowControl/>
              <w:jc w:val="center"/>
              <w:rPr>
                <w:rFonts w:ascii="宋体" w:hAnsi="宋体" w:cs="宋体"/>
                <w:color w:val="FF0000"/>
                <w:kern w:val="0"/>
                <w:sz w:val="22"/>
                <w:szCs w:val="22"/>
              </w:rPr>
            </w:pPr>
            <w:r>
              <w:rPr>
                <w:rFonts w:ascii="宋体" w:hAnsi="宋体" w:cs="宋体" w:hint="eastAsia"/>
                <w:color w:val="FF0000"/>
                <w:kern w:val="0"/>
                <w:sz w:val="22"/>
                <w:szCs w:val="22"/>
              </w:rPr>
              <w:t>原油快评系统测试</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467629">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4.</w:t>
            </w:r>
            <w:r w:rsidR="00467629">
              <w:rPr>
                <w:rFonts w:ascii="宋体" w:hAnsi="宋体" w:cs="宋体"/>
                <w:color w:val="FF0000"/>
                <w:kern w:val="0"/>
                <w:sz w:val="22"/>
                <w:szCs w:val="22"/>
              </w:rPr>
              <w:t>2</w:t>
            </w:r>
          </w:p>
        </w:tc>
        <w:tc>
          <w:tcPr>
            <w:tcW w:w="1151"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496D45">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原油</w:t>
            </w:r>
            <w:r>
              <w:rPr>
                <w:rFonts w:ascii="宋体" w:hAnsi="宋体" w:cs="宋体" w:hint="eastAsia"/>
                <w:color w:val="FF0000"/>
                <w:kern w:val="0"/>
                <w:sz w:val="22"/>
                <w:szCs w:val="22"/>
              </w:rPr>
              <w:t>综合管理</w:t>
            </w:r>
            <w:r w:rsidRPr="00F7592B">
              <w:rPr>
                <w:rFonts w:ascii="宋体" w:hAnsi="宋体" w:cs="宋体" w:hint="eastAsia"/>
                <w:color w:val="FF0000"/>
                <w:kern w:val="0"/>
                <w:sz w:val="22"/>
                <w:szCs w:val="22"/>
              </w:rPr>
              <w:t>系统安装</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496D45">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496D45">
            <w:pPr>
              <w:widowControl/>
              <w:jc w:val="center"/>
              <w:rPr>
                <w:rFonts w:ascii="宋体" w:hAnsi="宋体" w:cs="宋体"/>
                <w:color w:val="FF0000"/>
                <w:kern w:val="0"/>
                <w:sz w:val="22"/>
                <w:szCs w:val="22"/>
              </w:rPr>
            </w:pP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4.3</w:t>
            </w:r>
          </w:p>
        </w:tc>
        <w:tc>
          <w:tcPr>
            <w:tcW w:w="1151"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原油</w:t>
            </w:r>
            <w:r>
              <w:rPr>
                <w:rFonts w:ascii="宋体" w:hAnsi="宋体" w:cs="宋体" w:hint="eastAsia"/>
                <w:color w:val="FF0000"/>
                <w:kern w:val="0"/>
                <w:sz w:val="22"/>
                <w:szCs w:val="22"/>
              </w:rPr>
              <w:t>综合管理</w:t>
            </w:r>
            <w:r w:rsidRPr="00F7592B">
              <w:rPr>
                <w:rFonts w:ascii="宋体" w:hAnsi="宋体" w:cs="宋体" w:hint="eastAsia"/>
                <w:color w:val="FF0000"/>
                <w:kern w:val="0"/>
                <w:sz w:val="22"/>
                <w:szCs w:val="22"/>
              </w:rPr>
              <w:t>系统调试</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4.4</w:t>
            </w:r>
          </w:p>
        </w:tc>
        <w:tc>
          <w:tcPr>
            <w:tcW w:w="1151"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原油</w:t>
            </w:r>
            <w:r>
              <w:rPr>
                <w:rFonts w:ascii="宋体" w:hAnsi="宋体" w:cs="宋体" w:hint="eastAsia"/>
                <w:color w:val="FF0000"/>
                <w:kern w:val="0"/>
                <w:sz w:val="22"/>
                <w:szCs w:val="22"/>
              </w:rPr>
              <w:t>综合管理</w:t>
            </w:r>
            <w:r w:rsidRPr="00F7592B">
              <w:rPr>
                <w:rFonts w:ascii="宋体" w:hAnsi="宋体" w:cs="宋体" w:hint="eastAsia"/>
                <w:color w:val="FF0000"/>
                <w:kern w:val="0"/>
                <w:sz w:val="22"/>
                <w:szCs w:val="22"/>
              </w:rPr>
              <w:t>数据应用</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Pr>
                <w:rFonts w:ascii="宋体" w:hAnsi="宋体" w:cs="宋体" w:hint="eastAsia"/>
                <w:color w:val="FF0000"/>
                <w:kern w:val="0"/>
                <w:sz w:val="22"/>
                <w:szCs w:val="22"/>
              </w:rPr>
              <w:t>4</w:t>
            </w:r>
            <w:r>
              <w:rPr>
                <w:rFonts w:ascii="宋体" w:hAnsi="宋体" w:cs="宋体"/>
                <w:color w:val="FF0000"/>
                <w:kern w:val="0"/>
                <w:sz w:val="22"/>
                <w:szCs w:val="22"/>
              </w:rPr>
              <w:t>.5</w:t>
            </w:r>
          </w:p>
        </w:tc>
        <w:tc>
          <w:tcPr>
            <w:tcW w:w="1151"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Pr>
                <w:rFonts w:ascii="宋体" w:hAnsi="宋体" w:cs="宋体" w:hint="eastAsia"/>
                <w:color w:val="FF0000"/>
                <w:kern w:val="0"/>
                <w:sz w:val="22"/>
                <w:szCs w:val="22"/>
              </w:rPr>
              <w:t>原油综合管理系统安装</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auto" w:fill="auto"/>
            <w:noWrap/>
            <w:vAlign w:val="center"/>
            <w:hideMark/>
          </w:tcPr>
          <w:p w:rsidR="00CE2B2D" w:rsidRDefault="00CE2B2D" w:rsidP="001C0EA1">
            <w:pPr>
              <w:widowControl/>
              <w:jc w:val="center"/>
              <w:rPr>
                <w:rFonts w:ascii="宋体" w:hAnsi="宋体" w:cs="宋体"/>
                <w:color w:val="FF0000"/>
                <w:kern w:val="0"/>
                <w:sz w:val="22"/>
                <w:szCs w:val="22"/>
              </w:rPr>
            </w:pP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467629">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4.</w:t>
            </w:r>
            <w:r w:rsidR="00467629">
              <w:rPr>
                <w:rFonts w:ascii="宋体" w:hAnsi="宋体" w:cs="宋体"/>
                <w:color w:val="FF0000"/>
                <w:kern w:val="0"/>
                <w:sz w:val="22"/>
                <w:szCs w:val="22"/>
              </w:rPr>
              <w:t>6</w:t>
            </w:r>
          </w:p>
        </w:tc>
        <w:tc>
          <w:tcPr>
            <w:tcW w:w="1151"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NMR物性分析模型</w:t>
            </w:r>
            <w:r>
              <w:rPr>
                <w:rFonts w:ascii="宋体" w:hAnsi="宋体" w:cs="宋体" w:hint="eastAsia"/>
                <w:color w:val="FF0000"/>
                <w:kern w:val="0"/>
                <w:sz w:val="22"/>
                <w:szCs w:val="22"/>
              </w:rPr>
              <w:t>验证</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Pr>
                <w:rFonts w:ascii="宋体" w:hAnsi="宋体" w:cs="宋体" w:hint="eastAsia"/>
                <w:color w:val="FF0000"/>
                <w:kern w:val="0"/>
                <w:sz w:val="22"/>
                <w:szCs w:val="22"/>
              </w:rPr>
              <w:t>第十七周到第二十周</w:t>
            </w: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467629">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4.</w:t>
            </w:r>
            <w:r w:rsidR="00467629">
              <w:rPr>
                <w:rFonts w:ascii="宋体" w:hAnsi="宋体" w:cs="宋体"/>
                <w:color w:val="FF0000"/>
                <w:kern w:val="0"/>
                <w:sz w:val="22"/>
                <w:szCs w:val="22"/>
              </w:rPr>
              <w:t>7</w:t>
            </w:r>
          </w:p>
        </w:tc>
        <w:tc>
          <w:tcPr>
            <w:tcW w:w="1151"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系统联调</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467629">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4.</w:t>
            </w:r>
            <w:r w:rsidR="00467629">
              <w:rPr>
                <w:rFonts w:ascii="宋体" w:hAnsi="宋体" w:cs="宋体"/>
                <w:color w:val="FF0000"/>
                <w:kern w:val="0"/>
                <w:sz w:val="22"/>
                <w:szCs w:val="22"/>
              </w:rPr>
              <w:t>8</w:t>
            </w:r>
          </w:p>
        </w:tc>
        <w:tc>
          <w:tcPr>
            <w:tcW w:w="1151"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用户培训</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5</w:t>
            </w:r>
          </w:p>
        </w:tc>
        <w:tc>
          <w:tcPr>
            <w:tcW w:w="1151" w:type="pct"/>
            <w:tcBorders>
              <w:top w:val="nil"/>
              <w:left w:val="nil"/>
              <w:bottom w:val="single" w:sz="4" w:space="0" w:color="auto"/>
              <w:right w:val="single" w:sz="4" w:space="0" w:color="auto"/>
            </w:tcBorders>
            <w:shd w:val="clear" w:color="000000" w:fill="8DB4E2"/>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系统上线</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000000" w:fill="538DD5"/>
            <w:noWrap/>
            <w:vAlign w:val="center"/>
            <w:hideMark/>
          </w:tcPr>
          <w:p w:rsidR="00CE2B2D" w:rsidRPr="00F7592B" w:rsidRDefault="00CE2B2D" w:rsidP="001C0EA1">
            <w:pPr>
              <w:widowControl/>
              <w:jc w:val="center"/>
              <w:rPr>
                <w:rFonts w:ascii="宋体" w:hAnsi="宋体" w:cs="宋体"/>
                <w:color w:val="FF0000"/>
                <w:kern w:val="0"/>
                <w:sz w:val="22"/>
                <w:szCs w:val="22"/>
              </w:rPr>
            </w:pP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6</w:t>
            </w:r>
          </w:p>
        </w:tc>
        <w:tc>
          <w:tcPr>
            <w:tcW w:w="1151" w:type="pct"/>
            <w:tcBorders>
              <w:top w:val="nil"/>
              <w:left w:val="nil"/>
              <w:bottom w:val="single" w:sz="4" w:space="0" w:color="auto"/>
              <w:right w:val="single" w:sz="4" w:space="0" w:color="auto"/>
            </w:tcBorders>
            <w:shd w:val="clear" w:color="000000" w:fill="8DB4E2"/>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项目终交</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000000" w:fill="538DD5"/>
            <w:noWrap/>
            <w:vAlign w:val="center"/>
            <w:hideMark/>
          </w:tcPr>
          <w:p w:rsidR="00CE2B2D" w:rsidRPr="00F7592B" w:rsidRDefault="00CE2B2D" w:rsidP="001C0EA1">
            <w:pPr>
              <w:widowControl/>
              <w:jc w:val="center"/>
              <w:rPr>
                <w:rFonts w:ascii="宋体" w:hAnsi="宋体" w:cs="宋体"/>
                <w:color w:val="FF0000"/>
                <w:kern w:val="0"/>
                <w:sz w:val="22"/>
                <w:szCs w:val="22"/>
              </w:rPr>
            </w:pP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7</w:t>
            </w:r>
          </w:p>
        </w:tc>
        <w:tc>
          <w:tcPr>
            <w:tcW w:w="1151" w:type="pct"/>
            <w:tcBorders>
              <w:top w:val="nil"/>
              <w:left w:val="nil"/>
              <w:bottom w:val="single" w:sz="4" w:space="0" w:color="auto"/>
              <w:right w:val="single" w:sz="4" w:space="0" w:color="auto"/>
            </w:tcBorders>
            <w:shd w:val="clear" w:color="000000" w:fill="8DB4E2"/>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项目运维</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000000" w:fill="538DD5"/>
            <w:noWrap/>
            <w:vAlign w:val="center"/>
            <w:hideMark/>
          </w:tcPr>
          <w:p w:rsidR="00CE2B2D" w:rsidRPr="00F7592B" w:rsidRDefault="00CE2B2D" w:rsidP="001C0EA1">
            <w:pPr>
              <w:widowControl/>
              <w:jc w:val="center"/>
              <w:rPr>
                <w:rFonts w:ascii="宋体" w:hAnsi="宋体" w:cs="宋体"/>
                <w:color w:val="FF0000"/>
                <w:kern w:val="0"/>
                <w:sz w:val="22"/>
                <w:szCs w:val="22"/>
              </w:rPr>
            </w:pPr>
          </w:p>
        </w:tc>
      </w:tr>
      <w:tr w:rsidR="00CE2B2D" w:rsidRPr="00F7592B" w:rsidTr="00CE2B2D">
        <w:trPr>
          <w:trHeight w:val="402"/>
        </w:trPr>
        <w:tc>
          <w:tcPr>
            <w:tcW w:w="349" w:type="pct"/>
            <w:tcBorders>
              <w:top w:val="nil"/>
              <w:left w:val="single" w:sz="4" w:space="0" w:color="auto"/>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8</w:t>
            </w:r>
          </w:p>
        </w:tc>
        <w:tc>
          <w:tcPr>
            <w:tcW w:w="1151" w:type="pct"/>
            <w:tcBorders>
              <w:top w:val="nil"/>
              <w:left w:val="nil"/>
              <w:bottom w:val="single" w:sz="4" w:space="0" w:color="auto"/>
              <w:right w:val="single" w:sz="4" w:space="0" w:color="auto"/>
            </w:tcBorders>
            <w:shd w:val="clear" w:color="000000" w:fill="8DB4E2"/>
            <w:noWrap/>
            <w:vAlign w:val="center"/>
            <w:hideMark/>
          </w:tcPr>
          <w:p w:rsidR="00CE2B2D" w:rsidRPr="00F7592B" w:rsidRDefault="00CE2B2D" w:rsidP="001C0EA1">
            <w:pPr>
              <w:widowControl/>
              <w:jc w:val="center"/>
              <w:rPr>
                <w:rFonts w:ascii="宋体" w:hAnsi="宋体" w:cs="宋体"/>
                <w:color w:val="FF0000"/>
                <w:kern w:val="0"/>
                <w:sz w:val="22"/>
                <w:szCs w:val="22"/>
              </w:rPr>
            </w:pPr>
            <w:r w:rsidRPr="00F7592B">
              <w:rPr>
                <w:rFonts w:ascii="宋体" w:hAnsi="宋体" w:cs="宋体" w:hint="eastAsia"/>
                <w:color w:val="FF0000"/>
                <w:kern w:val="0"/>
                <w:sz w:val="22"/>
                <w:szCs w:val="22"/>
              </w:rPr>
              <w:t>项目验收</w:t>
            </w:r>
          </w:p>
        </w:tc>
        <w:tc>
          <w:tcPr>
            <w:tcW w:w="1392" w:type="pct"/>
            <w:tcBorders>
              <w:top w:val="nil"/>
              <w:left w:val="nil"/>
              <w:bottom w:val="single" w:sz="4" w:space="0" w:color="auto"/>
              <w:right w:val="single" w:sz="4" w:space="0" w:color="auto"/>
            </w:tcBorders>
            <w:shd w:val="clear" w:color="auto" w:fill="auto"/>
            <w:noWrap/>
            <w:vAlign w:val="center"/>
            <w:hideMark/>
          </w:tcPr>
          <w:p w:rsidR="00CE2B2D" w:rsidRPr="00F7592B" w:rsidRDefault="00CE2B2D" w:rsidP="001C0EA1">
            <w:pPr>
              <w:widowControl/>
              <w:jc w:val="center"/>
              <w:rPr>
                <w:rFonts w:ascii="宋体" w:hAnsi="宋体" w:cs="宋体"/>
                <w:color w:val="FF0000"/>
                <w:kern w:val="0"/>
                <w:sz w:val="22"/>
                <w:szCs w:val="22"/>
              </w:rPr>
            </w:pPr>
          </w:p>
        </w:tc>
        <w:tc>
          <w:tcPr>
            <w:tcW w:w="2108" w:type="pct"/>
            <w:tcBorders>
              <w:top w:val="nil"/>
              <w:left w:val="nil"/>
              <w:bottom w:val="single" w:sz="4" w:space="0" w:color="auto"/>
              <w:right w:val="single" w:sz="4" w:space="0" w:color="auto"/>
            </w:tcBorders>
            <w:shd w:val="clear" w:color="000000" w:fill="538DD5"/>
            <w:noWrap/>
            <w:vAlign w:val="center"/>
            <w:hideMark/>
          </w:tcPr>
          <w:p w:rsidR="00CE2B2D" w:rsidRPr="00F7592B" w:rsidRDefault="00CE2B2D" w:rsidP="001C0EA1">
            <w:pPr>
              <w:widowControl/>
              <w:jc w:val="center"/>
              <w:rPr>
                <w:rFonts w:ascii="宋体" w:hAnsi="宋体" w:cs="宋体"/>
                <w:color w:val="FF0000"/>
                <w:kern w:val="0"/>
                <w:sz w:val="22"/>
                <w:szCs w:val="22"/>
              </w:rPr>
            </w:pPr>
          </w:p>
        </w:tc>
      </w:tr>
    </w:tbl>
    <w:p w:rsidR="00847163" w:rsidRPr="001A161A" w:rsidRDefault="00847163" w:rsidP="00847163">
      <w:pPr>
        <w:pStyle w:val="5"/>
        <w:spacing w:line="288" w:lineRule="auto"/>
        <w:ind w:firstLine="480"/>
        <w:jc w:val="center"/>
        <w:rPr>
          <w:rFonts w:asciiTheme="minorEastAsia" w:eastAsiaTheme="minorEastAsia" w:hAnsiTheme="minorEastAsia"/>
          <w:sz w:val="24"/>
          <w:szCs w:val="24"/>
        </w:rPr>
      </w:pPr>
    </w:p>
    <w:p w:rsidR="00847163" w:rsidRPr="00C01BEC" w:rsidRDefault="00847163" w:rsidP="00847163">
      <w:pPr>
        <w:pStyle w:val="Heading2"/>
        <w:numPr>
          <w:ilvl w:val="1"/>
          <w:numId w:val="0"/>
        </w:numPr>
        <w:tabs>
          <w:tab w:val="num" w:pos="576"/>
        </w:tabs>
        <w:adjustRightInd/>
        <w:spacing w:before="31" w:after="31" w:line="416" w:lineRule="auto"/>
        <w:ind w:left="576" w:hanging="576"/>
        <w:jc w:val="both"/>
        <w:textAlignment w:val="auto"/>
        <w:rPr>
          <w:b w:val="0"/>
        </w:rPr>
      </w:pPr>
      <w:bookmarkStart w:id="1650" w:name="_Toc225845786"/>
      <w:bookmarkStart w:id="1651" w:name="_Toc225846170"/>
      <w:bookmarkStart w:id="1652" w:name="_Toc225850240"/>
      <w:bookmarkStart w:id="1653" w:name="_Toc225850839"/>
      <w:bookmarkStart w:id="1654" w:name="_Toc228595424"/>
      <w:bookmarkStart w:id="1655" w:name="_Toc402877381"/>
      <w:bookmarkStart w:id="1656" w:name="_Toc415138389"/>
      <w:bookmarkStart w:id="1657" w:name="_Toc429841496"/>
      <w:bookmarkStart w:id="1658" w:name="_Toc493789880"/>
      <w:r>
        <w:t>13.11.</w:t>
      </w:r>
      <w:r w:rsidR="00B9376C">
        <w:t>9</w:t>
      </w:r>
      <w:r>
        <w:t xml:space="preserve"> </w:t>
      </w:r>
      <w:r w:rsidRPr="00C01BEC">
        <w:rPr>
          <w:rFonts w:hint="eastAsia"/>
        </w:rPr>
        <w:t>系统培训计划</w:t>
      </w:r>
      <w:bookmarkEnd w:id="1650"/>
      <w:bookmarkEnd w:id="1651"/>
      <w:bookmarkEnd w:id="1652"/>
      <w:bookmarkEnd w:id="1653"/>
      <w:bookmarkEnd w:id="1654"/>
      <w:bookmarkEnd w:id="1655"/>
      <w:bookmarkEnd w:id="1656"/>
      <w:bookmarkEnd w:id="1657"/>
      <w:bookmarkEnd w:id="1658"/>
    </w:p>
    <w:p w:rsidR="00847163" w:rsidRPr="00CD1728" w:rsidRDefault="00847163" w:rsidP="00847163">
      <w:pPr>
        <w:spacing w:before="31" w:after="31" w:line="360" w:lineRule="auto"/>
        <w:ind w:firstLineChars="192" w:firstLine="461"/>
        <w:rPr>
          <w:sz w:val="24"/>
          <w:szCs w:val="30"/>
        </w:rPr>
      </w:pPr>
      <w:r w:rsidRPr="00CD1728">
        <w:rPr>
          <w:sz w:val="24"/>
          <w:szCs w:val="30"/>
        </w:rPr>
        <w:t>北京</w:t>
      </w:r>
      <w:r>
        <w:rPr>
          <w:rFonts w:hint="eastAsia"/>
          <w:sz w:val="24"/>
          <w:szCs w:val="30"/>
        </w:rPr>
        <w:t>凯利安能科技有限公司</w:t>
      </w:r>
      <w:r w:rsidRPr="00CD1728">
        <w:rPr>
          <w:sz w:val="24"/>
          <w:szCs w:val="30"/>
        </w:rPr>
        <w:t>将严格按照标准化培训规程，向</w:t>
      </w:r>
      <w:r w:rsidRPr="00CD1728">
        <w:rPr>
          <w:color w:val="000000"/>
          <w:sz w:val="24"/>
          <w:szCs w:val="30"/>
        </w:rPr>
        <w:t>邀请人</w:t>
      </w:r>
      <w:r w:rsidRPr="00CD1728">
        <w:rPr>
          <w:sz w:val="24"/>
          <w:szCs w:val="30"/>
        </w:rPr>
        <w:t>提供优质的技术</w:t>
      </w:r>
      <w:r w:rsidRPr="00CD1728">
        <w:rPr>
          <w:sz w:val="24"/>
          <w:szCs w:val="30"/>
        </w:rPr>
        <w:lastRenderedPageBreak/>
        <w:t>培训服务，保障项目培训工作的有序高质量的进行。据项目实施进度，北京</w:t>
      </w:r>
      <w:r>
        <w:rPr>
          <w:rFonts w:hint="eastAsia"/>
          <w:sz w:val="24"/>
          <w:szCs w:val="30"/>
        </w:rPr>
        <w:t>凯利安能</w:t>
      </w:r>
      <w:r w:rsidRPr="00CD1728">
        <w:rPr>
          <w:sz w:val="24"/>
          <w:szCs w:val="30"/>
        </w:rPr>
        <w:t>科技有限公司提供如下培训，分别是核磁共振分析仪（</w:t>
      </w:r>
      <w:r w:rsidRPr="00CD1728">
        <w:rPr>
          <w:sz w:val="24"/>
          <w:szCs w:val="30"/>
        </w:rPr>
        <w:t>NMR</w:t>
      </w:r>
      <w:r>
        <w:rPr>
          <w:sz w:val="24"/>
          <w:szCs w:val="30"/>
        </w:rPr>
        <w:t>）操作培训</w:t>
      </w:r>
      <w:r w:rsidRPr="00CD1728">
        <w:rPr>
          <w:sz w:val="24"/>
          <w:szCs w:val="30"/>
        </w:rPr>
        <w:t>、原油快速评价系统培训</w:t>
      </w:r>
      <w:r w:rsidR="00B9376C">
        <w:rPr>
          <w:rFonts w:hint="eastAsia"/>
          <w:sz w:val="24"/>
          <w:szCs w:val="30"/>
        </w:rPr>
        <w:t>、原油综合管理系统培训</w:t>
      </w:r>
      <w:r w:rsidRPr="00CD1728">
        <w:rPr>
          <w:sz w:val="24"/>
          <w:szCs w:val="30"/>
        </w:rPr>
        <w:t>。除此之外，在项目实施进行过程中，经过双方友好协商，业主方可以提出个性化的培训需求，北京</w:t>
      </w:r>
      <w:r>
        <w:rPr>
          <w:rFonts w:hint="eastAsia"/>
          <w:sz w:val="24"/>
          <w:szCs w:val="30"/>
        </w:rPr>
        <w:t>凯利安能</w:t>
      </w:r>
      <w:r w:rsidRPr="00CD1728">
        <w:rPr>
          <w:sz w:val="24"/>
          <w:szCs w:val="30"/>
        </w:rPr>
        <w:t>科技有限公司根据项目进度计划调整培训计划。</w:t>
      </w:r>
    </w:p>
    <w:p w:rsidR="00847163" w:rsidRPr="00786A71" w:rsidRDefault="00847163" w:rsidP="00496D45">
      <w:pPr>
        <w:pStyle w:val="Heading3"/>
        <w:numPr>
          <w:ilvl w:val="2"/>
          <w:numId w:val="0"/>
        </w:numPr>
        <w:adjustRightInd/>
        <w:spacing w:beforeLines="10" w:before="31" w:afterLines="10" w:after="31" w:line="360" w:lineRule="auto"/>
        <w:jc w:val="both"/>
        <w:textAlignment w:val="auto"/>
      </w:pPr>
      <w:bookmarkStart w:id="1659" w:name="_Toc422475983"/>
      <w:bookmarkStart w:id="1660" w:name="_Toc422762332"/>
      <w:bookmarkStart w:id="1661" w:name="_Toc429841497"/>
      <w:bookmarkStart w:id="1662" w:name="_Toc493789881"/>
      <w:r>
        <w:t>13.11.</w:t>
      </w:r>
      <w:r w:rsidR="00B9376C">
        <w:rPr>
          <w:rFonts w:hint="eastAsia"/>
        </w:rPr>
        <w:t>10</w:t>
      </w:r>
      <w:r>
        <w:t xml:space="preserve"> </w:t>
      </w:r>
      <w:r w:rsidRPr="00786A71">
        <w:t>培训方式</w:t>
      </w:r>
      <w:bookmarkEnd w:id="1659"/>
      <w:bookmarkEnd w:id="1660"/>
      <w:bookmarkEnd w:id="1661"/>
      <w:bookmarkEnd w:id="1662"/>
    </w:p>
    <w:p w:rsidR="00847163" w:rsidRPr="00CD1728" w:rsidRDefault="00847163" w:rsidP="00847163">
      <w:pPr>
        <w:spacing w:before="31" w:after="31" w:line="360" w:lineRule="auto"/>
        <w:ind w:firstLine="480"/>
        <w:rPr>
          <w:sz w:val="24"/>
        </w:rPr>
      </w:pPr>
      <w:r w:rsidRPr="00CD1728">
        <w:rPr>
          <w:sz w:val="24"/>
        </w:rPr>
        <w:t>在培训工作中使用中文教学，采用投影仪、教学软件等培训设备，以电子黑板的形式进行培训教学。我们会针对所讲解的应用系统搭建演示模型，在讲解的同时进行现场建模操作演示，为培训学员提供直观形象的培训内容。学员可本人的机器上进行模拟练习，我们在培训现场派出培训讲师，培训讲师会提供认真、耐心的指导。</w:t>
      </w:r>
    </w:p>
    <w:p w:rsidR="00847163" w:rsidRPr="00786A71" w:rsidRDefault="00847163" w:rsidP="00496D45">
      <w:pPr>
        <w:pStyle w:val="Heading3"/>
        <w:numPr>
          <w:ilvl w:val="2"/>
          <w:numId w:val="0"/>
        </w:numPr>
        <w:adjustRightInd/>
        <w:spacing w:beforeLines="10" w:before="31" w:afterLines="10" w:after="31" w:line="360" w:lineRule="auto"/>
        <w:jc w:val="both"/>
        <w:textAlignment w:val="auto"/>
      </w:pPr>
      <w:bookmarkStart w:id="1663" w:name="_Toc422475984"/>
      <w:bookmarkStart w:id="1664" w:name="_Toc422762333"/>
      <w:bookmarkStart w:id="1665" w:name="_Toc429841498"/>
      <w:bookmarkStart w:id="1666" w:name="_Toc493789882"/>
      <w:r>
        <w:t>13.11.</w:t>
      </w:r>
      <w:r w:rsidR="00B9376C">
        <w:rPr>
          <w:rFonts w:hint="eastAsia"/>
        </w:rPr>
        <w:t>11</w:t>
      </w:r>
      <w:r>
        <w:t xml:space="preserve"> </w:t>
      </w:r>
      <w:r w:rsidRPr="00786A71">
        <w:t>培训时间及地点</w:t>
      </w:r>
      <w:bookmarkEnd w:id="1663"/>
      <w:bookmarkEnd w:id="1664"/>
      <w:bookmarkEnd w:id="1665"/>
      <w:bookmarkEnd w:id="1666"/>
    </w:p>
    <w:p w:rsidR="00847163" w:rsidRPr="00CD1728" w:rsidRDefault="00847163" w:rsidP="00847163">
      <w:pPr>
        <w:spacing w:before="31" w:after="31" w:line="360" w:lineRule="auto"/>
        <w:ind w:firstLine="480"/>
        <w:rPr>
          <w:sz w:val="24"/>
        </w:rPr>
      </w:pPr>
      <w:r w:rsidRPr="00CD1728">
        <w:rPr>
          <w:sz w:val="24"/>
        </w:rPr>
        <w:t>培训地点由双方协商确定。培训时间安排由项目组与客户方根据项目的进度进行协商确定。</w:t>
      </w:r>
    </w:p>
    <w:p w:rsidR="00847163" w:rsidRPr="00786A71" w:rsidRDefault="00847163" w:rsidP="00496D45">
      <w:pPr>
        <w:pStyle w:val="Heading3"/>
        <w:numPr>
          <w:ilvl w:val="2"/>
          <w:numId w:val="0"/>
        </w:numPr>
        <w:adjustRightInd/>
        <w:spacing w:beforeLines="10" w:before="31" w:afterLines="10" w:after="31" w:line="360" w:lineRule="auto"/>
        <w:jc w:val="both"/>
        <w:textAlignment w:val="auto"/>
      </w:pPr>
      <w:bookmarkStart w:id="1667" w:name="_Toc393046641"/>
      <w:bookmarkStart w:id="1668" w:name="_Toc393060795"/>
      <w:bookmarkStart w:id="1669" w:name="_Toc393281089"/>
      <w:bookmarkStart w:id="1670" w:name="_Toc400911266"/>
      <w:bookmarkStart w:id="1671" w:name="_Toc422475985"/>
      <w:bookmarkStart w:id="1672" w:name="_Toc422762334"/>
      <w:bookmarkStart w:id="1673" w:name="_Toc429841499"/>
      <w:bookmarkStart w:id="1674" w:name="_Toc493789883"/>
      <w:r>
        <w:t>13.11.</w:t>
      </w:r>
      <w:r w:rsidR="00B9376C">
        <w:rPr>
          <w:rFonts w:hint="eastAsia"/>
        </w:rPr>
        <w:t>12</w:t>
      </w:r>
      <w:r>
        <w:t xml:space="preserve"> </w:t>
      </w:r>
      <w:r w:rsidRPr="00786A71">
        <w:t>培训课程及内容</w:t>
      </w:r>
      <w:bookmarkEnd w:id="1667"/>
      <w:bookmarkEnd w:id="1668"/>
      <w:bookmarkEnd w:id="1669"/>
      <w:bookmarkEnd w:id="1670"/>
      <w:bookmarkEnd w:id="1671"/>
      <w:bookmarkEnd w:id="1672"/>
      <w:bookmarkEnd w:id="1673"/>
      <w:bookmarkEnd w:id="1674"/>
    </w:p>
    <w:p w:rsidR="00847163" w:rsidRPr="00CD1728" w:rsidRDefault="00847163" w:rsidP="00847163">
      <w:pPr>
        <w:spacing w:before="31" w:after="31" w:line="360" w:lineRule="auto"/>
        <w:ind w:firstLineChars="192" w:firstLine="461"/>
        <w:rPr>
          <w:sz w:val="24"/>
          <w:szCs w:val="30"/>
        </w:rPr>
      </w:pPr>
      <w:r w:rsidRPr="00CD1728">
        <w:rPr>
          <w:sz w:val="24"/>
          <w:szCs w:val="30"/>
        </w:rPr>
        <w:t>系统应用及维护培训计划安排在系统上线试运行之前，主要面向关键用户和技术人员。北京</w:t>
      </w:r>
      <w:r>
        <w:rPr>
          <w:rFonts w:hint="eastAsia"/>
          <w:sz w:val="24"/>
          <w:szCs w:val="30"/>
        </w:rPr>
        <w:t>凯利安能</w:t>
      </w:r>
      <w:r w:rsidRPr="00CD1728">
        <w:rPr>
          <w:sz w:val="24"/>
          <w:szCs w:val="30"/>
        </w:rPr>
        <w:t>科技有限公司会按不同的用户角色在培训前准备好文档，以便于用户的学习、使用。详细情况见下表</w:t>
      </w:r>
      <w:r>
        <w:rPr>
          <w:rFonts w:hint="eastAsia"/>
          <w:sz w:val="24"/>
          <w:szCs w:val="30"/>
        </w:rPr>
        <w:t>：</w:t>
      </w:r>
    </w:p>
    <w:p w:rsidR="00847163" w:rsidRPr="00CD1728" w:rsidRDefault="00847163" w:rsidP="00847163">
      <w:pPr>
        <w:spacing w:before="31" w:after="31" w:line="360" w:lineRule="auto"/>
        <w:ind w:firstLineChars="192" w:firstLine="403"/>
        <w:jc w:val="center"/>
        <w:rPr>
          <w:szCs w:val="30"/>
        </w:rPr>
      </w:pPr>
      <w:r w:rsidRPr="000A4300">
        <w:t>表</w:t>
      </w:r>
      <w:r w:rsidR="004904E3">
        <w:rPr>
          <w:rFonts w:hint="eastAsia"/>
        </w:rPr>
        <w:t>13</w:t>
      </w:r>
      <w:r>
        <w:noBreakHyphen/>
      </w:r>
      <w:r w:rsidR="004904E3">
        <w:rPr>
          <w:rFonts w:hint="eastAsia"/>
        </w:rPr>
        <w:t>2</w:t>
      </w:r>
      <w:r w:rsidRPr="00CD1728">
        <w:rPr>
          <w:szCs w:val="30"/>
        </w:rPr>
        <w:t>培训计划表</w:t>
      </w:r>
    </w:p>
    <w:tbl>
      <w:tblPr>
        <w:tblW w:w="5000" w:type="pct"/>
        <w:tblLook w:val="04A0" w:firstRow="1" w:lastRow="0" w:firstColumn="1" w:lastColumn="0" w:noHBand="0" w:noVBand="1"/>
      </w:tblPr>
      <w:tblGrid>
        <w:gridCol w:w="2635"/>
        <w:gridCol w:w="2994"/>
        <w:gridCol w:w="2398"/>
        <w:gridCol w:w="1202"/>
      </w:tblGrid>
      <w:tr w:rsidR="00847163" w:rsidRPr="00C90AED" w:rsidTr="001C0EA1">
        <w:trPr>
          <w:trHeight w:val="499"/>
          <w:tblHeader/>
        </w:trPr>
        <w:tc>
          <w:tcPr>
            <w:tcW w:w="142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47163" w:rsidRPr="00C90AED" w:rsidRDefault="00847163" w:rsidP="001C0EA1">
            <w:pPr>
              <w:widowControl/>
              <w:jc w:val="center"/>
              <w:rPr>
                <w:rFonts w:ascii="宋体" w:hAnsi="宋体" w:cs="宋体"/>
                <w:color w:val="000000"/>
                <w:kern w:val="0"/>
              </w:rPr>
            </w:pPr>
            <w:r w:rsidRPr="00C90AED">
              <w:rPr>
                <w:rFonts w:ascii="宋体" w:hAnsi="宋体" w:cs="宋体" w:hint="eastAsia"/>
                <w:color w:val="000000"/>
                <w:kern w:val="0"/>
              </w:rPr>
              <w:t>课程名称</w:t>
            </w:r>
          </w:p>
        </w:tc>
        <w:tc>
          <w:tcPr>
            <w:tcW w:w="1622" w:type="pct"/>
            <w:tcBorders>
              <w:top w:val="single" w:sz="4" w:space="0" w:color="auto"/>
              <w:left w:val="nil"/>
              <w:bottom w:val="single" w:sz="4" w:space="0" w:color="auto"/>
              <w:right w:val="single" w:sz="4" w:space="0" w:color="auto"/>
            </w:tcBorders>
            <w:shd w:val="clear" w:color="auto" w:fill="auto"/>
            <w:vAlign w:val="center"/>
            <w:hideMark/>
          </w:tcPr>
          <w:p w:rsidR="00847163" w:rsidRPr="00C90AED" w:rsidRDefault="00847163" w:rsidP="001C0EA1">
            <w:pPr>
              <w:widowControl/>
              <w:jc w:val="left"/>
              <w:rPr>
                <w:rFonts w:ascii="宋体" w:hAnsi="宋体" w:cs="宋体"/>
                <w:color w:val="000000"/>
                <w:kern w:val="0"/>
              </w:rPr>
            </w:pPr>
            <w:r w:rsidRPr="00C90AED">
              <w:rPr>
                <w:rFonts w:ascii="宋体" w:hAnsi="宋体" w:cs="宋体" w:hint="eastAsia"/>
                <w:color w:val="000000"/>
                <w:kern w:val="0"/>
              </w:rPr>
              <w:t>培训内容</w:t>
            </w:r>
          </w:p>
        </w:tc>
        <w:tc>
          <w:tcPr>
            <w:tcW w:w="1299" w:type="pct"/>
            <w:tcBorders>
              <w:top w:val="single" w:sz="4" w:space="0" w:color="auto"/>
              <w:left w:val="nil"/>
              <w:bottom w:val="single" w:sz="4" w:space="0" w:color="auto"/>
              <w:right w:val="single" w:sz="4" w:space="0" w:color="auto"/>
            </w:tcBorders>
            <w:shd w:val="clear" w:color="auto" w:fill="auto"/>
            <w:vAlign w:val="center"/>
            <w:hideMark/>
          </w:tcPr>
          <w:p w:rsidR="00847163" w:rsidRPr="00C90AED" w:rsidRDefault="00847163" w:rsidP="001C0EA1">
            <w:pPr>
              <w:widowControl/>
              <w:jc w:val="center"/>
              <w:rPr>
                <w:rFonts w:ascii="宋体" w:hAnsi="宋体" w:cs="宋体"/>
                <w:color w:val="000000"/>
                <w:kern w:val="0"/>
              </w:rPr>
            </w:pPr>
            <w:r w:rsidRPr="00C90AED">
              <w:rPr>
                <w:rFonts w:ascii="宋体" w:hAnsi="宋体" w:cs="宋体" w:hint="eastAsia"/>
                <w:color w:val="000000"/>
                <w:kern w:val="0"/>
              </w:rPr>
              <w:t>培训人员</w:t>
            </w:r>
          </w:p>
        </w:tc>
        <w:tc>
          <w:tcPr>
            <w:tcW w:w="651" w:type="pct"/>
            <w:tcBorders>
              <w:top w:val="single" w:sz="4" w:space="0" w:color="auto"/>
              <w:left w:val="nil"/>
              <w:bottom w:val="single" w:sz="4" w:space="0" w:color="auto"/>
              <w:right w:val="single" w:sz="4" w:space="0" w:color="auto"/>
            </w:tcBorders>
            <w:shd w:val="clear" w:color="auto" w:fill="auto"/>
            <w:vAlign w:val="center"/>
            <w:hideMark/>
          </w:tcPr>
          <w:p w:rsidR="00847163" w:rsidRPr="00C90AED" w:rsidRDefault="00847163" w:rsidP="001C0EA1">
            <w:pPr>
              <w:widowControl/>
              <w:jc w:val="center"/>
              <w:rPr>
                <w:rFonts w:ascii="宋体" w:hAnsi="宋体" w:cs="宋体"/>
                <w:color w:val="000000"/>
                <w:kern w:val="0"/>
              </w:rPr>
            </w:pPr>
            <w:r w:rsidRPr="00C90AED">
              <w:rPr>
                <w:rFonts w:ascii="宋体" w:hAnsi="宋体" w:cs="宋体" w:hint="eastAsia"/>
                <w:color w:val="000000"/>
                <w:kern w:val="0"/>
              </w:rPr>
              <w:t>预估时间</w:t>
            </w:r>
          </w:p>
        </w:tc>
      </w:tr>
      <w:tr w:rsidR="00847163" w:rsidRPr="00C90AED" w:rsidTr="001C0EA1">
        <w:trPr>
          <w:trHeight w:val="499"/>
        </w:trPr>
        <w:tc>
          <w:tcPr>
            <w:tcW w:w="1428" w:type="pct"/>
            <w:vMerge w:val="restart"/>
            <w:tcBorders>
              <w:top w:val="nil"/>
              <w:left w:val="single" w:sz="4" w:space="0" w:color="auto"/>
              <w:bottom w:val="single" w:sz="4" w:space="0" w:color="auto"/>
              <w:right w:val="single" w:sz="4" w:space="0" w:color="auto"/>
            </w:tcBorders>
            <w:shd w:val="clear" w:color="auto" w:fill="auto"/>
            <w:vAlign w:val="center"/>
            <w:hideMark/>
          </w:tcPr>
          <w:p w:rsidR="00847163" w:rsidRPr="00C90AED" w:rsidRDefault="00847163" w:rsidP="001C0EA1">
            <w:pPr>
              <w:widowControl/>
              <w:rPr>
                <w:color w:val="000000"/>
                <w:kern w:val="0"/>
              </w:rPr>
            </w:pPr>
            <w:r w:rsidRPr="00C90AED">
              <w:rPr>
                <w:color w:val="000000"/>
                <w:kern w:val="0"/>
              </w:rPr>
              <w:t>NMR</w:t>
            </w:r>
            <w:r w:rsidRPr="00C90AED">
              <w:rPr>
                <w:rFonts w:ascii="宋体" w:hAnsi="宋体" w:hint="eastAsia"/>
                <w:color w:val="000000"/>
                <w:kern w:val="0"/>
              </w:rPr>
              <w:t>操作培训</w:t>
            </w:r>
          </w:p>
        </w:tc>
        <w:tc>
          <w:tcPr>
            <w:tcW w:w="1622" w:type="pct"/>
            <w:tcBorders>
              <w:top w:val="nil"/>
              <w:left w:val="nil"/>
              <w:bottom w:val="single" w:sz="4" w:space="0" w:color="auto"/>
              <w:right w:val="single" w:sz="4" w:space="0" w:color="auto"/>
            </w:tcBorders>
            <w:shd w:val="clear" w:color="auto" w:fill="auto"/>
            <w:noWrap/>
            <w:vAlign w:val="center"/>
            <w:hideMark/>
          </w:tcPr>
          <w:p w:rsidR="00847163" w:rsidRPr="00C90AED" w:rsidRDefault="00847163" w:rsidP="001C0EA1">
            <w:pPr>
              <w:widowControl/>
              <w:jc w:val="left"/>
              <w:rPr>
                <w:rFonts w:ascii="宋体" w:hAnsi="宋体" w:cs="宋体"/>
                <w:color w:val="000000"/>
                <w:kern w:val="0"/>
              </w:rPr>
            </w:pPr>
            <w:r w:rsidRPr="00C90AED">
              <w:rPr>
                <w:rFonts w:ascii="宋体" w:hAnsi="宋体" w:cs="宋体" w:hint="eastAsia"/>
                <w:color w:val="000000"/>
                <w:kern w:val="0"/>
              </w:rPr>
              <w:t>（</w:t>
            </w:r>
            <w:r w:rsidRPr="00C90AED">
              <w:rPr>
                <w:color w:val="000000"/>
                <w:kern w:val="0"/>
              </w:rPr>
              <w:t>1</w:t>
            </w:r>
            <w:r w:rsidRPr="00C90AED">
              <w:rPr>
                <w:rFonts w:ascii="宋体" w:hAnsi="宋体" w:cs="宋体" w:hint="eastAsia"/>
                <w:color w:val="000000"/>
                <w:kern w:val="0"/>
              </w:rPr>
              <w:t>）分析仪运维培训</w:t>
            </w:r>
          </w:p>
        </w:tc>
        <w:tc>
          <w:tcPr>
            <w:tcW w:w="1299" w:type="pct"/>
            <w:vMerge w:val="restart"/>
            <w:tcBorders>
              <w:top w:val="nil"/>
              <w:left w:val="single" w:sz="4" w:space="0" w:color="auto"/>
              <w:bottom w:val="single" w:sz="4" w:space="0" w:color="auto"/>
              <w:right w:val="single" w:sz="4" w:space="0" w:color="auto"/>
            </w:tcBorders>
            <w:shd w:val="clear" w:color="auto" w:fill="auto"/>
            <w:vAlign w:val="center"/>
            <w:hideMark/>
          </w:tcPr>
          <w:p w:rsidR="00847163" w:rsidRPr="00C90AED" w:rsidRDefault="00847163" w:rsidP="001C0EA1">
            <w:pPr>
              <w:widowControl/>
              <w:jc w:val="center"/>
              <w:rPr>
                <w:rFonts w:ascii="宋体" w:hAnsi="宋体" w:cs="宋体"/>
                <w:color w:val="000000"/>
                <w:kern w:val="0"/>
              </w:rPr>
            </w:pPr>
            <w:r w:rsidRPr="00C90AED">
              <w:rPr>
                <w:rFonts w:ascii="宋体" w:hAnsi="宋体" w:cs="宋体" w:hint="eastAsia"/>
                <w:color w:val="000000"/>
                <w:kern w:val="0"/>
              </w:rPr>
              <w:t>关键用户和技术人员</w:t>
            </w:r>
          </w:p>
        </w:tc>
        <w:tc>
          <w:tcPr>
            <w:tcW w:w="651"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847163" w:rsidRPr="00C90AED" w:rsidRDefault="00847163" w:rsidP="001C0EA1">
            <w:pPr>
              <w:widowControl/>
              <w:jc w:val="center"/>
              <w:rPr>
                <w:color w:val="000000"/>
                <w:kern w:val="0"/>
              </w:rPr>
            </w:pPr>
            <w:r w:rsidRPr="00C90AED">
              <w:rPr>
                <w:color w:val="000000"/>
                <w:kern w:val="0"/>
              </w:rPr>
              <w:t>2</w:t>
            </w:r>
            <w:r w:rsidRPr="00C90AED">
              <w:rPr>
                <w:rFonts w:ascii="宋体" w:hAnsi="宋体" w:hint="eastAsia"/>
                <w:color w:val="000000"/>
                <w:kern w:val="0"/>
              </w:rPr>
              <w:t>天</w:t>
            </w:r>
          </w:p>
        </w:tc>
      </w:tr>
      <w:tr w:rsidR="00847163" w:rsidRPr="00C90AED" w:rsidTr="001C0EA1">
        <w:trPr>
          <w:trHeight w:val="499"/>
        </w:trPr>
        <w:tc>
          <w:tcPr>
            <w:tcW w:w="1428"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color w:val="000000"/>
                <w:kern w:val="0"/>
              </w:rPr>
            </w:pPr>
          </w:p>
        </w:tc>
        <w:tc>
          <w:tcPr>
            <w:tcW w:w="1622" w:type="pct"/>
            <w:tcBorders>
              <w:top w:val="nil"/>
              <w:left w:val="nil"/>
              <w:bottom w:val="single" w:sz="4" w:space="0" w:color="auto"/>
              <w:right w:val="single" w:sz="4" w:space="0" w:color="auto"/>
            </w:tcBorders>
            <w:shd w:val="clear" w:color="auto" w:fill="auto"/>
            <w:noWrap/>
            <w:vAlign w:val="center"/>
            <w:hideMark/>
          </w:tcPr>
          <w:p w:rsidR="00847163" w:rsidRPr="00C90AED" w:rsidRDefault="00847163" w:rsidP="001C0EA1">
            <w:pPr>
              <w:widowControl/>
              <w:jc w:val="left"/>
              <w:rPr>
                <w:rFonts w:ascii="宋体" w:hAnsi="宋体" w:cs="宋体"/>
                <w:color w:val="000000"/>
                <w:kern w:val="0"/>
              </w:rPr>
            </w:pPr>
            <w:r w:rsidRPr="00C90AED">
              <w:rPr>
                <w:rFonts w:ascii="宋体" w:hAnsi="宋体" w:cs="宋体" w:hint="eastAsia"/>
                <w:color w:val="000000"/>
                <w:kern w:val="0"/>
              </w:rPr>
              <w:t>系统介绍</w:t>
            </w:r>
          </w:p>
        </w:tc>
        <w:tc>
          <w:tcPr>
            <w:tcW w:w="1299"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rFonts w:ascii="宋体" w:hAnsi="宋体" w:cs="宋体"/>
                <w:color w:val="000000"/>
                <w:kern w:val="0"/>
              </w:rPr>
            </w:pPr>
          </w:p>
        </w:tc>
        <w:tc>
          <w:tcPr>
            <w:tcW w:w="651"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color w:val="000000"/>
                <w:kern w:val="0"/>
              </w:rPr>
            </w:pPr>
          </w:p>
        </w:tc>
      </w:tr>
      <w:tr w:rsidR="00847163" w:rsidRPr="00C90AED" w:rsidTr="001C0EA1">
        <w:trPr>
          <w:trHeight w:val="499"/>
        </w:trPr>
        <w:tc>
          <w:tcPr>
            <w:tcW w:w="1428"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color w:val="000000"/>
                <w:kern w:val="0"/>
              </w:rPr>
            </w:pPr>
          </w:p>
        </w:tc>
        <w:tc>
          <w:tcPr>
            <w:tcW w:w="1622" w:type="pct"/>
            <w:tcBorders>
              <w:top w:val="nil"/>
              <w:left w:val="nil"/>
              <w:bottom w:val="single" w:sz="4" w:space="0" w:color="auto"/>
              <w:right w:val="single" w:sz="4" w:space="0" w:color="auto"/>
            </w:tcBorders>
            <w:shd w:val="clear" w:color="auto" w:fill="auto"/>
            <w:noWrap/>
            <w:vAlign w:val="center"/>
            <w:hideMark/>
          </w:tcPr>
          <w:p w:rsidR="00847163" w:rsidRPr="00C90AED" w:rsidRDefault="00847163" w:rsidP="001C0EA1">
            <w:pPr>
              <w:widowControl/>
              <w:jc w:val="left"/>
              <w:rPr>
                <w:rFonts w:ascii="宋体" w:hAnsi="宋体" w:cs="宋体"/>
                <w:color w:val="000000"/>
                <w:kern w:val="0"/>
              </w:rPr>
            </w:pPr>
            <w:r w:rsidRPr="00C90AED">
              <w:rPr>
                <w:rFonts w:ascii="宋体" w:hAnsi="宋体" w:cs="宋体" w:hint="eastAsia"/>
                <w:color w:val="000000"/>
                <w:kern w:val="0"/>
              </w:rPr>
              <w:t>系统工作软件及应用</w:t>
            </w:r>
          </w:p>
        </w:tc>
        <w:tc>
          <w:tcPr>
            <w:tcW w:w="1299"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rFonts w:ascii="宋体" w:hAnsi="宋体" w:cs="宋体"/>
                <w:color w:val="000000"/>
                <w:kern w:val="0"/>
              </w:rPr>
            </w:pPr>
          </w:p>
        </w:tc>
        <w:tc>
          <w:tcPr>
            <w:tcW w:w="651"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color w:val="000000"/>
                <w:kern w:val="0"/>
              </w:rPr>
            </w:pPr>
          </w:p>
        </w:tc>
      </w:tr>
      <w:tr w:rsidR="00847163" w:rsidRPr="00C90AED" w:rsidTr="001C0EA1">
        <w:trPr>
          <w:trHeight w:val="499"/>
        </w:trPr>
        <w:tc>
          <w:tcPr>
            <w:tcW w:w="1428"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color w:val="000000"/>
                <w:kern w:val="0"/>
              </w:rPr>
            </w:pPr>
          </w:p>
        </w:tc>
        <w:tc>
          <w:tcPr>
            <w:tcW w:w="1622" w:type="pct"/>
            <w:tcBorders>
              <w:top w:val="nil"/>
              <w:left w:val="nil"/>
              <w:bottom w:val="single" w:sz="4" w:space="0" w:color="auto"/>
              <w:right w:val="single" w:sz="4" w:space="0" w:color="auto"/>
            </w:tcBorders>
            <w:shd w:val="clear" w:color="auto" w:fill="auto"/>
            <w:noWrap/>
            <w:vAlign w:val="center"/>
            <w:hideMark/>
          </w:tcPr>
          <w:p w:rsidR="00847163" w:rsidRPr="00C90AED" w:rsidRDefault="00847163" w:rsidP="001C0EA1">
            <w:pPr>
              <w:widowControl/>
              <w:jc w:val="left"/>
              <w:rPr>
                <w:rFonts w:ascii="宋体" w:hAnsi="宋体" w:cs="宋体"/>
                <w:color w:val="000000"/>
                <w:kern w:val="0"/>
              </w:rPr>
            </w:pPr>
            <w:r w:rsidRPr="00C90AED">
              <w:rPr>
                <w:rFonts w:ascii="宋体" w:hAnsi="宋体" w:cs="宋体" w:hint="eastAsia"/>
                <w:color w:val="000000"/>
                <w:kern w:val="0"/>
              </w:rPr>
              <w:t>系统日常维护和管理培训</w:t>
            </w:r>
          </w:p>
        </w:tc>
        <w:tc>
          <w:tcPr>
            <w:tcW w:w="1299"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rFonts w:ascii="宋体" w:hAnsi="宋体" w:cs="宋体"/>
                <w:color w:val="000000"/>
                <w:kern w:val="0"/>
              </w:rPr>
            </w:pPr>
          </w:p>
        </w:tc>
        <w:tc>
          <w:tcPr>
            <w:tcW w:w="651"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color w:val="000000"/>
                <w:kern w:val="0"/>
              </w:rPr>
            </w:pPr>
          </w:p>
        </w:tc>
      </w:tr>
      <w:tr w:rsidR="00847163" w:rsidRPr="00C90AED" w:rsidTr="001C0EA1">
        <w:trPr>
          <w:trHeight w:val="499"/>
        </w:trPr>
        <w:tc>
          <w:tcPr>
            <w:tcW w:w="1428"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color w:val="000000"/>
                <w:kern w:val="0"/>
              </w:rPr>
            </w:pPr>
          </w:p>
        </w:tc>
        <w:tc>
          <w:tcPr>
            <w:tcW w:w="1622" w:type="pct"/>
            <w:tcBorders>
              <w:top w:val="nil"/>
              <w:left w:val="nil"/>
              <w:bottom w:val="single" w:sz="4" w:space="0" w:color="auto"/>
              <w:right w:val="single" w:sz="4" w:space="0" w:color="auto"/>
            </w:tcBorders>
            <w:shd w:val="clear" w:color="auto" w:fill="auto"/>
            <w:noWrap/>
            <w:vAlign w:val="center"/>
            <w:hideMark/>
          </w:tcPr>
          <w:p w:rsidR="00847163" w:rsidRPr="00C90AED" w:rsidRDefault="00847163" w:rsidP="001C0EA1">
            <w:pPr>
              <w:widowControl/>
              <w:jc w:val="left"/>
              <w:rPr>
                <w:color w:val="000000"/>
                <w:kern w:val="0"/>
              </w:rPr>
            </w:pPr>
            <w:r w:rsidRPr="00C90AED">
              <w:rPr>
                <w:color w:val="000000"/>
                <w:kern w:val="0"/>
              </w:rPr>
              <w:t>NMR</w:t>
            </w:r>
            <w:r w:rsidRPr="00C90AED">
              <w:rPr>
                <w:rFonts w:ascii="宋体" w:hAnsi="宋体" w:hint="eastAsia"/>
                <w:color w:val="000000"/>
                <w:kern w:val="0"/>
              </w:rPr>
              <w:t>系统操作</w:t>
            </w:r>
          </w:p>
        </w:tc>
        <w:tc>
          <w:tcPr>
            <w:tcW w:w="1299"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rFonts w:ascii="宋体" w:hAnsi="宋体" w:cs="宋体"/>
                <w:color w:val="000000"/>
                <w:kern w:val="0"/>
              </w:rPr>
            </w:pPr>
          </w:p>
        </w:tc>
        <w:tc>
          <w:tcPr>
            <w:tcW w:w="651"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847163" w:rsidRPr="00C90AED" w:rsidRDefault="00847163" w:rsidP="001C0EA1">
            <w:pPr>
              <w:widowControl/>
              <w:jc w:val="center"/>
              <w:rPr>
                <w:color w:val="000000"/>
                <w:kern w:val="0"/>
              </w:rPr>
            </w:pPr>
            <w:r w:rsidRPr="00C90AED">
              <w:rPr>
                <w:color w:val="000000"/>
                <w:kern w:val="0"/>
              </w:rPr>
              <w:t>2</w:t>
            </w:r>
            <w:r w:rsidRPr="00C90AED">
              <w:rPr>
                <w:rFonts w:ascii="宋体" w:hAnsi="宋体" w:hint="eastAsia"/>
                <w:color w:val="000000"/>
                <w:kern w:val="0"/>
              </w:rPr>
              <w:t>天</w:t>
            </w:r>
          </w:p>
        </w:tc>
      </w:tr>
      <w:tr w:rsidR="00847163" w:rsidRPr="00C90AED" w:rsidTr="001C0EA1">
        <w:trPr>
          <w:trHeight w:val="499"/>
        </w:trPr>
        <w:tc>
          <w:tcPr>
            <w:tcW w:w="1428"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color w:val="000000"/>
                <w:kern w:val="0"/>
              </w:rPr>
            </w:pPr>
          </w:p>
        </w:tc>
        <w:tc>
          <w:tcPr>
            <w:tcW w:w="1622" w:type="pct"/>
            <w:tcBorders>
              <w:top w:val="nil"/>
              <w:left w:val="nil"/>
              <w:bottom w:val="single" w:sz="4" w:space="0" w:color="auto"/>
              <w:right w:val="single" w:sz="4" w:space="0" w:color="auto"/>
            </w:tcBorders>
            <w:shd w:val="clear" w:color="auto" w:fill="auto"/>
            <w:noWrap/>
            <w:vAlign w:val="center"/>
            <w:hideMark/>
          </w:tcPr>
          <w:p w:rsidR="00847163" w:rsidRPr="00C90AED" w:rsidRDefault="00847163" w:rsidP="001C0EA1">
            <w:pPr>
              <w:widowControl/>
              <w:jc w:val="left"/>
              <w:rPr>
                <w:rFonts w:ascii="宋体" w:hAnsi="宋体" w:cs="宋体"/>
                <w:color w:val="000000"/>
                <w:kern w:val="0"/>
              </w:rPr>
            </w:pPr>
            <w:r w:rsidRPr="00C90AED">
              <w:rPr>
                <w:rFonts w:ascii="宋体" w:hAnsi="宋体" w:cs="宋体" w:hint="eastAsia"/>
                <w:color w:val="000000"/>
                <w:kern w:val="0"/>
              </w:rPr>
              <w:t>实验室采样分析培训</w:t>
            </w:r>
          </w:p>
        </w:tc>
        <w:tc>
          <w:tcPr>
            <w:tcW w:w="1299"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rFonts w:ascii="宋体" w:hAnsi="宋体" w:cs="宋体"/>
                <w:color w:val="000000"/>
                <w:kern w:val="0"/>
              </w:rPr>
            </w:pPr>
          </w:p>
        </w:tc>
        <w:tc>
          <w:tcPr>
            <w:tcW w:w="651"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color w:val="000000"/>
                <w:kern w:val="0"/>
              </w:rPr>
            </w:pPr>
          </w:p>
        </w:tc>
      </w:tr>
      <w:tr w:rsidR="00847163" w:rsidRPr="00C90AED" w:rsidTr="001C0EA1">
        <w:trPr>
          <w:trHeight w:val="499"/>
        </w:trPr>
        <w:tc>
          <w:tcPr>
            <w:tcW w:w="1428"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color w:val="000000"/>
                <w:kern w:val="0"/>
              </w:rPr>
            </w:pPr>
          </w:p>
        </w:tc>
        <w:tc>
          <w:tcPr>
            <w:tcW w:w="1622" w:type="pct"/>
            <w:tcBorders>
              <w:top w:val="nil"/>
              <w:left w:val="nil"/>
              <w:bottom w:val="single" w:sz="4" w:space="0" w:color="auto"/>
              <w:right w:val="single" w:sz="4" w:space="0" w:color="auto"/>
            </w:tcBorders>
            <w:shd w:val="clear" w:color="auto" w:fill="auto"/>
            <w:noWrap/>
            <w:vAlign w:val="center"/>
            <w:hideMark/>
          </w:tcPr>
          <w:p w:rsidR="00847163" w:rsidRPr="00C90AED" w:rsidRDefault="00847163" w:rsidP="001C0EA1">
            <w:pPr>
              <w:widowControl/>
              <w:jc w:val="left"/>
              <w:rPr>
                <w:rFonts w:ascii="宋体" w:hAnsi="宋体" w:cs="宋体"/>
                <w:color w:val="000000"/>
                <w:kern w:val="0"/>
              </w:rPr>
            </w:pPr>
          </w:p>
        </w:tc>
        <w:tc>
          <w:tcPr>
            <w:tcW w:w="1299"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rFonts w:ascii="宋体" w:hAnsi="宋体" w:cs="宋体"/>
                <w:color w:val="000000"/>
                <w:kern w:val="0"/>
              </w:rPr>
            </w:pPr>
          </w:p>
        </w:tc>
        <w:tc>
          <w:tcPr>
            <w:tcW w:w="651"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color w:val="000000"/>
                <w:kern w:val="0"/>
              </w:rPr>
            </w:pPr>
          </w:p>
        </w:tc>
      </w:tr>
      <w:tr w:rsidR="00847163" w:rsidRPr="00C90AED" w:rsidTr="001C0EA1">
        <w:trPr>
          <w:trHeight w:val="630"/>
        </w:trPr>
        <w:tc>
          <w:tcPr>
            <w:tcW w:w="1428" w:type="pct"/>
            <w:vMerge w:val="restart"/>
            <w:tcBorders>
              <w:top w:val="nil"/>
              <w:left w:val="single" w:sz="4" w:space="0" w:color="auto"/>
              <w:bottom w:val="single" w:sz="4" w:space="0" w:color="auto"/>
              <w:right w:val="single" w:sz="4" w:space="0" w:color="auto"/>
            </w:tcBorders>
            <w:shd w:val="clear" w:color="auto" w:fill="auto"/>
            <w:vAlign w:val="center"/>
            <w:hideMark/>
          </w:tcPr>
          <w:p w:rsidR="00847163" w:rsidRPr="00C90AED" w:rsidRDefault="00847163" w:rsidP="00360F29">
            <w:pPr>
              <w:widowControl/>
              <w:jc w:val="center"/>
              <w:rPr>
                <w:rFonts w:ascii="宋体" w:hAnsi="宋体" w:cs="宋体"/>
                <w:color w:val="000000"/>
                <w:kern w:val="0"/>
              </w:rPr>
            </w:pPr>
            <w:r w:rsidRPr="00C90AED">
              <w:rPr>
                <w:rFonts w:ascii="宋体" w:hAnsi="宋体" w:cs="宋体" w:hint="eastAsia"/>
                <w:color w:val="000000"/>
                <w:kern w:val="0"/>
              </w:rPr>
              <w:t>原油</w:t>
            </w:r>
            <w:r w:rsidR="00360F29">
              <w:rPr>
                <w:rFonts w:ascii="宋体" w:hAnsi="宋体" w:cs="宋体" w:hint="eastAsia"/>
                <w:color w:val="000000"/>
                <w:kern w:val="0"/>
              </w:rPr>
              <w:t>综合管理</w:t>
            </w:r>
            <w:r w:rsidRPr="00C90AED">
              <w:rPr>
                <w:rFonts w:ascii="宋体" w:hAnsi="宋体" w:cs="宋体" w:hint="eastAsia"/>
                <w:color w:val="000000"/>
                <w:kern w:val="0"/>
              </w:rPr>
              <w:t>系统应用培训</w:t>
            </w:r>
          </w:p>
        </w:tc>
        <w:tc>
          <w:tcPr>
            <w:tcW w:w="1622" w:type="pct"/>
            <w:tcBorders>
              <w:top w:val="nil"/>
              <w:left w:val="nil"/>
              <w:bottom w:val="single" w:sz="4" w:space="0" w:color="auto"/>
              <w:right w:val="single" w:sz="4" w:space="0" w:color="auto"/>
            </w:tcBorders>
            <w:shd w:val="clear" w:color="auto" w:fill="auto"/>
            <w:noWrap/>
            <w:vAlign w:val="center"/>
            <w:hideMark/>
          </w:tcPr>
          <w:p w:rsidR="00847163" w:rsidRPr="00C90AED" w:rsidRDefault="00847163" w:rsidP="001C0EA1">
            <w:pPr>
              <w:widowControl/>
              <w:jc w:val="left"/>
              <w:rPr>
                <w:rFonts w:ascii="宋体" w:hAnsi="宋体" w:cs="宋体"/>
                <w:color w:val="000000"/>
                <w:kern w:val="0"/>
              </w:rPr>
            </w:pPr>
            <w:r w:rsidRPr="00C90AED">
              <w:rPr>
                <w:rFonts w:ascii="宋体" w:hAnsi="宋体" w:cs="宋体" w:hint="eastAsia"/>
                <w:color w:val="000000"/>
                <w:kern w:val="0"/>
              </w:rPr>
              <w:t>系统工作软件介绍</w:t>
            </w:r>
          </w:p>
        </w:tc>
        <w:tc>
          <w:tcPr>
            <w:tcW w:w="1299" w:type="pct"/>
            <w:vMerge w:val="restart"/>
            <w:tcBorders>
              <w:top w:val="nil"/>
              <w:left w:val="single" w:sz="4" w:space="0" w:color="auto"/>
              <w:bottom w:val="single" w:sz="4" w:space="0" w:color="auto"/>
              <w:right w:val="single" w:sz="4" w:space="0" w:color="auto"/>
            </w:tcBorders>
            <w:shd w:val="clear" w:color="auto" w:fill="auto"/>
            <w:vAlign w:val="center"/>
            <w:hideMark/>
          </w:tcPr>
          <w:p w:rsidR="00847163" w:rsidRPr="00C90AED" w:rsidRDefault="00847163" w:rsidP="001C0EA1">
            <w:pPr>
              <w:widowControl/>
              <w:jc w:val="center"/>
              <w:rPr>
                <w:rFonts w:ascii="宋体" w:hAnsi="宋体" w:cs="宋体"/>
                <w:color w:val="000000"/>
                <w:kern w:val="0"/>
              </w:rPr>
            </w:pPr>
            <w:r w:rsidRPr="00C90AED">
              <w:rPr>
                <w:rFonts w:ascii="宋体" w:hAnsi="宋体" w:cs="宋体" w:hint="eastAsia"/>
                <w:color w:val="000000"/>
                <w:kern w:val="0"/>
              </w:rPr>
              <w:t>关键用户和技术人员</w:t>
            </w:r>
          </w:p>
        </w:tc>
        <w:tc>
          <w:tcPr>
            <w:tcW w:w="651" w:type="pct"/>
            <w:tcBorders>
              <w:top w:val="nil"/>
              <w:left w:val="nil"/>
              <w:bottom w:val="single" w:sz="4" w:space="0" w:color="auto"/>
              <w:right w:val="single" w:sz="4" w:space="0" w:color="auto"/>
            </w:tcBorders>
            <w:shd w:val="clear" w:color="auto" w:fill="auto"/>
            <w:noWrap/>
            <w:vAlign w:val="center"/>
            <w:hideMark/>
          </w:tcPr>
          <w:p w:rsidR="00847163" w:rsidRPr="00C90AED" w:rsidRDefault="00847163" w:rsidP="001C0EA1">
            <w:pPr>
              <w:widowControl/>
              <w:jc w:val="center"/>
              <w:rPr>
                <w:color w:val="000000"/>
                <w:kern w:val="0"/>
              </w:rPr>
            </w:pPr>
            <w:r w:rsidRPr="00C90AED">
              <w:rPr>
                <w:color w:val="000000"/>
                <w:kern w:val="0"/>
              </w:rPr>
              <w:t>1</w:t>
            </w:r>
            <w:r w:rsidRPr="00C90AED">
              <w:rPr>
                <w:rFonts w:ascii="宋体" w:hAnsi="宋体" w:hint="eastAsia"/>
                <w:color w:val="000000"/>
                <w:kern w:val="0"/>
              </w:rPr>
              <w:t>天</w:t>
            </w:r>
          </w:p>
        </w:tc>
      </w:tr>
      <w:tr w:rsidR="00847163" w:rsidRPr="00C90AED" w:rsidTr="001C0EA1">
        <w:trPr>
          <w:trHeight w:val="510"/>
        </w:trPr>
        <w:tc>
          <w:tcPr>
            <w:tcW w:w="1428"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rFonts w:ascii="宋体" w:hAnsi="宋体" w:cs="宋体"/>
                <w:color w:val="000000"/>
                <w:kern w:val="0"/>
              </w:rPr>
            </w:pPr>
          </w:p>
        </w:tc>
        <w:tc>
          <w:tcPr>
            <w:tcW w:w="1622" w:type="pct"/>
            <w:tcBorders>
              <w:top w:val="nil"/>
              <w:left w:val="nil"/>
              <w:bottom w:val="single" w:sz="4" w:space="0" w:color="auto"/>
              <w:right w:val="single" w:sz="4" w:space="0" w:color="auto"/>
            </w:tcBorders>
            <w:shd w:val="clear" w:color="auto" w:fill="auto"/>
            <w:noWrap/>
            <w:vAlign w:val="center"/>
            <w:hideMark/>
          </w:tcPr>
          <w:p w:rsidR="00847163" w:rsidRPr="00C90AED" w:rsidRDefault="00847163" w:rsidP="001C0EA1">
            <w:pPr>
              <w:widowControl/>
              <w:jc w:val="left"/>
              <w:rPr>
                <w:rFonts w:ascii="宋体" w:hAnsi="宋体" w:cs="宋体"/>
                <w:color w:val="000000"/>
                <w:kern w:val="0"/>
              </w:rPr>
            </w:pPr>
            <w:r w:rsidRPr="00C90AED">
              <w:rPr>
                <w:rFonts w:ascii="宋体" w:hAnsi="宋体" w:cs="宋体" w:hint="eastAsia"/>
                <w:color w:val="000000"/>
                <w:kern w:val="0"/>
              </w:rPr>
              <w:t>系统日常操作培训</w:t>
            </w:r>
          </w:p>
        </w:tc>
        <w:tc>
          <w:tcPr>
            <w:tcW w:w="1299"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rFonts w:ascii="宋体" w:hAnsi="宋体" w:cs="宋体"/>
                <w:color w:val="000000"/>
                <w:kern w:val="0"/>
              </w:rPr>
            </w:pPr>
          </w:p>
        </w:tc>
        <w:tc>
          <w:tcPr>
            <w:tcW w:w="651" w:type="pct"/>
            <w:tcBorders>
              <w:top w:val="nil"/>
              <w:left w:val="nil"/>
              <w:bottom w:val="single" w:sz="4" w:space="0" w:color="auto"/>
              <w:right w:val="single" w:sz="4" w:space="0" w:color="auto"/>
            </w:tcBorders>
            <w:shd w:val="clear" w:color="auto" w:fill="auto"/>
            <w:noWrap/>
            <w:vAlign w:val="center"/>
            <w:hideMark/>
          </w:tcPr>
          <w:p w:rsidR="00847163" w:rsidRPr="00C90AED" w:rsidRDefault="00847163" w:rsidP="001C0EA1">
            <w:pPr>
              <w:widowControl/>
              <w:jc w:val="center"/>
              <w:rPr>
                <w:color w:val="000000"/>
                <w:kern w:val="0"/>
              </w:rPr>
            </w:pPr>
            <w:r w:rsidRPr="00C90AED">
              <w:rPr>
                <w:color w:val="000000"/>
                <w:kern w:val="0"/>
              </w:rPr>
              <w:t>1</w:t>
            </w:r>
            <w:r w:rsidRPr="00C90AED">
              <w:rPr>
                <w:rFonts w:ascii="宋体" w:hAnsi="宋体" w:hint="eastAsia"/>
                <w:color w:val="000000"/>
                <w:kern w:val="0"/>
              </w:rPr>
              <w:t>天</w:t>
            </w:r>
          </w:p>
        </w:tc>
      </w:tr>
      <w:tr w:rsidR="00847163" w:rsidRPr="00C90AED" w:rsidTr="001C0EA1">
        <w:trPr>
          <w:trHeight w:val="510"/>
        </w:trPr>
        <w:tc>
          <w:tcPr>
            <w:tcW w:w="1428"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rFonts w:ascii="宋体" w:hAnsi="宋体" w:cs="宋体"/>
                <w:color w:val="000000"/>
                <w:kern w:val="0"/>
              </w:rPr>
            </w:pPr>
          </w:p>
        </w:tc>
        <w:tc>
          <w:tcPr>
            <w:tcW w:w="1622" w:type="pct"/>
            <w:tcBorders>
              <w:top w:val="nil"/>
              <w:left w:val="nil"/>
              <w:bottom w:val="single" w:sz="4" w:space="0" w:color="auto"/>
              <w:right w:val="single" w:sz="4" w:space="0" w:color="auto"/>
            </w:tcBorders>
            <w:shd w:val="clear" w:color="auto" w:fill="auto"/>
            <w:noWrap/>
            <w:vAlign w:val="center"/>
            <w:hideMark/>
          </w:tcPr>
          <w:p w:rsidR="00847163" w:rsidRPr="00C90AED" w:rsidRDefault="00847163" w:rsidP="001C0EA1">
            <w:pPr>
              <w:widowControl/>
              <w:jc w:val="left"/>
              <w:rPr>
                <w:rFonts w:ascii="宋体" w:hAnsi="宋体" w:cs="宋体"/>
                <w:color w:val="000000"/>
                <w:kern w:val="0"/>
              </w:rPr>
            </w:pPr>
            <w:r w:rsidRPr="00C90AED">
              <w:rPr>
                <w:rFonts w:ascii="宋体" w:hAnsi="宋体" w:cs="宋体" w:hint="eastAsia"/>
                <w:color w:val="000000"/>
                <w:kern w:val="0"/>
              </w:rPr>
              <w:t>系统权限培训管理</w:t>
            </w:r>
          </w:p>
        </w:tc>
        <w:tc>
          <w:tcPr>
            <w:tcW w:w="1299" w:type="pct"/>
            <w:vMerge/>
            <w:tcBorders>
              <w:top w:val="nil"/>
              <w:left w:val="single" w:sz="4" w:space="0" w:color="auto"/>
              <w:bottom w:val="single" w:sz="4" w:space="0" w:color="auto"/>
              <w:right w:val="single" w:sz="4" w:space="0" w:color="auto"/>
            </w:tcBorders>
            <w:vAlign w:val="center"/>
            <w:hideMark/>
          </w:tcPr>
          <w:p w:rsidR="00847163" w:rsidRPr="00C90AED" w:rsidRDefault="00847163" w:rsidP="001C0EA1">
            <w:pPr>
              <w:widowControl/>
              <w:jc w:val="left"/>
              <w:rPr>
                <w:rFonts w:ascii="宋体" w:hAnsi="宋体" w:cs="宋体"/>
                <w:color w:val="000000"/>
                <w:kern w:val="0"/>
              </w:rPr>
            </w:pPr>
          </w:p>
        </w:tc>
        <w:tc>
          <w:tcPr>
            <w:tcW w:w="651" w:type="pct"/>
            <w:tcBorders>
              <w:top w:val="nil"/>
              <w:left w:val="nil"/>
              <w:bottom w:val="single" w:sz="4" w:space="0" w:color="auto"/>
              <w:right w:val="single" w:sz="4" w:space="0" w:color="auto"/>
            </w:tcBorders>
            <w:shd w:val="clear" w:color="auto" w:fill="auto"/>
            <w:noWrap/>
            <w:vAlign w:val="center"/>
            <w:hideMark/>
          </w:tcPr>
          <w:p w:rsidR="00847163" w:rsidRPr="00C90AED" w:rsidRDefault="00847163" w:rsidP="001C0EA1">
            <w:pPr>
              <w:widowControl/>
              <w:jc w:val="center"/>
              <w:rPr>
                <w:color w:val="000000"/>
                <w:kern w:val="0"/>
              </w:rPr>
            </w:pPr>
            <w:r w:rsidRPr="00C90AED">
              <w:rPr>
                <w:color w:val="000000"/>
                <w:kern w:val="0"/>
              </w:rPr>
              <w:t>1</w:t>
            </w:r>
            <w:r w:rsidRPr="00C90AED">
              <w:rPr>
                <w:rFonts w:ascii="宋体" w:hAnsi="宋体" w:hint="eastAsia"/>
                <w:color w:val="000000"/>
                <w:kern w:val="0"/>
              </w:rPr>
              <w:t>天</w:t>
            </w:r>
          </w:p>
        </w:tc>
      </w:tr>
    </w:tbl>
    <w:p w:rsidR="00847163" w:rsidRPr="00CD1728" w:rsidRDefault="00847163" w:rsidP="00847163">
      <w:pPr>
        <w:spacing w:before="31" w:after="31" w:line="360" w:lineRule="auto"/>
        <w:ind w:firstLineChars="192" w:firstLine="403"/>
        <w:jc w:val="center"/>
        <w:rPr>
          <w:szCs w:val="30"/>
        </w:rPr>
      </w:pPr>
    </w:p>
    <w:p w:rsidR="00847163" w:rsidRPr="00786A71" w:rsidRDefault="00847163" w:rsidP="00496D45">
      <w:pPr>
        <w:pStyle w:val="Heading3"/>
        <w:numPr>
          <w:ilvl w:val="2"/>
          <w:numId w:val="0"/>
        </w:numPr>
        <w:adjustRightInd/>
        <w:spacing w:beforeLines="10" w:before="31" w:afterLines="10" w:after="31" w:line="360" w:lineRule="auto"/>
        <w:jc w:val="both"/>
        <w:textAlignment w:val="auto"/>
      </w:pPr>
      <w:bookmarkStart w:id="1675" w:name="_Toc393046642"/>
      <w:bookmarkStart w:id="1676" w:name="_Toc393060796"/>
      <w:bookmarkStart w:id="1677" w:name="_Toc393281090"/>
      <w:bookmarkStart w:id="1678" w:name="_Toc400911267"/>
      <w:bookmarkStart w:id="1679" w:name="_Toc422475986"/>
      <w:bookmarkStart w:id="1680" w:name="_Toc422762335"/>
      <w:bookmarkStart w:id="1681" w:name="_Toc429841500"/>
      <w:bookmarkStart w:id="1682" w:name="_Toc493789884"/>
      <w:r>
        <w:t>13.11.1</w:t>
      </w:r>
      <w:r w:rsidR="00B9376C">
        <w:rPr>
          <w:rFonts w:hint="eastAsia"/>
        </w:rPr>
        <w:t>3</w:t>
      </w:r>
      <w:r>
        <w:t xml:space="preserve"> </w:t>
      </w:r>
      <w:r w:rsidRPr="00786A71">
        <w:t>培训过程的组织管理</w:t>
      </w:r>
      <w:bookmarkEnd w:id="1675"/>
      <w:bookmarkEnd w:id="1676"/>
      <w:bookmarkEnd w:id="1677"/>
      <w:bookmarkEnd w:id="1678"/>
      <w:bookmarkEnd w:id="1679"/>
      <w:bookmarkEnd w:id="1680"/>
      <w:bookmarkEnd w:id="1681"/>
      <w:bookmarkEnd w:id="1682"/>
    </w:p>
    <w:p w:rsidR="00847163" w:rsidRPr="00CD1728" w:rsidRDefault="00847163" w:rsidP="00847163">
      <w:pPr>
        <w:spacing w:before="31" w:after="31" w:line="360" w:lineRule="auto"/>
        <w:ind w:firstLineChars="192" w:firstLine="461"/>
        <w:rPr>
          <w:sz w:val="24"/>
          <w:szCs w:val="30"/>
        </w:rPr>
      </w:pPr>
      <w:r w:rsidRPr="00CD1728">
        <w:rPr>
          <w:sz w:val="24"/>
          <w:szCs w:val="30"/>
        </w:rPr>
        <w:t>（</w:t>
      </w:r>
      <w:r w:rsidRPr="00CD1728">
        <w:rPr>
          <w:sz w:val="24"/>
          <w:szCs w:val="30"/>
        </w:rPr>
        <w:t>1</w:t>
      </w:r>
      <w:r w:rsidRPr="00CD1728">
        <w:rPr>
          <w:sz w:val="24"/>
          <w:szCs w:val="30"/>
        </w:rPr>
        <w:t>）制定系统的培训内容和计划，</w:t>
      </w:r>
    </w:p>
    <w:p w:rsidR="00847163" w:rsidRPr="00CD1728" w:rsidRDefault="00847163" w:rsidP="00847163">
      <w:pPr>
        <w:spacing w:before="31" w:after="31" w:line="360" w:lineRule="auto"/>
        <w:ind w:firstLineChars="192" w:firstLine="461"/>
        <w:rPr>
          <w:sz w:val="24"/>
          <w:szCs w:val="30"/>
        </w:rPr>
      </w:pPr>
      <w:r w:rsidRPr="00CD1728">
        <w:rPr>
          <w:sz w:val="24"/>
          <w:szCs w:val="30"/>
        </w:rPr>
        <w:t>（</w:t>
      </w:r>
      <w:r w:rsidRPr="00CD1728">
        <w:rPr>
          <w:sz w:val="24"/>
          <w:szCs w:val="30"/>
        </w:rPr>
        <w:t>2</w:t>
      </w:r>
      <w:r w:rsidRPr="00CD1728">
        <w:rPr>
          <w:sz w:val="24"/>
          <w:szCs w:val="30"/>
        </w:rPr>
        <w:t>）对培训内容和计划进行审查和确认，</w:t>
      </w:r>
    </w:p>
    <w:p w:rsidR="00847163" w:rsidRPr="00CD1728" w:rsidRDefault="00847163" w:rsidP="00847163">
      <w:pPr>
        <w:spacing w:before="31" w:after="31" w:line="360" w:lineRule="auto"/>
        <w:ind w:firstLineChars="192" w:firstLine="461"/>
        <w:rPr>
          <w:sz w:val="24"/>
          <w:szCs w:val="30"/>
        </w:rPr>
      </w:pPr>
      <w:r w:rsidRPr="00CD1728">
        <w:rPr>
          <w:sz w:val="24"/>
          <w:szCs w:val="30"/>
        </w:rPr>
        <w:t>（</w:t>
      </w:r>
      <w:r w:rsidRPr="00CD1728">
        <w:rPr>
          <w:sz w:val="24"/>
          <w:szCs w:val="30"/>
        </w:rPr>
        <w:t>3</w:t>
      </w:r>
      <w:r w:rsidRPr="00CD1728">
        <w:rPr>
          <w:sz w:val="24"/>
          <w:szCs w:val="30"/>
        </w:rPr>
        <w:t>）根据客户的要求，在实施过程中进行必要的调整。</w:t>
      </w:r>
    </w:p>
    <w:p w:rsidR="00847163" w:rsidRPr="00786A71" w:rsidRDefault="00847163" w:rsidP="00496D45">
      <w:pPr>
        <w:pStyle w:val="Heading3"/>
        <w:numPr>
          <w:ilvl w:val="2"/>
          <w:numId w:val="0"/>
        </w:numPr>
        <w:adjustRightInd/>
        <w:spacing w:beforeLines="10" w:before="31" w:afterLines="10" w:after="31" w:line="360" w:lineRule="auto"/>
        <w:jc w:val="both"/>
        <w:textAlignment w:val="auto"/>
      </w:pPr>
      <w:bookmarkStart w:id="1683" w:name="_Toc393046643"/>
      <w:bookmarkStart w:id="1684" w:name="_Toc393060797"/>
      <w:bookmarkStart w:id="1685" w:name="_Toc393281091"/>
      <w:bookmarkStart w:id="1686" w:name="_Toc400911268"/>
      <w:bookmarkStart w:id="1687" w:name="_Toc422475987"/>
      <w:bookmarkStart w:id="1688" w:name="_Toc422762336"/>
      <w:bookmarkStart w:id="1689" w:name="_Toc429841501"/>
      <w:bookmarkStart w:id="1690" w:name="_Toc493789885"/>
      <w:r>
        <w:t>13.11.1</w:t>
      </w:r>
      <w:r w:rsidR="00B9376C">
        <w:rPr>
          <w:rFonts w:hint="eastAsia"/>
        </w:rPr>
        <w:t>4</w:t>
      </w:r>
      <w:r>
        <w:t xml:space="preserve"> </w:t>
      </w:r>
      <w:r w:rsidRPr="00786A71">
        <w:t>培训师资</w:t>
      </w:r>
      <w:bookmarkEnd w:id="1683"/>
      <w:bookmarkEnd w:id="1684"/>
      <w:bookmarkEnd w:id="1685"/>
      <w:bookmarkEnd w:id="1686"/>
      <w:bookmarkEnd w:id="1687"/>
      <w:bookmarkEnd w:id="1688"/>
      <w:bookmarkEnd w:id="1689"/>
      <w:bookmarkEnd w:id="1690"/>
    </w:p>
    <w:p w:rsidR="00847163" w:rsidRPr="00786A71" w:rsidRDefault="00847163" w:rsidP="00847163">
      <w:pPr>
        <w:spacing w:before="31" w:after="31" w:line="360" w:lineRule="auto"/>
        <w:ind w:firstLine="480"/>
      </w:pPr>
      <w:r w:rsidRPr="00CD1728">
        <w:rPr>
          <w:color w:val="000000"/>
          <w:sz w:val="24"/>
          <w:szCs w:val="30"/>
        </w:rPr>
        <w:t>北京</w:t>
      </w:r>
      <w:r>
        <w:rPr>
          <w:rFonts w:hint="eastAsia"/>
          <w:sz w:val="24"/>
          <w:szCs w:val="30"/>
        </w:rPr>
        <w:t>凯利安能</w:t>
      </w:r>
      <w:r w:rsidRPr="00CD1728">
        <w:rPr>
          <w:color w:val="000000"/>
          <w:sz w:val="24"/>
          <w:szCs w:val="30"/>
        </w:rPr>
        <w:t>科技有限公司将安排具有丰富业务经验的的业内资深专家或技术能手作为培训讲师。</w:t>
      </w:r>
    </w:p>
    <w:p w:rsidR="00847163" w:rsidRPr="00C01BEC" w:rsidRDefault="00847163" w:rsidP="00847163">
      <w:pPr>
        <w:pStyle w:val="Heading2"/>
        <w:numPr>
          <w:ilvl w:val="1"/>
          <w:numId w:val="0"/>
        </w:numPr>
        <w:tabs>
          <w:tab w:val="num" w:pos="576"/>
        </w:tabs>
        <w:adjustRightInd/>
        <w:spacing w:before="31" w:after="31" w:line="416" w:lineRule="auto"/>
        <w:ind w:left="576" w:hanging="576"/>
        <w:jc w:val="both"/>
        <w:textAlignment w:val="auto"/>
        <w:rPr>
          <w:b w:val="0"/>
        </w:rPr>
      </w:pPr>
      <w:bookmarkStart w:id="1691" w:name="_Toc214335769"/>
      <w:bookmarkStart w:id="1692" w:name="_Toc228595426"/>
      <w:bookmarkStart w:id="1693" w:name="_Toc402877382"/>
      <w:bookmarkStart w:id="1694" w:name="_Toc415138390"/>
      <w:bookmarkStart w:id="1695" w:name="_Toc429841502"/>
      <w:bookmarkStart w:id="1696" w:name="_Toc493789886"/>
      <w:r>
        <w:t>13.11.1</w:t>
      </w:r>
      <w:r w:rsidR="00B9376C">
        <w:rPr>
          <w:rFonts w:hint="eastAsia"/>
        </w:rPr>
        <w:t>5</w:t>
      </w:r>
      <w:r>
        <w:t xml:space="preserve"> </w:t>
      </w:r>
      <w:r w:rsidRPr="00C01BEC">
        <w:rPr>
          <w:rFonts w:hint="eastAsia"/>
        </w:rPr>
        <w:t>知识转移</w:t>
      </w:r>
      <w:bookmarkEnd w:id="1691"/>
      <w:bookmarkEnd w:id="1692"/>
      <w:bookmarkEnd w:id="1693"/>
      <w:bookmarkEnd w:id="1694"/>
      <w:bookmarkEnd w:id="1695"/>
      <w:bookmarkEnd w:id="1696"/>
    </w:p>
    <w:p w:rsidR="00847163" w:rsidRDefault="00847163" w:rsidP="00847163">
      <w:pPr>
        <w:pStyle w:val="21"/>
        <w:spacing w:before="31" w:after="31"/>
        <w:ind w:firstLine="480"/>
        <w:rPr>
          <w:rFonts w:asciiTheme="minorEastAsia" w:eastAsiaTheme="minorEastAsia" w:hAnsiTheme="minorEastAsia"/>
          <w:szCs w:val="24"/>
        </w:rPr>
      </w:pPr>
      <w:r w:rsidRPr="00A12731">
        <w:rPr>
          <w:rFonts w:asciiTheme="minorEastAsia" w:eastAsiaTheme="minorEastAsia" w:hAnsiTheme="minorEastAsia" w:hint="eastAsia"/>
          <w:szCs w:val="24"/>
        </w:rPr>
        <w:t>为保障在项目实施完成后，关键用户级系统管理员能够独立承担对</w:t>
      </w:r>
      <w:r>
        <w:rPr>
          <w:rFonts w:asciiTheme="minorEastAsia" w:eastAsiaTheme="minorEastAsia" w:hAnsiTheme="minorEastAsia" w:hint="eastAsia"/>
          <w:szCs w:val="24"/>
        </w:rPr>
        <w:t>原油快评</w:t>
      </w:r>
      <w:r w:rsidRPr="00A12731">
        <w:rPr>
          <w:rFonts w:asciiTheme="minorEastAsia" w:eastAsiaTheme="minorEastAsia" w:hAnsiTheme="minorEastAsia" w:hint="eastAsia"/>
          <w:szCs w:val="24"/>
        </w:rPr>
        <w:t>系统的一般维护，在项目的实施过程中进行必要的技术转移是非常重要的。转移的内容不仅包括技术资料手册，还包括关键用户和信息技术人员应具备的系统维护能力。技术转移的方式包括能力培养和资料文档交接。技术转移的对象包括信息技术人员和关键用户。</w:t>
      </w:r>
    </w:p>
    <w:p w:rsidR="00847163" w:rsidRPr="00FB59A6" w:rsidRDefault="00847163" w:rsidP="00847163">
      <w:pPr>
        <w:pStyle w:val="Heading2"/>
        <w:numPr>
          <w:ilvl w:val="1"/>
          <w:numId w:val="0"/>
        </w:numPr>
        <w:tabs>
          <w:tab w:val="num" w:pos="576"/>
        </w:tabs>
        <w:adjustRightInd/>
        <w:spacing w:before="31" w:after="31" w:line="416" w:lineRule="auto"/>
        <w:ind w:left="576" w:hanging="576"/>
        <w:jc w:val="both"/>
        <w:textAlignment w:val="auto"/>
        <w:rPr>
          <w:rFonts w:ascii="Verdana" w:eastAsia="黑体" w:hAnsi="Verdana"/>
          <w:b w:val="0"/>
          <w:sz w:val="28"/>
        </w:rPr>
      </w:pPr>
      <w:bookmarkStart w:id="1697" w:name="_Toc446070711"/>
      <w:bookmarkStart w:id="1698" w:name="_Toc493789887"/>
      <w:r>
        <w:t>13.11.1</w:t>
      </w:r>
      <w:r w:rsidR="00B9376C">
        <w:rPr>
          <w:rFonts w:hint="eastAsia"/>
        </w:rPr>
        <w:t>6</w:t>
      </w:r>
      <w:r>
        <w:t xml:space="preserve"> </w:t>
      </w:r>
      <w:r w:rsidRPr="00FB59A6">
        <w:rPr>
          <w:rFonts w:ascii="Verdana" w:eastAsia="黑体" w:hAnsi="Verdana" w:hint="eastAsia"/>
          <w:b w:val="0"/>
          <w:sz w:val="28"/>
        </w:rPr>
        <w:t>检</w:t>
      </w:r>
      <w:r>
        <w:rPr>
          <w:rFonts w:hint="eastAsia"/>
          <w:b w:val="0"/>
        </w:rPr>
        <w:t>查</w:t>
      </w:r>
      <w:r w:rsidRPr="00FB59A6">
        <w:rPr>
          <w:rFonts w:ascii="Verdana" w:eastAsia="黑体" w:hAnsi="Verdana" w:hint="eastAsia"/>
          <w:b w:val="0"/>
          <w:sz w:val="28"/>
        </w:rPr>
        <w:t>和</w:t>
      </w:r>
      <w:bookmarkEnd w:id="1697"/>
      <w:r>
        <w:rPr>
          <w:rFonts w:hint="eastAsia"/>
          <w:b w:val="0"/>
        </w:rPr>
        <w:t>验收</w:t>
      </w:r>
      <w:bookmarkEnd w:id="1698"/>
    </w:p>
    <w:p w:rsidR="00847163" w:rsidRPr="00FB59A6" w:rsidRDefault="00843572" w:rsidP="00847163">
      <w:pPr>
        <w:pStyle w:val="21"/>
        <w:spacing w:before="31" w:after="31"/>
        <w:ind w:firstLine="480"/>
        <w:rPr>
          <w:rFonts w:asciiTheme="minorEastAsia" w:eastAsiaTheme="minorEastAsia" w:hAnsiTheme="minorEastAsia"/>
          <w:szCs w:val="24"/>
        </w:rPr>
      </w:pPr>
      <w:r>
        <w:rPr>
          <w:rFonts w:asciiTheme="minorEastAsia" w:eastAsiaTheme="minorEastAsia" w:hAnsiTheme="minorEastAsia" w:hint="eastAsia"/>
          <w:szCs w:val="24"/>
        </w:rPr>
        <w:t>卖方</w:t>
      </w:r>
      <w:r w:rsidR="00847163" w:rsidRPr="00FB59A6">
        <w:rPr>
          <w:rFonts w:asciiTheme="minorEastAsia" w:eastAsiaTheme="minorEastAsia" w:hAnsiTheme="minorEastAsia" w:hint="eastAsia"/>
          <w:szCs w:val="24"/>
        </w:rPr>
        <w:t>对所提供的设备（包括对分包外购设备）进行检验、监造和性能验收试验，确保</w:t>
      </w:r>
      <w:r>
        <w:rPr>
          <w:rFonts w:asciiTheme="minorEastAsia" w:eastAsiaTheme="minorEastAsia" w:hAnsiTheme="minorEastAsia" w:hint="eastAsia"/>
          <w:szCs w:val="24"/>
        </w:rPr>
        <w:t>卖方</w:t>
      </w:r>
      <w:r w:rsidR="00847163" w:rsidRPr="00FB59A6">
        <w:rPr>
          <w:rFonts w:asciiTheme="minorEastAsia" w:eastAsiaTheme="minorEastAsia" w:hAnsiTheme="minorEastAsia" w:hint="eastAsia"/>
          <w:szCs w:val="24"/>
        </w:rPr>
        <w:t>所提供的设备符合技术协议规定的要求。</w:t>
      </w:r>
    </w:p>
    <w:p w:rsidR="00847163" w:rsidRPr="00FB59A6" w:rsidRDefault="00843572" w:rsidP="00847163">
      <w:pPr>
        <w:pStyle w:val="21"/>
        <w:spacing w:before="31" w:after="31"/>
        <w:ind w:firstLine="480"/>
        <w:rPr>
          <w:rFonts w:asciiTheme="minorEastAsia" w:eastAsiaTheme="minorEastAsia" w:hAnsiTheme="minorEastAsia"/>
          <w:szCs w:val="24"/>
        </w:rPr>
      </w:pPr>
      <w:r>
        <w:rPr>
          <w:rFonts w:asciiTheme="minorEastAsia" w:eastAsiaTheme="minorEastAsia" w:hAnsiTheme="minorEastAsia" w:hint="eastAsia"/>
          <w:szCs w:val="24"/>
        </w:rPr>
        <w:t>卖方</w:t>
      </w:r>
      <w:r w:rsidR="00847163" w:rsidRPr="00FB59A6">
        <w:rPr>
          <w:rFonts w:asciiTheme="minorEastAsia" w:eastAsiaTheme="minorEastAsia" w:hAnsiTheme="minorEastAsia" w:hint="eastAsia"/>
          <w:szCs w:val="24"/>
        </w:rPr>
        <w:t>在合同生效后，向</w:t>
      </w:r>
      <w:r>
        <w:rPr>
          <w:rFonts w:asciiTheme="minorEastAsia" w:eastAsiaTheme="minorEastAsia" w:hAnsiTheme="minorEastAsia" w:hint="eastAsia"/>
          <w:szCs w:val="24"/>
        </w:rPr>
        <w:t>买方</w:t>
      </w:r>
      <w:r w:rsidR="00847163" w:rsidRPr="00FB59A6">
        <w:rPr>
          <w:rFonts w:asciiTheme="minorEastAsia" w:eastAsiaTheme="minorEastAsia" w:hAnsiTheme="minorEastAsia" w:hint="eastAsia"/>
          <w:szCs w:val="24"/>
        </w:rPr>
        <w:t>提供与本技术协议中的核磁共振波谱分析仪器有关的监造、检验、性能验收试验标准。</w:t>
      </w:r>
    </w:p>
    <w:p w:rsidR="00847163" w:rsidRPr="00FB59A6" w:rsidRDefault="00847163" w:rsidP="00847163">
      <w:pPr>
        <w:pStyle w:val="21"/>
        <w:spacing w:before="31" w:after="31"/>
        <w:ind w:firstLine="480"/>
        <w:rPr>
          <w:rFonts w:asciiTheme="minorEastAsia" w:eastAsiaTheme="minorEastAsia" w:hAnsiTheme="minorEastAsia"/>
          <w:szCs w:val="24"/>
        </w:rPr>
      </w:pPr>
      <w:r w:rsidRPr="00FB59A6">
        <w:rPr>
          <w:rFonts w:asciiTheme="minorEastAsia" w:eastAsiaTheme="minorEastAsia" w:hAnsiTheme="minorEastAsia" w:hint="eastAsia"/>
          <w:szCs w:val="24"/>
        </w:rPr>
        <w:t>供货时一并提供材料检验清单和检验报告。</w:t>
      </w:r>
    </w:p>
    <w:p w:rsidR="00847163" w:rsidRPr="00FB59A6" w:rsidRDefault="00847163" w:rsidP="00496D45">
      <w:pPr>
        <w:pStyle w:val="Heading3"/>
        <w:numPr>
          <w:ilvl w:val="2"/>
          <w:numId w:val="0"/>
        </w:numPr>
        <w:adjustRightInd/>
        <w:spacing w:beforeLines="10" w:before="31" w:afterLines="10" w:after="31" w:line="360" w:lineRule="auto"/>
        <w:jc w:val="both"/>
        <w:textAlignment w:val="auto"/>
        <w:rPr>
          <w:rFonts w:ascii="Verdana" w:eastAsia="黑体" w:hAnsi="Verdana"/>
        </w:rPr>
      </w:pPr>
      <w:bookmarkStart w:id="1699" w:name="_Toc493789888"/>
      <w:r>
        <w:t>13.11.1</w:t>
      </w:r>
      <w:r w:rsidR="00B9376C">
        <w:rPr>
          <w:rFonts w:hint="eastAsia"/>
        </w:rPr>
        <w:t>7</w:t>
      </w:r>
      <w:r w:rsidRPr="00FB59A6">
        <w:rPr>
          <w:rFonts w:ascii="Verdana" w:eastAsia="黑体" w:hAnsi="Verdana" w:hint="eastAsia"/>
        </w:rPr>
        <w:t>性能验收试验</w:t>
      </w:r>
      <w:bookmarkEnd w:id="1699"/>
    </w:p>
    <w:p w:rsidR="00847163" w:rsidRPr="00FB59A6" w:rsidRDefault="00847163" w:rsidP="00847163">
      <w:pPr>
        <w:spacing w:before="31" w:after="31" w:line="420" w:lineRule="exact"/>
        <w:ind w:firstLine="480"/>
        <w:rPr>
          <w:rFonts w:asciiTheme="minorEastAsia" w:eastAsiaTheme="minorEastAsia" w:hAnsiTheme="minorEastAsia"/>
          <w:color w:val="000000"/>
          <w:sz w:val="24"/>
        </w:rPr>
      </w:pPr>
      <w:r w:rsidRPr="00FB59A6">
        <w:rPr>
          <w:rFonts w:asciiTheme="minorEastAsia" w:eastAsiaTheme="minorEastAsia" w:hAnsiTheme="minorEastAsia" w:hint="eastAsia"/>
          <w:color w:val="000000"/>
          <w:sz w:val="24"/>
        </w:rPr>
        <w:t>性能验收试验由</w:t>
      </w:r>
      <w:r w:rsidR="00843572">
        <w:rPr>
          <w:rFonts w:asciiTheme="minorEastAsia" w:eastAsiaTheme="minorEastAsia" w:hAnsiTheme="minorEastAsia" w:hint="eastAsia"/>
          <w:color w:val="000000"/>
          <w:sz w:val="24"/>
        </w:rPr>
        <w:t>买方</w:t>
      </w:r>
      <w:r w:rsidRPr="00FB59A6">
        <w:rPr>
          <w:rFonts w:asciiTheme="minorEastAsia" w:eastAsiaTheme="minorEastAsia" w:hAnsiTheme="minorEastAsia" w:hint="eastAsia"/>
          <w:color w:val="000000"/>
          <w:sz w:val="24"/>
        </w:rPr>
        <w:t>主持，</w:t>
      </w:r>
      <w:r w:rsidR="00843572">
        <w:rPr>
          <w:rFonts w:asciiTheme="minorEastAsia" w:eastAsiaTheme="minorEastAsia" w:hAnsiTheme="minorEastAsia" w:hint="eastAsia"/>
          <w:color w:val="000000"/>
          <w:sz w:val="24"/>
        </w:rPr>
        <w:t>卖方</w:t>
      </w:r>
      <w:r w:rsidRPr="00FB59A6">
        <w:rPr>
          <w:rFonts w:asciiTheme="minorEastAsia" w:eastAsiaTheme="minorEastAsia" w:hAnsiTheme="minorEastAsia" w:hint="eastAsia"/>
          <w:color w:val="000000"/>
          <w:sz w:val="24"/>
        </w:rPr>
        <w:t>参加。试验大纲</w:t>
      </w:r>
      <w:r>
        <w:rPr>
          <w:rFonts w:asciiTheme="minorEastAsia" w:eastAsiaTheme="minorEastAsia" w:hAnsiTheme="minorEastAsia" w:hint="eastAsia"/>
          <w:color w:val="000000"/>
          <w:sz w:val="24"/>
        </w:rPr>
        <w:t>参考对应指标的国家标准，无国家标准的大纲</w:t>
      </w:r>
      <w:r w:rsidRPr="00FB59A6">
        <w:rPr>
          <w:rFonts w:asciiTheme="minorEastAsia" w:eastAsiaTheme="minorEastAsia" w:hAnsiTheme="minorEastAsia" w:hint="eastAsia"/>
          <w:color w:val="000000"/>
          <w:sz w:val="24"/>
        </w:rPr>
        <w:t>由</w:t>
      </w:r>
      <w:r w:rsidR="00843572">
        <w:rPr>
          <w:rFonts w:asciiTheme="minorEastAsia" w:eastAsiaTheme="minorEastAsia" w:hAnsiTheme="minorEastAsia" w:hint="eastAsia"/>
          <w:color w:val="000000"/>
          <w:sz w:val="24"/>
        </w:rPr>
        <w:t>卖方</w:t>
      </w:r>
      <w:r w:rsidRPr="00FB59A6">
        <w:rPr>
          <w:rFonts w:asciiTheme="minorEastAsia" w:eastAsiaTheme="minorEastAsia" w:hAnsiTheme="minorEastAsia" w:hint="eastAsia"/>
          <w:color w:val="000000"/>
          <w:sz w:val="24"/>
        </w:rPr>
        <w:t>提供，与</w:t>
      </w:r>
      <w:r w:rsidR="00843572">
        <w:rPr>
          <w:rFonts w:asciiTheme="minorEastAsia" w:eastAsiaTheme="minorEastAsia" w:hAnsiTheme="minorEastAsia" w:hint="eastAsia"/>
          <w:color w:val="000000"/>
          <w:sz w:val="24"/>
        </w:rPr>
        <w:t>买方</w:t>
      </w:r>
      <w:r w:rsidRPr="00FB59A6">
        <w:rPr>
          <w:rFonts w:asciiTheme="minorEastAsia" w:eastAsiaTheme="minorEastAsia" w:hAnsiTheme="minorEastAsia" w:hint="eastAsia"/>
          <w:color w:val="000000"/>
          <w:sz w:val="24"/>
        </w:rPr>
        <w:t>讨论后确定。如试验在现场进行，</w:t>
      </w:r>
      <w:r w:rsidR="00843572">
        <w:rPr>
          <w:rFonts w:asciiTheme="minorEastAsia" w:eastAsiaTheme="minorEastAsia" w:hAnsiTheme="minorEastAsia" w:hint="eastAsia"/>
          <w:color w:val="000000"/>
          <w:sz w:val="24"/>
        </w:rPr>
        <w:t>卖方</w:t>
      </w:r>
      <w:r w:rsidRPr="00FB59A6">
        <w:rPr>
          <w:rFonts w:asciiTheme="minorEastAsia" w:eastAsiaTheme="minorEastAsia" w:hAnsiTheme="minorEastAsia" w:hint="eastAsia"/>
          <w:color w:val="000000"/>
          <w:sz w:val="24"/>
        </w:rPr>
        <w:t>要按本协议要求进行配合；如试验在</w:t>
      </w:r>
      <w:r w:rsidR="00843572">
        <w:rPr>
          <w:rFonts w:asciiTheme="minorEastAsia" w:eastAsiaTheme="minorEastAsia" w:hAnsiTheme="minorEastAsia" w:hint="eastAsia"/>
          <w:color w:val="000000"/>
          <w:sz w:val="24"/>
        </w:rPr>
        <w:t>卖方</w:t>
      </w:r>
      <w:r w:rsidRPr="00FB59A6">
        <w:rPr>
          <w:rFonts w:asciiTheme="minorEastAsia" w:eastAsiaTheme="minorEastAsia" w:hAnsiTheme="minorEastAsia" w:hint="eastAsia"/>
          <w:color w:val="000000"/>
          <w:sz w:val="24"/>
        </w:rPr>
        <w:t>工厂进行，试验所需的人力和物力等由</w:t>
      </w:r>
      <w:r w:rsidR="00843572">
        <w:rPr>
          <w:rFonts w:asciiTheme="minorEastAsia" w:eastAsiaTheme="minorEastAsia" w:hAnsiTheme="minorEastAsia" w:hint="eastAsia"/>
          <w:color w:val="000000"/>
          <w:sz w:val="24"/>
        </w:rPr>
        <w:t>卖方</w:t>
      </w:r>
      <w:r w:rsidRPr="00FB59A6">
        <w:rPr>
          <w:rFonts w:asciiTheme="minorEastAsia" w:eastAsiaTheme="minorEastAsia" w:hAnsiTheme="minorEastAsia" w:hint="eastAsia"/>
          <w:color w:val="000000"/>
          <w:sz w:val="24"/>
        </w:rPr>
        <w:t>提供。</w:t>
      </w:r>
    </w:p>
    <w:p w:rsidR="00847163" w:rsidRPr="00847163" w:rsidRDefault="00847163" w:rsidP="00496D45">
      <w:pPr>
        <w:pStyle w:val="Heading3"/>
        <w:numPr>
          <w:ilvl w:val="2"/>
          <w:numId w:val="0"/>
        </w:numPr>
        <w:adjustRightInd/>
        <w:spacing w:beforeLines="10" w:before="31" w:afterLines="10" w:after="31" w:line="360" w:lineRule="auto"/>
        <w:jc w:val="both"/>
        <w:textAlignment w:val="auto"/>
        <w:rPr>
          <w:rFonts w:ascii="黑体" w:eastAsia="黑体" w:hAnsi="黑体"/>
          <w:sz w:val="28"/>
        </w:rPr>
      </w:pPr>
      <w:bookmarkStart w:id="1700" w:name="_Toc493789889"/>
      <w:r w:rsidRPr="00847163">
        <w:rPr>
          <w:rFonts w:ascii="黑体" w:eastAsia="黑体" w:hAnsi="黑体"/>
        </w:rPr>
        <w:t>13.11.1</w:t>
      </w:r>
      <w:r w:rsidR="00B9376C">
        <w:rPr>
          <w:rFonts w:ascii="黑体" w:eastAsia="黑体" w:hAnsi="黑体" w:hint="eastAsia"/>
        </w:rPr>
        <w:t>8</w:t>
      </w:r>
      <w:r w:rsidRPr="00847163">
        <w:rPr>
          <w:rFonts w:ascii="黑体" w:eastAsia="黑体" w:hAnsi="黑体"/>
        </w:rPr>
        <w:t xml:space="preserve"> </w:t>
      </w:r>
      <w:r w:rsidRPr="00847163">
        <w:rPr>
          <w:rFonts w:ascii="黑体" w:eastAsia="黑体" w:hAnsi="黑体" w:hint="eastAsia"/>
          <w:sz w:val="28"/>
        </w:rPr>
        <w:t>性能验收试验的内容</w:t>
      </w:r>
      <w:bookmarkEnd w:id="1700"/>
    </w:p>
    <w:p w:rsidR="00847163" w:rsidRDefault="00847163" w:rsidP="00847163">
      <w:pPr>
        <w:spacing w:before="31" w:after="31" w:line="420" w:lineRule="exact"/>
        <w:ind w:firstLine="480"/>
        <w:rPr>
          <w:rFonts w:asciiTheme="minorEastAsia" w:eastAsiaTheme="minorEastAsia" w:hAnsiTheme="minorEastAsia"/>
          <w:color w:val="000000"/>
          <w:sz w:val="24"/>
        </w:rPr>
      </w:pPr>
      <w:r w:rsidRPr="00FB59A6">
        <w:rPr>
          <w:rFonts w:asciiTheme="minorEastAsia" w:eastAsiaTheme="minorEastAsia" w:hAnsiTheme="minorEastAsia" w:hint="eastAsia"/>
          <w:color w:val="000000"/>
          <w:sz w:val="24"/>
        </w:rPr>
        <w:t>NMR分析仪表功能测试，出具SAT报告，SAT报告文档由</w:t>
      </w:r>
      <w:r w:rsidR="00843572">
        <w:rPr>
          <w:rFonts w:asciiTheme="minorEastAsia" w:eastAsiaTheme="minorEastAsia" w:hAnsiTheme="minorEastAsia" w:hint="eastAsia"/>
          <w:color w:val="000000"/>
          <w:sz w:val="24"/>
        </w:rPr>
        <w:t>卖方</w:t>
      </w:r>
      <w:r w:rsidRPr="00FB59A6">
        <w:rPr>
          <w:rFonts w:asciiTheme="minorEastAsia" w:eastAsiaTheme="minorEastAsia" w:hAnsiTheme="minorEastAsia" w:hint="eastAsia"/>
          <w:color w:val="000000"/>
          <w:sz w:val="24"/>
        </w:rPr>
        <w:t>准备，并与</w:t>
      </w:r>
      <w:r w:rsidR="00843572">
        <w:rPr>
          <w:rFonts w:asciiTheme="minorEastAsia" w:eastAsiaTheme="minorEastAsia" w:hAnsiTheme="minorEastAsia" w:hint="eastAsia"/>
          <w:color w:val="000000"/>
          <w:sz w:val="24"/>
        </w:rPr>
        <w:t>买方</w:t>
      </w:r>
      <w:r w:rsidRPr="00FB59A6">
        <w:rPr>
          <w:rFonts w:asciiTheme="minorEastAsia" w:eastAsiaTheme="minorEastAsia" w:hAnsiTheme="minorEastAsia" w:hint="eastAsia"/>
          <w:color w:val="000000"/>
          <w:sz w:val="24"/>
        </w:rPr>
        <w:t>讨论认可。</w:t>
      </w:r>
    </w:p>
    <w:p w:rsidR="00847163" w:rsidRDefault="00847163" w:rsidP="00847163">
      <w:pPr>
        <w:spacing w:before="31" w:after="31" w:line="420" w:lineRule="exact"/>
        <w:ind w:firstLine="480"/>
        <w:rPr>
          <w:rFonts w:asciiTheme="minorEastAsia" w:eastAsiaTheme="minorEastAsia" w:hAnsiTheme="minorEastAsia"/>
          <w:color w:val="000000"/>
          <w:sz w:val="24"/>
        </w:rPr>
      </w:pPr>
      <w:r>
        <w:rPr>
          <w:rFonts w:asciiTheme="minorEastAsia" w:eastAsiaTheme="minorEastAsia" w:hAnsiTheme="minorEastAsia" w:hint="eastAsia"/>
          <w:color w:val="000000"/>
          <w:sz w:val="24"/>
        </w:rPr>
        <w:lastRenderedPageBreak/>
        <w:t>整个原油快评系统</w:t>
      </w:r>
      <w:r w:rsidRPr="00FB59A6">
        <w:rPr>
          <w:rFonts w:asciiTheme="minorEastAsia" w:eastAsiaTheme="minorEastAsia" w:hAnsiTheme="minorEastAsia" w:hint="eastAsia"/>
          <w:color w:val="000000"/>
          <w:sz w:val="24"/>
        </w:rPr>
        <w:t>功能测试</w:t>
      </w:r>
      <w:r>
        <w:rPr>
          <w:rFonts w:asciiTheme="minorEastAsia" w:eastAsiaTheme="minorEastAsia" w:hAnsiTheme="minorEastAsia" w:hint="eastAsia"/>
          <w:color w:val="000000"/>
          <w:sz w:val="24"/>
        </w:rPr>
        <w:t>、报表格式满足现场使用要求，</w:t>
      </w:r>
      <w:r w:rsidRPr="00FB59A6">
        <w:rPr>
          <w:rFonts w:asciiTheme="minorEastAsia" w:eastAsiaTheme="minorEastAsia" w:hAnsiTheme="minorEastAsia" w:hint="eastAsia"/>
          <w:color w:val="000000"/>
          <w:sz w:val="24"/>
        </w:rPr>
        <w:t>原油快评数据参考对应的分析方法再现性分析要求，验证通过后，出具</w:t>
      </w:r>
      <w:r>
        <w:rPr>
          <w:rFonts w:asciiTheme="minorEastAsia" w:eastAsiaTheme="minorEastAsia" w:hAnsiTheme="minorEastAsia" w:hint="eastAsia"/>
          <w:color w:val="000000"/>
          <w:sz w:val="24"/>
        </w:rPr>
        <w:t>现场验收</w:t>
      </w:r>
      <w:r w:rsidRPr="00FB59A6">
        <w:rPr>
          <w:rFonts w:asciiTheme="minorEastAsia" w:eastAsiaTheme="minorEastAsia" w:hAnsiTheme="minorEastAsia" w:hint="eastAsia"/>
          <w:color w:val="000000"/>
          <w:sz w:val="24"/>
        </w:rPr>
        <w:t>报告</w:t>
      </w:r>
      <w:r>
        <w:rPr>
          <w:rFonts w:asciiTheme="minorEastAsia" w:eastAsiaTheme="minorEastAsia" w:hAnsiTheme="minorEastAsia" w:hint="eastAsia"/>
          <w:color w:val="000000"/>
          <w:sz w:val="24"/>
        </w:rPr>
        <w:t>，</w:t>
      </w:r>
      <w:r w:rsidRPr="00FB59A6">
        <w:rPr>
          <w:rFonts w:asciiTheme="minorEastAsia" w:eastAsiaTheme="minorEastAsia" w:hAnsiTheme="minorEastAsia" w:hint="eastAsia"/>
          <w:color w:val="000000"/>
          <w:sz w:val="24"/>
        </w:rPr>
        <w:t>即可进行项目验收。</w:t>
      </w:r>
    </w:p>
    <w:p w:rsidR="005C4C4D" w:rsidRDefault="00BE5D16" w:rsidP="00D5309E">
      <w:pPr>
        <w:pStyle w:val="Heading1"/>
        <w:numPr>
          <w:ilvl w:val="0"/>
          <w:numId w:val="1"/>
        </w:numPr>
        <w:tabs>
          <w:tab w:val="left" w:pos="864"/>
        </w:tabs>
      </w:pPr>
      <w:bookmarkStart w:id="1701" w:name="_Toc493789890"/>
      <w:r>
        <w:rPr>
          <w:rFonts w:hint="eastAsia"/>
        </w:rPr>
        <w:t>附件</w:t>
      </w:r>
      <w:bookmarkEnd w:id="562"/>
      <w:bookmarkEnd w:id="563"/>
      <w:bookmarkEnd w:id="564"/>
      <w:bookmarkEnd w:id="565"/>
      <w:bookmarkEnd w:id="566"/>
      <w:bookmarkEnd w:id="567"/>
      <w:bookmarkEnd w:id="569"/>
      <w:bookmarkEnd w:id="1701"/>
    </w:p>
    <w:p w:rsidR="005C4C4D" w:rsidRDefault="00BE5D16" w:rsidP="00D5309E">
      <w:pPr>
        <w:pStyle w:val="Heading2"/>
        <w:numPr>
          <w:ilvl w:val="1"/>
          <w:numId w:val="1"/>
        </w:numPr>
        <w:tabs>
          <w:tab w:val="left" w:pos="864"/>
        </w:tabs>
      </w:pPr>
      <w:bookmarkStart w:id="1702" w:name="_附件1_供货清单"/>
      <w:r>
        <w:rPr>
          <w:rFonts w:hint="eastAsia"/>
        </w:rPr>
        <w:t xml:space="preserve"> </w:t>
      </w:r>
      <w:bookmarkStart w:id="1703" w:name="_Toc493789891"/>
      <w:r>
        <w:rPr>
          <w:rFonts w:hint="eastAsia"/>
        </w:rPr>
        <w:t>附件</w:t>
      </w:r>
      <w:r>
        <w:rPr>
          <w:rFonts w:hint="eastAsia"/>
        </w:rPr>
        <w:t xml:space="preserve">1 </w:t>
      </w:r>
      <w:r>
        <w:rPr>
          <w:rFonts w:hint="eastAsia"/>
        </w:rPr>
        <w:t>供货清单</w:t>
      </w:r>
      <w:bookmarkEnd w:id="1703"/>
    </w:p>
    <w:p w:rsidR="005C4C4D" w:rsidRDefault="00BE5D16" w:rsidP="00D5309E">
      <w:pPr>
        <w:pStyle w:val="Heading3"/>
        <w:numPr>
          <w:ilvl w:val="2"/>
          <w:numId w:val="1"/>
        </w:numPr>
        <w:tabs>
          <w:tab w:val="left" w:pos="864"/>
        </w:tabs>
      </w:pPr>
      <w:bookmarkStart w:id="1704" w:name="_Toc493789892"/>
      <w:r>
        <w:rPr>
          <w:rFonts w:hint="eastAsia"/>
        </w:rPr>
        <w:t>核磁共振波谱分析仪器</w:t>
      </w:r>
      <w:bookmarkEnd w:id="17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9"/>
        <w:gridCol w:w="2955"/>
        <w:gridCol w:w="886"/>
        <w:gridCol w:w="738"/>
        <w:gridCol w:w="3651"/>
      </w:tblGrid>
      <w:tr w:rsidR="00847163" w:rsidRPr="00F10EAF" w:rsidTr="001C0EA1">
        <w:trPr>
          <w:trHeight w:val="315"/>
        </w:trPr>
        <w:tc>
          <w:tcPr>
            <w:tcW w:w="541" w:type="pct"/>
            <w:shd w:val="clear" w:color="auto" w:fill="auto"/>
            <w:noWrap/>
            <w:vAlign w:val="center"/>
          </w:tcPr>
          <w:p w:rsidR="00847163" w:rsidRPr="00F10EAF" w:rsidRDefault="00847163" w:rsidP="00847163">
            <w:pPr>
              <w:spacing w:before="24" w:after="24" w:line="360" w:lineRule="auto"/>
              <w:jc w:val="center"/>
              <w:rPr>
                <w:rFonts w:asciiTheme="minorEastAsia" w:eastAsiaTheme="minorEastAsia" w:hAnsiTheme="minorEastAsia" w:cs="宋体"/>
                <w:b/>
                <w:bCs/>
                <w:color w:val="000000"/>
              </w:rPr>
            </w:pPr>
            <w:bookmarkStart w:id="1705" w:name="_Toc476518374"/>
            <w:bookmarkStart w:id="1706" w:name="_Toc381174901"/>
            <w:bookmarkStart w:id="1707" w:name="_Toc446070701"/>
            <w:bookmarkStart w:id="1708" w:name="OLE_LINK1"/>
            <w:r w:rsidRPr="00F10EAF">
              <w:rPr>
                <w:rFonts w:asciiTheme="minorEastAsia" w:eastAsiaTheme="minorEastAsia" w:hAnsiTheme="minorEastAsia" w:cs="宋体" w:hint="eastAsia"/>
                <w:b/>
                <w:bCs/>
                <w:color w:val="000000"/>
              </w:rPr>
              <w:t>编号</w:t>
            </w:r>
          </w:p>
        </w:tc>
        <w:tc>
          <w:tcPr>
            <w:tcW w:w="1601" w:type="pct"/>
            <w:shd w:val="clear" w:color="auto" w:fill="auto"/>
            <w:noWrap/>
            <w:vAlign w:val="center"/>
          </w:tcPr>
          <w:p w:rsidR="00847163" w:rsidRPr="00F10EAF" w:rsidRDefault="00847163" w:rsidP="001C0EA1">
            <w:pPr>
              <w:spacing w:before="24" w:after="24" w:line="360" w:lineRule="auto"/>
              <w:ind w:firstLine="422"/>
              <w:jc w:val="center"/>
              <w:rPr>
                <w:rFonts w:asciiTheme="minorEastAsia" w:eastAsiaTheme="minorEastAsia" w:hAnsiTheme="minorEastAsia" w:cs="宋体"/>
                <w:b/>
                <w:bCs/>
                <w:color w:val="000000"/>
              </w:rPr>
            </w:pPr>
            <w:r w:rsidRPr="00F10EAF">
              <w:rPr>
                <w:rFonts w:asciiTheme="minorEastAsia" w:eastAsiaTheme="minorEastAsia" w:hAnsiTheme="minorEastAsia" w:cs="宋体" w:hint="eastAsia"/>
                <w:b/>
                <w:bCs/>
                <w:color w:val="000000"/>
              </w:rPr>
              <w:t>名称</w:t>
            </w:r>
          </w:p>
        </w:tc>
        <w:tc>
          <w:tcPr>
            <w:tcW w:w="480" w:type="pct"/>
            <w:shd w:val="clear" w:color="auto" w:fill="auto"/>
            <w:noWrap/>
            <w:vAlign w:val="center"/>
          </w:tcPr>
          <w:p w:rsidR="00847163" w:rsidRPr="00F10EAF" w:rsidRDefault="00847163" w:rsidP="00847163">
            <w:pPr>
              <w:spacing w:before="24" w:after="24" w:line="360" w:lineRule="auto"/>
              <w:jc w:val="center"/>
              <w:rPr>
                <w:rFonts w:asciiTheme="minorEastAsia" w:eastAsiaTheme="minorEastAsia" w:hAnsiTheme="minorEastAsia" w:cs="宋体"/>
                <w:b/>
                <w:bCs/>
                <w:color w:val="000000"/>
              </w:rPr>
            </w:pPr>
            <w:r w:rsidRPr="00F10EAF">
              <w:rPr>
                <w:rFonts w:asciiTheme="minorEastAsia" w:eastAsiaTheme="minorEastAsia" w:hAnsiTheme="minorEastAsia" w:cs="宋体" w:hint="eastAsia"/>
                <w:b/>
                <w:bCs/>
                <w:color w:val="000000"/>
              </w:rPr>
              <w:t>单位</w:t>
            </w:r>
          </w:p>
        </w:tc>
        <w:tc>
          <w:tcPr>
            <w:tcW w:w="400" w:type="pct"/>
            <w:shd w:val="clear" w:color="auto" w:fill="auto"/>
            <w:noWrap/>
            <w:vAlign w:val="center"/>
          </w:tcPr>
          <w:p w:rsidR="00847163" w:rsidRPr="00F10EAF" w:rsidRDefault="00847163" w:rsidP="00847163">
            <w:pPr>
              <w:spacing w:before="24" w:after="24" w:line="360" w:lineRule="auto"/>
              <w:jc w:val="center"/>
              <w:rPr>
                <w:rFonts w:asciiTheme="minorEastAsia" w:eastAsiaTheme="minorEastAsia" w:hAnsiTheme="minorEastAsia" w:cs="宋体"/>
                <w:b/>
                <w:bCs/>
                <w:color w:val="000000"/>
              </w:rPr>
            </w:pPr>
            <w:r w:rsidRPr="00F10EAF">
              <w:rPr>
                <w:rFonts w:asciiTheme="minorEastAsia" w:eastAsiaTheme="minorEastAsia" w:hAnsiTheme="minorEastAsia" w:cs="宋体" w:hint="eastAsia"/>
                <w:b/>
                <w:bCs/>
                <w:color w:val="000000"/>
              </w:rPr>
              <w:t>数量</w:t>
            </w:r>
          </w:p>
        </w:tc>
        <w:tc>
          <w:tcPr>
            <w:tcW w:w="1978" w:type="pct"/>
            <w:shd w:val="clear" w:color="auto" w:fill="auto"/>
            <w:noWrap/>
            <w:vAlign w:val="center"/>
          </w:tcPr>
          <w:p w:rsidR="00847163" w:rsidRPr="00F10EAF" w:rsidRDefault="00847163" w:rsidP="001C0EA1">
            <w:pPr>
              <w:spacing w:before="24" w:after="24" w:line="360" w:lineRule="auto"/>
              <w:ind w:firstLine="422"/>
              <w:jc w:val="center"/>
              <w:rPr>
                <w:rFonts w:asciiTheme="minorEastAsia" w:eastAsiaTheme="minorEastAsia" w:hAnsiTheme="minorEastAsia" w:cs="宋体"/>
                <w:b/>
                <w:bCs/>
                <w:color w:val="000000"/>
              </w:rPr>
            </w:pPr>
            <w:r>
              <w:rPr>
                <w:rFonts w:asciiTheme="minorEastAsia" w:eastAsiaTheme="minorEastAsia" w:hAnsiTheme="minorEastAsia" w:cs="宋体" w:hint="eastAsia"/>
                <w:b/>
                <w:bCs/>
                <w:color w:val="000000"/>
              </w:rPr>
              <w:t>说明</w:t>
            </w:r>
          </w:p>
        </w:tc>
      </w:tr>
      <w:tr w:rsidR="00847163" w:rsidRPr="00F10EAF" w:rsidTr="001C0EA1">
        <w:trPr>
          <w:trHeight w:val="462"/>
        </w:trPr>
        <w:tc>
          <w:tcPr>
            <w:tcW w:w="541" w:type="pct"/>
            <w:shd w:val="clear" w:color="auto" w:fill="auto"/>
            <w:noWrap/>
            <w:vAlign w:val="center"/>
          </w:tcPr>
          <w:p w:rsidR="00847163" w:rsidRPr="00F10EAF" w:rsidRDefault="00847163" w:rsidP="00847163">
            <w:pPr>
              <w:spacing w:before="24" w:after="24" w:line="360" w:lineRule="auto"/>
              <w:jc w:val="center"/>
              <w:rPr>
                <w:rFonts w:asciiTheme="minorEastAsia" w:eastAsiaTheme="minorEastAsia" w:hAnsiTheme="minorEastAsia" w:cs="宋体"/>
                <w:color w:val="000000"/>
              </w:rPr>
            </w:pPr>
            <w:r w:rsidRPr="00F10EAF">
              <w:rPr>
                <w:rFonts w:asciiTheme="minorEastAsia" w:eastAsiaTheme="minorEastAsia" w:hAnsiTheme="minorEastAsia" w:cs="宋体" w:hint="eastAsia"/>
                <w:color w:val="000000"/>
              </w:rPr>
              <w:t xml:space="preserve">0101　</w:t>
            </w:r>
          </w:p>
        </w:tc>
        <w:tc>
          <w:tcPr>
            <w:tcW w:w="1601" w:type="pct"/>
            <w:shd w:val="clear" w:color="auto" w:fill="auto"/>
            <w:noWrap/>
            <w:vAlign w:val="center"/>
          </w:tcPr>
          <w:p w:rsidR="00847163" w:rsidRPr="00F10EAF" w:rsidRDefault="00847163" w:rsidP="001C0EA1">
            <w:pPr>
              <w:spacing w:before="24" w:after="24" w:line="420" w:lineRule="exact"/>
              <w:ind w:firstLine="420"/>
              <w:rPr>
                <w:rFonts w:asciiTheme="minorEastAsia" w:eastAsiaTheme="minorEastAsia" w:hAnsiTheme="minorEastAsia" w:cs="宋体"/>
                <w:color w:val="000000"/>
              </w:rPr>
            </w:pPr>
            <w:r>
              <w:rPr>
                <w:rFonts w:asciiTheme="minorEastAsia" w:eastAsiaTheme="minorEastAsia" w:hAnsiTheme="minorEastAsia" w:hint="eastAsia"/>
                <w:color w:val="000000"/>
                <w:szCs w:val="21"/>
              </w:rPr>
              <w:t>台式</w:t>
            </w:r>
            <w:r w:rsidRPr="00F10EAF">
              <w:rPr>
                <w:rFonts w:asciiTheme="minorEastAsia" w:eastAsiaTheme="minorEastAsia" w:hAnsiTheme="minorEastAsia" w:hint="eastAsia"/>
                <w:color w:val="000000"/>
                <w:szCs w:val="21"/>
              </w:rPr>
              <w:t>氢核磁共振分析仪器</w:t>
            </w:r>
          </w:p>
        </w:tc>
        <w:tc>
          <w:tcPr>
            <w:tcW w:w="480" w:type="pct"/>
            <w:shd w:val="clear" w:color="auto" w:fill="auto"/>
            <w:noWrap/>
            <w:vAlign w:val="center"/>
          </w:tcPr>
          <w:p w:rsidR="00847163" w:rsidRPr="006276A0" w:rsidRDefault="00847163" w:rsidP="001C0EA1">
            <w:pPr>
              <w:spacing w:before="24" w:after="24" w:line="360" w:lineRule="auto"/>
              <w:ind w:firstLine="420"/>
              <w:jc w:val="center"/>
              <w:rPr>
                <w:rFonts w:asciiTheme="minorEastAsia" w:eastAsiaTheme="minorEastAsia" w:hAnsiTheme="minorEastAsia" w:cs="宋体"/>
                <w:color w:val="000000"/>
                <w:szCs w:val="21"/>
              </w:rPr>
            </w:pPr>
            <w:r w:rsidRPr="006276A0">
              <w:rPr>
                <w:rFonts w:asciiTheme="minorEastAsia" w:eastAsiaTheme="minorEastAsia" w:hAnsiTheme="minorEastAsia" w:cs="宋体" w:hint="eastAsia"/>
                <w:color w:val="000000"/>
                <w:szCs w:val="21"/>
              </w:rPr>
              <w:t>台</w:t>
            </w:r>
          </w:p>
        </w:tc>
        <w:tc>
          <w:tcPr>
            <w:tcW w:w="400" w:type="pct"/>
            <w:shd w:val="clear" w:color="auto" w:fill="auto"/>
            <w:noWrap/>
            <w:vAlign w:val="center"/>
          </w:tcPr>
          <w:p w:rsidR="00847163" w:rsidRPr="006276A0" w:rsidRDefault="00847163" w:rsidP="00847163">
            <w:pPr>
              <w:spacing w:before="24" w:after="24" w:line="360" w:lineRule="auto"/>
              <w:jc w:val="center"/>
              <w:rPr>
                <w:rFonts w:asciiTheme="minorEastAsia" w:eastAsiaTheme="minorEastAsia" w:hAnsiTheme="minorEastAsia" w:cs="宋体"/>
                <w:color w:val="000000"/>
                <w:szCs w:val="21"/>
              </w:rPr>
            </w:pPr>
            <w:r w:rsidRPr="006276A0">
              <w:rPr>
                <w:rFonts w:asciiTheme="minorEastAsia" w:eastAsiaTheme="minorEastAsia" w:hAnsiTheme="minorEastAsia" w:cs="宋体" w:hint="eastAsia"/>
                <w:color w:val="000000"/>
                <w:szCs w:val="21"/>
              </w:rPr>
              <w:t>1</w:t>
            </w:r>
          </w:p>
        </w:tc>
        <w:tc>
          <w:tcPr>
            <w:tcW w:w="1978" w:type="pct"/>
            <w:shd w:val="clear" w:color="auto" w:fill="auto"/>
            <w:noWrap/>
            <w:vAlign w:val="center"/>
          </w:tcPr>
          <w:p w:rsidR="00847163" w:rsidRPr="00F10EAF" w:rsidRDefault="00847163" w:rsidP="001C0EA1">
            <w:pPr>
              <w:spacing w:before="24" w:after="24" w:line="360" w:lineRule="auto"/>
              <w:ind w:firstLine="420"/>
              <w:jc w:val="center"/>
              <w:rPr>
                <w:rFonts w:asciiTheme="minorEastAsia" w:eastAsiaTheme="minorEastAsia" w:hAnsiTheme="minorEastAsia" w:cs="宋体"/>
                <w:color w:val="000000"/>
              </w:rPr>
            </w:pPr>
            <w:r w:rsidRPr="00F10EAF">
              <w:rPr>
                <w:rFonts w:asciiTheme="minorEastAsia" w:eastAsiaTheme="minorEastAsia" w:hAnsiTheme="minorEastAsia" w:cs="宋体" w:hint="eastAsia"/>
                <w:color w:val="000000"/>
              </w:rPr>
              <w:t xml:space="preserve">  </w:t>
            </w:r>
          </w:p>
        </w:tc>
      </w:tr>
      <w:tr w:rsidR="00847163" w:rsidRPr="00F10EAF" w:rsidTr="001C0EA1">
        <w:trPr>
          <w:trHeight w:val="462"/>
        </w:trPr>
        <w:tc>
          <w:tcPr>
            <w:tcW w:w="541" w:type="pct"/>
            <w:shd w:val="clear" w:color="auto" w:fill="auto"/>
            <w:noWrap/>
            <w:vAlign w:val="center"/>
          </w:tcPr>
          <w:p w:rsidR="00847163" w:rsidRPr="00F10EAF" w:rsidRDefault="00847163" w:rsidP="00847163">
            <w:pPr>
              <w:spacing w:before="24" w:after="24" w:line="360" w:lineRule="auto"/>
              <w:jc w:val="center"/>
              <w:rPr>
                <w:rFonts w:asciiTheme="minorEastAsia" w:eastAsiaTheme="minorEastAsia" w:hAnsiTheme="minorEastAsia" w:cs="宋体"/>
                <w:color w:val="000000"/>
              </w:rPr>
            </w:pPr>
            <w:r w:rsidRPr="00F10EAF">
              <w:rPr>
                <w:rFonts w:asciiTheme="minorEastAsia" w:eastAsiaTheme="minorEastAsia" w:hAnsiTheme="minorEastAsia" w:cs="宋体" w:hint="eastAsia"/>
                <w:color w:val="000000"/>
              </w:rPr>
              <w:t>0102</w:t>
            </w:r>
          </w:p>
        </w:tc>
        <w:tc>
          <w:tcPr>
            <w:tcW w:w="1601" w:type="pct"/>
            <w:shd w:val="clear" w:color="auto" w:fill="auto"/>
            <w:noWrap/>
            <w:vAlign w:val="center"/>
          </w:tcPr>
          <w:p w:rsidR="00847163" w:rsidRPr="00F10EAF" w:rsidRDefault="00847163" w:rsidP="001C0EA1">
            <w:pPr>
              <w:spacing w:before="24" w:after="24" w:line="420" w:lineRule="exact"/>
              <w:ind w:firstLine="420"/>
              <w:rPr>
                <w:rFonts w:asciiTheme="minorEastAsia" w:eastAsiaTheme="minorEastAsia" w:hAnsiTheme="minorEastAsia"/>
                <w:color w:val="000000"/>
                <w:szCs w:val="21"/>
              </w:rPr>
            </w:pPr>
            <w:r w:rsidRPr="00F10EAF">
              <w:rPr>
                <w:rFonts w:asciiTheme="minorEastAsia" w:eastAsiaTheme="minorEastAsia" w:hAnsiTheme="minorEastAsia"/>
                <w:color w:val="000000"/>
                <w:szCs w:val="21"/>
              </w:rPr>
              <w:t>WILMAD</w:t>
            </w:r>
            <w:r w:rsidRPr="00F10EAF">
              <w:rPr>
                <w:rFonts w:asciiTheme="minorEastAsia" w:eastAsiaTheme="minorEastAsia" w:hAnsiTheme="minorEastAsia" w:hint="eastAsia"/>
                <w:color w:val="000000"/>
                <w:szCs w:val="21"/>
              </w:rPr>
              <w:t>核磁管</w:t>
            </w:r>
          </w:p>
        </w:tc>
        <w:tc>
          <w:tcPr>
            <w:tcW w:w="480" w:type="pct"/>
            <w:shd w:val="clear" w:color="auto" w:fill="auto"/>
            <w:noWrap/>
            <w:vAlign w:val="center"/>
          </w:tcPr>
          <w:p w:rsidR="00847163" w:rsidRPr="006276A0" w:rsidRDefault="00847163" w:rsidP="001C0EA1">
            <w:pPr>
              <w:spacing w:before="24" w:after="24" w:line="360" w:lineRule="auto"/>
              <w:ind w:firstLine="420"/>
              <w:jc w:val="center"/>
              <w:rPr>
                <w:rFonts w:asciiTheme="minorEastAsia" w:eastAsiaTheme="minorEastAsia" w:hAnsiTheme="minorEastAsia" w:cs="宋体"/>
                <w:color w:val="000000"/>
                <w:szCs w:val="21"/>
              </w:rPr>
            </w:pPr>
            <w:r w:rsidRPr="006276A0">
              <w:rPr>
                <w:rFonts w:asciiTheme="minorEastAsia" w:eastAsiaTheme="minorEastAsia" w:hAnsiTheme="minorEastAsia" w:cs="宋体" w:hint="eastAsia"/>
                <w:color w:val="000000"/>
                <w:szCs w:val="21"/>
              </w:rPr>
              <w:t>支</w:t>
            </w:r>
          </w:p>
        </w:tc>
        <w:tc>
          <w:tcPr>
            <w:tcW w:w="400" w:type="pct"/>
            <w:shd w:val="clear" w:color="auto" w:fill="auto"/>
            <w:noWrap/>
            <w:vAlign w:val="center"/>
          </w:tcPr>
          <w:p w:rsidR="00847163" w:rsidRPr="006276A0" w:rsidRDefault="00847163" w:rsidP="00847163">
            <w:pPr>
              <w:spacing w:before="24" w:after="24" w:line="360" w:lineRule="auto"/>
              <w:jc w:val="center"/>
              <w:rPr>
                <w:rFonts w:asciiTheme="minorEastAsia" w:eastAsiaTheme="minorEastAsia" w:hAnsiTheme="minorEastAsia" w:cs="宋体"/>
                <w:color w:val="000000"/>
                <w:szCs w:val="21"/>
              </w:rPr>
            </w:pPr>
            <w:r w:rsidRPr="006276A0">
              <w:rPr>
                <w:rFonts w:asciiTheme="minorEastAsia" w:eastAsiaTheme="minorEastAsia" w:hAnsiTheme="minorEastAsia" w:cs="宋体" w:hint="eastAsia"/>
                <w:color w:val="000000"/>
                <w:szCs w:val="21"/>
              </w:rPr>
              <w:t>30</w:t>
            </w:r>
            <w:r>
              <w:rPr>
                <w:rFonts w:asciiTheme="minorEastAsia" w:eastAsiaTheme="minorEastAsia" w:hAnsiTheme="minorEastAsia" w:cs="宋体" w:hint="eastAsia"/>
                <w:color w:val="000000"/>
                <w:szCs w:val="21"/>
              </w:rPr>
              <w:t>0</w:t>
            </w:r>
          </w:p>
        </w:tc>
        <w:tc>
          <w:tcPr>
            <w:tcW w:w="1978" w:type="pct"/>
            <w:shd w:val="clear" w:color="auto" w:fill="auto"/>
            <w:noWrap/>
            <w:vAlign w:val="center"/>
          </w:tcPr>
          <w:p w:rsidR="00847163" w:rsidRPr="00F10EAF" w:rsidRDefault="00847163" w:rsidP="001C0EA1">
            <w:pPr>
              <w:spacing w:before="24" w:after="24" w:line="420" w:lineRule="exact"/>
              <w:ind w:firstLine="420"/>
              <w:rPr>
                <w:rFonts w:asciiTheme="minorEastAsia" w:eastAsiaTheme="minorEastAsia" w:hAnsiTheme="minorEastAsia" w:cs="宋体"/>
                <w:color w:val="000000"/>
              </w:rPr>
            </w:pPr>
          </w:p>
        </w:tc>
      </w:tr>
      <w:tr w:rsidR="00847163" w:rsidRPr="00F10EAF" w:rsidTr="001C0EA1">
        <w:trPr>
          <w:trHeight w:val="462"/>
        </w:trPr>
        <w:tc>
          <w:tcPr>
            <w:tcW w:w="541" w:type="pct"/>
            <w:shd w:val="clear" w:color="auto" w:fill="auto"/>
            <w:noWrap/>
            <w:vAlign w:val="center"/>
          </w:tcPr>
          <w:p w:rsidR="00847163" w:rsidRPr="00F10EAF" w:rsidRDefault="00847163" w:rsidP="00847163">
            <w:pPr>
              <w:spacing w:before="24" w:after="24" w:line="360" w:lineRule="auto"/>
              <w:jc w:val="center"/>
              <w:rPr>
                <w:rFonts w:asciiTheme="minorEastAsia" w:eastAsiaTheme="minorEastAsia" w:hAnsiTheme="minorEastAsia" w:cs="宋体"/>
                <w:color w:val="000000"/>
              </w:rPr>
            </w:pPr>
            <w:r w:rsidRPr="00F10EAF">
              <w:rPr>
                <w:rFonts w:asciiTheme="minorEastAsia" w:eastAsiaTheme="minorEastAsia" w:hAnsiTheme="minorEastAsia" w:cs="宋体" w:hint="eastAsia"/>
                <w:color w:val="000000"/>
              </w:rPr>
              <w:t>0103</w:t>
            </w:r>
          </w:p>
        </w:tc>
        <w:tc>
          <w:tcPr>
            <w:tcW w:w="1601" w:type="pct"/>
            <w:shd w:val="clear" w:color="auto" w:fill="auto"/>
            <w:noWrap/>
            <w:vAlign w:val="center"/>
          </w:tcPr>
          <w:p w:rsidR="00847163" w:rsidRPr="00F10EAF" w:rsidRDefault="00847163" w:rsidP="001C0EA1">
            <w:pPr>
              <w:spacing w:before="24" w:after="24" w:line="420" w:lineRule="exact"/>
              <w:ind w:firstLine="420"/>
              <w:rPr>
                <w:rFonts w:asciiTheme="minorEastAsia" w:eastAsiaTheme="minorEastAsia" w:hAnsiTheme="minorEastAsia"/>
                <w:color w:val="000000"/>
                <w:szCs w:val="21"/>
              </w:rPr>
            </w:pPr>
            <w:r w:rsidRPr="00F10EAF">
              <w:rPr>
                <w:rFonts w:asciiTheme="minorEastAsia" w:eastAsiaTheme="minorEastAsia" w:hAnsiTheme="minorEastAsia" w:hint="eastAsia"/>
                <w:color w:val="000000"/>
                <w:szCs w:val="21"/>
              </w:rPr>
              <w:t>AI-VT变温</w:t>
            </w:r>
            <w:r>
              <w:rPr>
                <w:rFonts w:asciiTheme="minorEastAsia" w:eastAsiaTheme="minorEastAsia" w:hAnsiTheme="minorEastAsia" w:hint="eastAsia"/>
                <w:color w:val="000000"/>
                <w:szCs w:val="21"/>
              </w:rPr>
              <w:t>配件</w:t>
            </w:r>
          </w:p>
        </w:tc>
        <w:tc>
          <w:tcPr>
            <w:tcW w:w="480" w:type="pct"/>
            <w:shd w:val="clear" w:color="auto" w:fill="auto"/>
            <w:noWrap/>
            <w:vAlign w:val="center"/>
          </w:tcPr>
          <w:p w:rsidR="00847163" w:rsidRPr="006276A0" w:rsidRDefault="00847163" w:rsidP="001C0EA1">
            <w:pPr>
              <w:spacing w:before="24" w:after="24" w:line="360" w:lineRule="auto"/>
              <w:ind w:firstLine="420"/>
              <w:jc w:val="center"/>
              <w:rPr>
                <w:rFonts w:asciiTheme="minorEastAsia" w:eastAsiaTheme="minorEastAsia" w:hAnsiTheme="minorEastAsia" w:cs="宋体"/>
                <w:color w:val="000000"/>
                <w:szCs w:val="21"/>
              </w:rPr>
            </w:pPr>
            <w:r w:rsidRPr="006276A0">
              <w:rPr>
                <w:rFonts w:asciiTheme="minorEastAsia" w:eastAsiaTheme="minorEastAsia" w:hAnsiTheme="minorEastAsia" w:cs="宋体" w:hint="eastAsia"/>
                <w:color w:val="000000"/>
                <w:szCs w:val="21"/>
              </w:rPr>
              <w:t>个</w:t>
            </w:r>
          </w:p>
        </w:tc>
        <w:tc>
          <w:tcPr>
            <w:tcW w:w="400" w:type="pct"/>
            <w:shd w:val="clear" w:color="auto" w:fill="auto"/>
            <w:noWrap/>
            <w:vAlign w:val="center"/>
          </w:tcPr>
          <w:p w:rsidR="00847163" w:rsidRPr="006276A0" w:rsidRDefault="00847163" w:rsidP="00847163">
            <w:pPr>
              <w:spacing w:before="24" w:after="24" w:line="360" w:lineRule="auto"/>
              <w:jc w:val="center"/>
              <w:rPr>
                <w:rFonts w:asciiTheme="minorEastAsia" w:eastAsiaTheme="minorEastAsia" w:hAnsiTheme="minorEastAsia" w:cs="宋体"/>
                <w:color w:val="000000"/>
                <w:szCs w:val="21"/>
              </w:rPr>
            </w:pPr>
            <w:r w:rsidRPr="006276A0">
              <w:rPr>
                <w:rFonts w:asciiTheme="minorEastAsia" w:eastAsiaTheme="minorEastAsia" w:hAnsiTheme="minorEastAsia" w:cs="宋体" w:hint="eastAsia"/>
                <w:color w:val="000000"/>
                <w:szCs w:val="21"/>
              </w:rPr>
              <w:t>1</w:t>
            </w:r>
          </w:p>
        </w:tc>
        <w:tc>
          <w:tcPr>
            <w:tcW w:w="1978" w:type="pct"/>
            <w:shd w:val="clear" w:color="auto" w:fill="auto"/>
            <w:noWrap/>
            <w:vAlign w:val="center"/>
          </w:tcPr>
          <w:p w:rsidR="00847163" w:rsidRPr="00F10EAF" w:rsidRDefault="00847163" w:rsidP="001C0EA1">
            <w:pPr>
              <w:spacing w:before="24" w:after="24" w:line="420" w:lineRule="exact"/>
              <w:ind w:firstLine="420"/>
              <w:rPr>
                <w:rFonts w:asciiTheme="minorEastAsia" w:eastAsiaTheme="minorEastAsia" w:hAnsiTheme="minorEastAsia"/>
                <w:color w:val="000000"/>
                <w:szCs w:val="21"/>
              </w:rPr>
            </w:pPr>
            <w:r>
              <w:rPr>
                <w:rFonts w:asciiTheme="minorEastAsia" w:eastAsiaTheme="minorEastAsia" w:hAnsiTheme="minorEastAsia" w:hint="eastAsia"/>
                <w:color w:val="000000"/>
                <w:szCs w:val="21"/>
              </w:rPr>
              <w:t>8</w:t>
            </w:r>
            <w:r w:rsidRPr="00F10EAF">
              <w:rPr>
                <w:rFonts w:asciiTheme="minorEastAsia" w:eastAsiaTheme="minorEastAsia" w:hAnsiTheme="minorEastAsia" w:hint="eastAsia"/>
                <w:color w:val="000000"/>
                <w:szCs w:val="21"/>
              </w:rPr>
              <w:t>mm变温探头</w:t>
            </w:r>
          </w:p>
        </w:tc>
      </w:tr>
      <w:tr w:rsidR="00847163" w:rsidRPr="00F10EAF" w:rsidTr="001C0EA1">
        <w:trPr>
          <w:trHeight w:val="462"/>
        </w:trPr>
        <w:tc>
          <w:tcPr>
            <w:tcW w:w="541" w:type="pct"/>
            <w:shd w:val="clear" w:color="auto" w:fill="auto"/>
            <w:noWrap/>
            <w:vAlign w:val="center"/>
          </w:tcPr>
          <w:p w:rsidR="00847163" w:rsidRPr="00F10EAF" w:rsidRDefault="00847163" w:rsidP="00847163">
            <w:pPr>
              <w:spacing w:before="24" w:after="24" w:line="360" w:lineRule="auto"/>
              <w:jc w:val="center"/>
              <w:rPr>
                <w:rFonts w:asciiTheme="minorEastAsia" w:eastAsiaTheme="minorEastAsia" w:hAnsiTheme="minorEastAsia" w:cs="宋体"/>
                <w:color w:val="000000"/>
              </w:rPr>
            </w:pPr>
            <w:r w:rsidRPr="00F10EAF">
              <w:rPr>
                <w:rFonts w:asciiTheme="minorEastAsia" w:eastAsiaTheme="minorEastAsia" w:hAnsiTheme="minorEastAsia" w:cs="宋体" w:hint="eastAsia"/>
                <w:color w:val="000000"/>
              </w:rPr>
              <w:t>0104</w:t>
            </w:r>
          </w:p>
        </w:tc>
        <w:tc>
          <w:tcPr>
            <w:tcW w:w="1601" w:type="pct"/>
            <w:shd w:val="clear" w:color="auto" w:fill="auto"/>
            <w:noWrap/>
            <w:vAlign w:val="center"/>
          </w:tcPr>
          <w:p w:rsidR="00847163" w:rsidRPr="00F10EAF" w:rsidRDefault="00847163" w:rsidP="001C0EA1">
            <w:pPr>
              <w:spacing w:before="24" w:after="24" w:line="420" w:lineRule="exact"/>
              <w:ind w:firstLine="420"/>
              <w:rPr>
                <w:rFonts w:asciiTheme="minorEastAsia" w:eastAsiaTheme="minorEastAsia" w:hAnsiTheme="minorEastAsia"/>
                <w:color w:val="000000"/>
                <w:szCs w:val="21"/>
              </w:rPr>
            </w:pPr>
            <w:r w:rsidRPr="00F10EAF">
              <w:rPr>
                <w:rFonts w:asciiTheme="minorEastAsia" w:eastAsiaTheme="minorEastAsia" w:hAnsiTheme="minorEastAsia" w:hint="eastAsia"/>
                <w:color w:val="000000"/>
                <w:szCs w:val="21"/>
              </w:rPr>
              <w:t>变温探头温控系统</w:t>
            </w:r>
          </w:p>
        </w:tc>
        <w:tc>
          <w:tcPr>
            <w:tcW w:w="480" w:type="pct"/>
            <w:shd w:val="clear" w:color="auto" w:fill="auto"/>
            <w:noWrap/>
            <w:vAlign w:val="center"/>
          </w:tcPr>
          <w:p w:rsidR="00847163" w:rsidRPr="006276A0" w:rsidRDefault="00847163" w:rsidP="001C0EA1">
            <w:pPr>
              <w:spacing w:before="24" w:after="24" w:line="360" w:lineRule="auto"/>
              <w:ind w:firstLine="420"/>
              <w:jc w:val="center"/>
              <w:rPr>
                <w:rFonts w:asciiTheme="minorEastAsia" w:eastAsiaTheme="minorEastAsia" w:hAnsiTheme="minorEastAsia" w:cs="宋体"/>
                <w:color w:val="000000"/>
                <w:szCs w:val="21"/>
              </w:rPr>
            </w:pPr>
            <w:r w:rsidRPr="006276A0">
              <w:rPr>
                <w:rFonts w:asciiTheme="minorEastAsia" w:eastAsiaTheme="minorEastAsia" w:hAnsiTheme="minorEastAsia" w:cs="宋体" w:hint="eastAsia"/>
                <w:color w:val="000000"/>
                <w:szCs w:val="21"/>
              </w:rPr>
              <w:t>个</w:t>
            </w:r>
          </w:p>
        </w:tc>
        <w:tc>
          <w:tcPr>
            <w:tcW w:w="400" w:type="pct"/>
            <w:shd w:val="clear" w:color="auto" w:fill="auto"/>
            <w:noWrap/>
            <w:vAlign w:val="center"/>
          </w:tcPr>
          <w:p w:rsidR="00847163" w:rsidRPr="006276A0" w:rsidRDefault="00847163" w:rsidP="00847163">
            <w:pPr>
              <w:spacing w:before="24" w:after="24" w:line="360" w:lineRule="auto"/>
              <w:jc w:val="center"/>
              <w:rPr>
                <w:rFonts w:asciiTheme="minorEastAsia" w:eastAsiaTheme="minorEastAsia" w:hAnsiTheme="minorEastAsia" w:cs="宋体"/>
                <w:color w:val="000000"/>
                <w:szCs w:val="21"/>
              </w:rPr>
            </w:pPr>
            <w:r w:rsidRPr="006276A0">
              <w:rPr>
                <w:rFonts w:asciiTheme="minorEastAsia" w:eastAsiaTheme="minorEastAsia" w:hAnsiTheme="minorEastAsia" w:cs="宋体" w:hint="eastAsia"/>
                <w:color w:val="000000"/>
                <w:szCs w:val="21"/>
              </w:rPr>
              <w:t>1</w:t>
            </w:r>
          </w:p>
        </w:tc>
        <w:tc>
          <w:tcPr>
            <w:tcW w:w="1978" w:type="pct"/>
            <w:shd w:val="clear" w:color="auto" w:fill="auto"/>
            <w:noWrap/>
            <w:vAlign w:val="center"/>
          </w:tcPr>
          <w:p w:rsidR="00847163" w:rsidRPr="00F10EAF" w:rsidRDefault="00847163" w:rsidP="001C0EA1">
            <w:pPr>
              <w:spacing w:before="24" w:after="24" w:line="420" w:lineRule="exact"/>
              <w:ind w:firstLine="420"/>
              <w:rPr>
                <w:rFonts w:asciiTheme="minorEastAsia" w:eastAsiaTheme="minorEastAsia" w:hAnsiTheme="minorEastAsia"/>
                <w:color w:val="000000"/>
                <w:szCs w:val="21"/>
              </w:rPr>
            </w:pPr>
            <w:r w:rsidRPr="00F10EAF">
              <w:rPr>
                <w:rFonts w:asciiTheme="minorEastAsia" w:eastAsiaTheme="minorEastAsia" w:hAnsiTheme="minorEastAsia" w:hint="eastAsia"/>
                <w:color w:val="000000"/>
                <w:szCs w:val="21"/>
              </w:rPr>
              <w:t>温控范围40～90℃</w:t>
            </w:r>
          </w:p>
        </w:tc>
      </w:tr>
      <w:tr w:rsidR="00847163" w:rsidRPr="00F10EAF" w:rsidTr="001C0EA1">
        <w:trPr>
          <w:trHeight w:val="462"/>
        </w:trPr>
        <w:tc>
          <w:tcPr>
            <w:tcW w:w="541" w:type="pct"/>
            <w:shd w:val="clear" w:color="auto" w:fill="auto"/>
            <w:noWrap/>
            <w:vAlign w:val="center"/>
          </w:tcPr>
          <w:p w:rsidR="00847163" w:rsidRPr="00F10EAF" w:rsidRDefault="00847163" w:rsidP="00847163">
            <w:pPr>
              <w:spacing w:before="24" w:after="24" w:line="360" w:lineRule="auto"/>
              <w:jc w:val="center"/>
              <w:rPr>
                <w:rFonts w:asciiTheme="minorEastAsia" w:eastAsiaTheme="minorEastAsia" w:hAnsiTheme="minorEastAsia" w:cs="宋体"/>
                <w:color w:val="000000"/>
              </w:rPr>
            </w:pPr>
            <w:r w:rsidRPr="00F10EAF">
              <w:rPr>
                <w:rFonts w:asciiTheme="minorEastAsia" w:eastAsiaTheme="minorEastAsia" w:hAnsiTheme="minorEastAsia" w:cs="宋体" w:hint="eastAsia"/>
                <w:color w:val="000000"/>
              </w:rPr>
              <w:t>0105</w:t>
            </w:r>
          </w:p>
        </w:tc>
        <w:tc>
          <w:tcPr>
            <w:tcW w:w="1601" w:type="pct"/>
            <w:shd w:val="clear" w:color="auto" w:fill="auto"/>
            <w:noWrap/>
            <w:vAlign w:val="center"/>
          </w:tcPr>
          <w:p w:rsidR="00847163" w:rsidRPr="0028661E" w:rsidRDefault="00F7592B" w:rsidP="001C0EA1">
            <w:pPr>
              <w:spacing w:before="24" w:after="24" w:line="420" w:lineRule="exact"/>
              <w:ind w:firstLine="420"/>
              <w:rPr>
                <w:rFonts w:asciiTheme="minorEastAsia" w:eastAsiaTheme="minorEastAsia" w:hAnsiTheme="minorEastAsia"/>
                <w:color w:val="FF0000"/>
                <w:szCs w:val="21"/>
              </w:rPr>
            </w:pPr>
            <w:r>
              <w:rPr>
                <w:rFonts w:asciiTheme="minorEastAsia" w:eastAsiaTheme="minorEastAsia" w:hAnsiTheme="minorEastAsia" w:hint="eastAsia"/>
                <w:color w:val="FF0000"/>
                <w:szCs w:val="21"/>
              </w:rPr>
              <w:t>核磁管针</w:t>
            </w:r>
          </w:p>
        </w:tc>
        <w:tc>
          <w:tcPr>
            <w:tcW w:w="480" w:type="pct"/>
            <w:shd w:val="clear" w:color="auto" w:fill="auto"/>
            <w:noWrap/>
            <w:vAlign w:val="center"/>
          </w:tcPr>
          <w:p w:rsidR="00847163" w:rsidRPr="006276A0" w:rsidRDefault="00847163" w:rsidP="001C0EA1">
            <w:pPr>
              <w:spacing w:before="24" w:after="24" w:line="360" w:lineRule="auto"/>
              <w:ind w:firstLine="420"/>
              <w:jc w:val="center"/>
              <w:rPr>
                <w:rFonts w:asciiTheme="minorEastAsia" w:eastAsiaTheme="minorEastAsia" w:hAnsiTheme="minorEastAsia" w:cs="宋体"/>
                <w:color w:val="000000"/>
                <w:szCs w:val="21"/>
              </w:rPr>
            </w:pPr>
            <w:r w:rsidRPr="006276A0">
              <w:rPr>
                <w:rFonts w:asciiTheme="minorEastAsia" w:eastAsiaTheme="minorEastAsia" w:hAnsiTheme="minorEastAsia" w:cs="宋体" w:hint="eastAsia"/>
                <w:color w:val="000000"/>
                <w:szCs w:val="21"/>
              </w:rPr>
              <w:t>个</w:t>
            </w:r>
          </w:p>
        </w:tc>
        <w:tc>
          <w:tcPr>
            <w:tcW w:w="400" w:type="pct"/>
            <w:shd w:val="clear" w:color="auto" w:fill="auto"/>
            <w:noWrap/>
            <w:vAlign w:val="center"/>
          </w:tcPr>
          <w:p w:rsidR="00847163" w:rsidRPr="006276A0" w:rsidRDefault="00A27A07" w:rsidP="00847163">
            <w:pPr>
              <w:spacing w:before="24" w:after="24" w:line="360" w:lineRule="auto"/>
              <w:jc w:val="center"/>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w:t>
            </w:r>
            <w:r w:rsidR="00847163">
              <w:rPr>
                <w:rFonts w:asciiTheme="minorEastAsia" w:eastAsiaTheme="minorEastAsia" w:hAnsiTheme="minorEastAsia" w:cs="宋体" w:hint="eastAsia"/>
                <w:color w:val="000000"/>
                <w:szCs w:val="21"/>
              </w:rPr>
              <w:t>0</w:t>
            </w:r>
          </w:p>
        </w:tc>
        <w:tc>
          <w:tcPr>
            <w:tcW w:w="1978" w:type="pct"/>
            <w:shd w:val="clear" w:color="auto" w:fill="auto"/>
            <w:noWrap/>
            <w:vAlign w:val="center"/>
          </w:tcPr>
          <w:p w:rsidR="00847163" w:rsidRPr="00F10EAF" w:rsidRDefault="00847163" w:rsidP="001C0EA1">
            <w:pPr>
              <w:spacing w:before="24" w:after="24" w:line="420" w:lineRule="exact"/>
              <w:ind w:firstLine="420"/>
              <w:rPr>
                <w:rFonts w:asciiTheme="minorEastAsia" w:eastAsiaTheme="minorEastAsia" w:hAnsiTheme="minorEastAsia"/>
                <w:color w:val="000000"/>
                <w:szCs w:val="21"/>
              </w:rPr>
            </w:pPr>
          </w:p>
        </w:tc>
      </w:tr>
      <w:tr w:rsidR="00847163" w:rsidRPr="00F10EAF" w:rsidTr="001C0EA1">
        <w:trPr>
          <w:trHeight w:val="462"/>
        </w:trPr>
        <w:tc>
          <w:tcPr>
            <w:tcW w:w="541" w:type="pct"/>
            <w:shd w:val="clear" w:color="auto" w:fill="auto"/>
            <w:noWrap/>
            <w:vAlign w:val="center"/>
          </w:tcPr>
          <w:p w:rsidR="00847163" w:rsidRPr="00F10EAF" w:rsidRDefault="00847163" w:rsidP="00847163">
            <w:pPr>
              <w:spacing w:before="24" w:after="24" w:line="360" w:lineRule="auto"/>
              <w:jc w:val="center"/>
              <w:rPr>
                <w:rFonts w:asciiTheme="minorEastAsia" w:eastAsiaTheme="minorEastAsia" w:hAnsiTheme="minorEastAsia" w:cs="宋体"/>
                <w:color w:val="000000"/>
              </w:rPr>
            </w:pPr>
            <w:r w:rsidRPr="00F10EAF">
              <w:rPr>
                <w:rFonts w:asciiTheme="minorEastAsia" w:eastAsiaTheme="minorEastAsia" w:hAnsiTheme="minorEastAsia" w:cs="宋体" w:hint="eastAsia"/>
                <w:color w:val="000000"/>
              </w:rPr>
              <w:t>0106</w:t>
            </w:r>
          </w:p>
        </w:tc>
        <w:tc>
          <w:tcPr>
            <w:tcW w:w="1601" w:type="pct"/>
            <w:shd w:val="clear" w:color="auto" w:fill="auto"/>
            <w:noWrap/>
            <w:vAlign w:val="center"/>
          </w:tcPr>
          <w:p w:rsidR="00847163" w:rsidRPr="00F10EAF" w:rsidRDefault="00847163" w:rsidP="001C0EA1">
            <w:pPr>
              <w:spacing w:before="24" w:after="24" w:line="420" w:lineRule="exact"/>
              <w:ind w:firstLine="420"/>
              <w:rPr>
                <w:rFonts w:asciiTheme="minorEastAsia" w:eastAsiaTheme="minorEastAsia" w:hAnsiTheme="minorEastAsia"/>
                <w:color w:val="000000"/>
                <w:szCs w:val="21"/>
              </w:rPr>
            </w:pPr>
            <w:r>
              <w:rPr>
                <w:rFonts w:asciiTheme="minorEastAsia" w:eastAsiaTheme="minorEastAsia" w:hAnsiTheme="minorEastAsia" w:hint="eastAsia"/>
                <w:color w:val="000000"/>
                <w:szCs w:val="21"/>
              </w:rPr>
              <w:t>NMR配套</w:t>
            </w:r>
            <w:r w:rsidRPr="0028661E">
              <w:rPr>
                <w:rFonts w:asciiTheme="minorEastAsia" w:eastAsiaTheme="minorEastAsia" w:hAnsiTheme="minorEastAsia" w:hint="eastAsia"/>
                <w:color w:val="FF0000"/>
                <w:szCs w:val="21"/>
              </w:rPr>
              <w:t>PC</w:t>
            </w:r>
            <w:r>
              <w:rPr>
                <w:rFonts w:asciiTheme="minorEastAsia" w:eastAsiaTheme="minorEastAsia" w:hAnsiTheme="minorEastAsia" w:hint="eastAsia"/>
                <w:color w:val="000000"/>
                <w:szCs w:val="21"/>
              </w:rPr>
              <w:t>机</w:t>
            </w:r>
          </w:p>
        </w:tc>
        <w:tc>
          <w:tcPr>
            <w:tcW w:w="480" w:type="pct"/>
            <w:shd w:val="clear" w:color="auto" w:fill="auto"/>
            <w:noWrap/>
            <w:vAlign w:val="center"/>
          </w:tcPr>
          <w:p w:rsidR="00847163" w:rsidRPr="006276A0" w:rsidRDefault="00847163" w:rsidP="001C0EA1">
            <w:pPr>
              <w:spacing w:before="24" w:after="24" w:line="360" w:lineRule="auto"/>
              <w:ind w:firstLine="420"/>
              <w:jc w:val="center"/>
              <w:rPr>
                <w:rFonts w:asciiTheme="minorEastAsia" w:eastAsiaTheme="minorEastAsia" w:hAnsiTheme="minorEastAsia" w:cs="宋体"/>
                <w:color w:val="000000"/>
                <w:szCs w:val="21"/>
              </w:rPr>
            </w:pPr>
            <w:r w:rsidRPr="006276A0">
              <w:rPr>
                <w:rFonts w:asciiTheme="minorEastAsia" w:eastAsiaTheme="minorEastAsia" w:hAnsiTheme="minorEastAsia" w:cs="宋体" w:hint="eastAsia"/>
                <w:color w:val="000000"/>
                <w:szCs w:val="21"/>
              </w:rPr>
              <w:t>台</w:t>
            </w:r>
          </w:p>
        </w:tc>
        <w:tc>
          <w:tcPr>
            <w:tcW w:w="400" w:type="pct"/>
            <w:shd w:val="clear" w:color="auto" w:fill="auto"/>
            <w:noWrap/>
            <w:vAlign w:val="center"/>
          </w:tcPr>
          <w:p w:rsidR="00847163" w:rsidRPr="006276A0" w:rsidRDefault="00847163" w:rsidP="00847163">
            <w:pPr>
              <w:spacing w:before="24" w:after="24" w:line="360" w:lineRule="auto"/>
              <w:jc w:val="center"/>
              <w:rPr>
                <w:rFonts w:asciiTheme="minorEastAsia" w:eastAsiaTheme="minorEastAsia" w:hAnsiTheme="minorEastAsia" w:cs="宋体"/>
                <w:color w:val="000000"/>
                <w:szCs w:val="21"/>
              </w:rPr>
            </w:pPr>
            <w:r w:rsidRPr="006276A0">
              <w:rPr>
                <w:rFonts w:asciiTheme="minorEastAsia" w:eastAsiaTheme="minorEastAsia" w:hAnsiTheme="minorEastAsia" w:cs="宋体" w:hint="eastAsia"/>
                <w:color w:val="000000"/>
                <w:szCs w:val="21"/>
              </w:rPr>
              <w:t>1</w:t>
            </w:r>
          </w:p>
        </w:tc>
        <w:tc>
          <w:tcPr>
            <w:tcW w:w="1978" w:type="pct"/>
            <w:shd w:val="clear" w:color="auto" w:fill="auto"/>
            <w:noWrap/>
            <w:vAlign w:val="center"/>
          </w:tcPr>
          <w:p w:rsidR="00847163" w:rsidRPr="0028661E" w:rsidRDefault="00FE5EFF" w:rsidP="001C0EA1">
            <w:pPr>
              <w:spacing w:before="24" w:after="24" w:line="420" w:lineRule="exact"/>
              <w:ind w:firstLine="420"/>
              <w:rPr>
                <w:rFonts w:asciiTheme="minorEastAsia" w:eastAsiaTheme="minorEastAsia" w:hAnsiTheme="minorEastAsia"/>
                <w:color w:val="FF0000"/>
                <w:szCs w:val="21"/>
              </w:rPr>
            </w:pPr>
            <w:r w:rsidRPr="00FE5EFF">
              <w:rPr>
                <w:rFonts w:asciiTheme="minorEastAsia" w:eastAsiaTheme="minorEastAsia" w:hAnsiTheme="minorEastAsia" w:hint="eastAsia"/>
                <w:color w:val="FF0000"/>
                <w:szCs w:val="21"/>
              </w:rPr>
              <w:t>T5810/E5-1607v3(四核10MB/3.1GHz)/4GBRDIMM ECC/500GB 3.5英寸 SATA (7200 Rpm) 硬盘/ DVD-RW 光驱/512MB NVS310独显/集成网卡+两张ITNEL单口网卡,显示器采用DELL 24“ LED</w:t>
            </w:r>
            <w:r>
              <w:rPr>
                <w:rFonts w:asciiTheme="minorEastAsia" w:eastAsiaTheme="minorEastAsia" w:hAnsiTheme="minorEastAsia" w:hint="eastAsia"/>
                <w:color w:val="FF0000"/>
                <w:szCs w:val="21"/>
              </w:rPr>
              <w:t>，</w:t>
            </w:r>
            <w:r w:rsidR="00AD6F98" w:rsidRPr="0028661E">
              <w:rPr>
                <w:rFonts w:asciiTheme="minorEastAsia" w:eastAsiaTheme="minorEastAsia" w:hAnsiTheme="minorEastAsia" w:hint="eastAsia"/>
                <w:color w:val="FF0000"/>
                <w:szCs w:val="21"/>
              </w:rPr>
              <w:t>Win</w:t>
            </w:r>
            <w:r w:rsidR="00AD6F98" w:rsidRPr="0028661E">
              <w:rPr>
                <w:rFonts w:asciiTheme="minorEastAsia" w:eastAsiaTheme="minorEastAsia" w:hAnsiTheme="minorEastAsia"/>
                <w:color w:val="FF0000"/>
                <w:szCs w:val="21"/>
              </w:rPr>
              <w:t>7</w:t>
            </w:r>
            <w:r w:rsidR="00AD6F98" w:rsidRPr="0028661E">
              <w:rPr>
                <w:rFonts w:asciiTheme="minorEastAsia" w:eastAsiaTheme="minorEastAsia" w:hAnsiTheme="minorEastAsia" w:hint="eastAsia"/>
                <w:color w:val="FF0000"/>
                <w:szCs w:val="21"/>
              </w:rPr>
              <w:t>系统</w:t>
            </w:r>
          </w:p>
        </w:tc>
      </w:tr>
      <w:tr w:rsidR="00847163" w:rsidRPr="00F10EAF" w:rsidTr="001C0EA1">
        <w:trPr>
          <w:trHeight w:val="462"/>
        </w:trPr>
        <w:tc>
          <w:tcPr>
            <w:tcW w:w="541" w:type="pct"/>
            <w:shd w:val="clear" w:color="auto" w:fill="auto"/>
            <w:noWrap/>
            <w:vAlign w:val="center"/>
          </w:tcPr>
          <w:p w:rsidR="00847163" w:rsidRPr="00F10EAF" w:rsidRDefault="00847163" w:rsidP="00847163">
            <w:pPr>
              <w:spacing w:before="24" w:after="24" w:line="360" w:lineRule="auto"/>
              <w:jc w:val="center"/>
              <w:rPr>
                <w:rFonts w:asciiTheme="minorEastAsia" w:eastAsiaTheme="minorEastAsia" w:hAnsiTheme="minorEastAsia" w:cs="宋体"/>
                <w:color w:val="000000"/>
              </w:rPr>
            </w:pPr>
            <w:r>
              <w:rPr>
                <w:rFonts w:asciiTheme="minorEastAsia" w:eastAsiaTheme="minorEastAsia" w:hAnsiTheme="minorEastAsia" w:cs="宋体" w:hint="eastAsia"/>
                <w:color w:val="000000"/>
              </w:rPr>
              <w:t>0107</w:t>
            </w:r>
          </w:p>
        </w:tc>
        <w:tc>
          <w:tcPr>
            <w:tcW w:w="1601" w:type="pct"/>
            <w:shd w:val="clear" w:color="auto" w:fill="auto"/>
            <w:noWrap/>
            <w:vAlign w:val="center"/>
          </w:tcPr>
          <w:p w:rsidR="00847163" w:rsidRPr="00F10EAF" w:rsidRDefault="00847163" w:rsidP="001C0EA1">
            <w:pPr>
              <w:spacing w:before="24" w:after="24" w:line="420" w:lineRule="exact"/>
              <w:ind w:firstLine="420"/>
              <w:rPr>
                <w:rFonts w:asciiTheme="minorEastAsia" w:eastAsiaTheme="minorEastAsia" w:hAnsiTheme="minorEastAsia"/>
                <w:color w:val="000000"/>
                <w:szCs w:val="21"/>
              </w:rPr>
            </w:pPr>
            <w:r>
              <w:rPr>
                <w:rFonts w:asciiTheme="minorEastAsia" w:eastAsiaTheme="minorEastAsia" w:hAnsiTheme="minorEastAsia" w:hint="eastAsia"/>
                <w:color w:val="000000"/>
                <w:szCs w:val="21"/>
              </w:rPr>
              <w:t>NMR分析探头</w:t>
            </w:r>
          </w:p>
        </w:tc>
        <w:tc>
          <w:tcPr>
            <w:tcW w:w="480" w:type="pct"/>
            <w:shd w:val="clear" w:color="auto" w:fill="auto"/>
            <w:noWrap/>
            <w:vAlign w:val="center"/>
          </w:tcPr>
          <w:p w:rsidR="00847163" w:rsidRPr="006276A0" w:rsidRDefault="00847163" w:rsidP="001C0EA1">
            <w:pPr>
              <w:spacing w:before="24" w:after="24" w:line="360" w:lineRule="auto"/>
              <w:ind w:firstLine="420"/>
              <w:jc w:val="center"/>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个</w:t>
            </w:r>
          </w:p>
        </w:tc>
        <w:tc>
          <w:tcPr>
            <w:tcW w:w="400" w:type="pct"/>
            <w:shd w:val="clear" w:color="auto" w:fill="auto"/>
            <w:noWrap/>
            <w:vAlign w:val="center"/>
          </w:tcPr>
          <w:p w:rsidR="00847163" w:rsidRPr="006276A0" w:rsidRDefault="00847163" w:rsidP="00847163">
            <w:pPr>
              <w:spacing w:before="24" w:after="24" w:line="360" w:lineRule="auto"/>
              <w:jc w:val="center"/>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w:t>
            </w:r>
          </w:p>
        </w:tc>
        <w:tc>
          <w:tcPr>
            <w:tcW w:w="1978" w:type="pct"/>
            <w:shd w:val="clear" w:color="auto" w:fill="auto"/>
            <w:noWrap/>
            <w:vAlign w:val="center"/>
          </w:tcPr>
          <w:p w:rsidR="00847163" w:rsidRPr="00F10EAF" w:rsidRDefault="00847163" w:rsidP="001C0EA1">
            <w:pPr>
              <w:spacing w:before="24" w:after="24" w:line="420" w:lineRule="exact"/>
              <w:ind w:firstLine="420"/>
              <w:rPr>
                <w:rFonts w:asciiTheme="minorEastAsia" w:eastAsiaTheme="minorEastAsia" w:hAnsiTheme="minorEastAsia"/>
                <w:color w:val="000000"/>
                <w:szCs w:val="21"/>
              </w:rPr>
            </w:pPr>
            <w:r>
              <w:rPr>
                <w:rFonts w:asciiTheme="minorEastAsia" w:eastAsiaTheme="minorEastAsia" w:hAnsiTheme="minorEastAsia" w:hint="eastAsia"/>
                <w:color w:val="000000"/>
                <w:szCs w:val="21"/>
              </w:rPr>
              <w:t>氢核磁共振</w:t>
            </w:r>
          </w:p>
        </w:tc>
      </w:tr>
      <w:tr w:rsidR="00AD6F98" w:rsidRPr="00F10EAF" w:rsidTr="001C0EA1">
        <w:trPr>
          <w:trHeight w:val="462"/>
        </w:trPr>
        <w:tc>
          <w:tcPr>
            <w:tcW w:w="541" w:type="pct"/>
            <w:shd w:val="clear" w:color="auto" w:fill="auto"/>
            <w:noWrap/>
            <w:vAlign w:val="center"/>
          </w:tcPr>
          <w:p w:rsidR="00AD6F98" w:rsidRDefault="00AD6F98" w:rsidP="00847163">
            <w:pPr>
              <w:spacing w:before="24" w:after="24" w:line="360" w:lineRule="auto"/>
              <w:jc w:val="center"/>
              <w:rPr>
                <w:rFonts w:asciiTheme="minorEastAsia" w:eastAsiaTheme="minorEastAsia" w:hAnsiTheme="minorEastAsia" w:cs="宋体"/>
                <w:color w:val="000000"/>
              </w:rPr>
            </w:pPr>
            <w:r>
              <w:rPr>
                <w:rFonts w:asciiTheme="minorEastAsia" w:eastAsiaTheme="minorEastAsia" w:hAnsiTheme="minorEastAsia" w:cs="宋体"/>
                <w:color w:val="000000"/>
              </w:rPr>
              <w:t>0108</w:t>
            </w:r>
          </w:p>
        </w:tc>
        <w:tc>
          <w:tcPr>
            <w:tcW w:w="1601" w:type="pct"/>
            <w:shd w:val="clear" w:color="auto" w:fill="auto"/>
            <w:noWrap/>
            <w:vAlign w:val="center"/>
          </w:tcPr>
          <w:p w:rsidR="00AD6F98" w:rsidRDefault="00AD6F98" w:rsidP="001C0EA1">
            <w:pPr>
              <w:spacing w:before="24" w:after="24" w:line="420" w:lineRule="exact"/>
              <w:ind w:firstLine="420"/>
              <w:rPr>
                <w:rFonts w:asciiTheme="minorEastAsia" w:eastAsiaTheme="minorEastAsia" w:hAnsiTheme="minorEastAsia"/>
                <w:color w:val="000000"/>
                <w:szCs w:val="21"/>
              </w:rPr>
            </w:pPr>
            <w:r>
              <w:rPr>
                <w:rFonts w:asciiTheme="minorEastAsia" w:eastAsiaTheme="minorEastAsia" w:hAnsiTheme="minorEastAsia" w:hint="eastAsia"/>
                <w:color w:val="000000"/>
                <w:szCs w:val="21"/>
              </w:rPr>
              <w:t>原油数据库服务器</w:t>
            </w:r>
          </w:p>
        </w:tc>
        <w:tc>
          <w:tcPr>
            <w:tcW w:w="480" w:type="pct"/>
            <w:shd w:val="clear" w:color="auto" w:fill="auto"/>
            <w:noWrap/>
            <w:vAlign w:val="center"/>
          </w:tcPr>
          <w:p w:rsidR="00AD6F98" w:rsidRDefault="00AD6F98" w:rsidP="001C0EA1">
            <w:pPr>
              <w:spacing w:before="24" w:after="24" w:line="360" w:lineRule="auto"/>
              <w:ind w:firstLine="420"/>
              <w:jc w:val="center"/>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台</w:t>
            </w:r>
          </w:p>
        </w:tc>
        <w:tc>
          <w:tcPr>
            <w:tcW w:w="400" w:type="pct"/>
            <w:shd w:val="clear" w:color="auto" w:fill="auto"/>
            <w:noWrap/>
            <w:vAlign w:val="center"/>
          </w:tcPr>
          <w:p w:rsidR="00AD6F98" w:rsidRDefault="00AD6F98" w:rsidP="00847163">
            <w:pPr>
              <w:spacing w:before="24" w:after="24" w:line="360" w:lineRule="auto"/>
              <w:jc w:val="center"/>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w:t>
            </w:r>
          </w:p>
        </w:tc>
        <w:tc>
          <w:tcPr>
            <w:tcW w:w="1978" w:type="pct"/>
            <w:shd w:val="clear" w:color="auto" w:fill="auto"/>
            <w:noWrap/>
            <w:vAlign w:val="center"/>
          </w:tcPr>
          <w:p w:rsidR="00AD6F98" w:rsidRDefault="00AD6F98" w:rsidP="001C0EA1">
            <w:pPr>
              <w:spacing w:before="24" w:after="24" w:line="420" w:lineRule="exact"/>
              <w:ind w:firstLine="420"/>
              <w:rPr>
                <w:rFonts w:asciiTheme="minorEastAsia" w:eastAsiaTheme="minorEastAsia" w:hAnsiTheme="minorEastAsia"/>
                <w:color w:val="000000"/>
                <w:szCs w:val="21"/>
              </w:rPr>
            </w:pPr>
            <w:r>
              <w:rPr>
                <w:rFonts w:asciiTheme="minorEastAsia" w:eastAsiaTheme="minorEastAsia" w:hAnsiTheme="minorEastAsia" w:hint="eastAsia"/>
                <w:color w:val="000000"/>
                <w:szCs w:val="21"/>
              </w:rPr>
              <w:t>存储原油数据，运行原油评价综合管理系统</w:t>
            </w:r>
          </w:p>
        </w:tc>
      </w:tr>
    </w:tbl>
    <w:p w:rsidR="005C4C4D" w:rsidRDefault="00BE5D16" w:rsidP="00D5309E">
      <w:pPr>
        <w:pStyle w:val="Heading3"/>
        <w:numPr>
          <w:ilvl w:val="2"/>
          <w:numId w:val="1"/>
        </w:numPr>
        <w:tabs>
          <w:tab w:val="left" w:pos="864"/>
        </w:tabs>
      </w:pPr>
      <w:bookmarkStart w:id="1709" w:name="_Toc493789893"/>
      <w:r>
        <w:rPr>
          <w:rFonts w:hint="eastAsia"/>
        </w:rPr>
        <w:t>系统软件</w:t>
      </w:r>
      <w:bookmarkEnd w:id="1705"/>
      <w:bookmarkEnd w:id="17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7"/>
        <w:gridCol w:w="2316"/>
        <w:gridCol w:w="946"/>
        <w:gridCol w:w="2034"/>
        <w:gridCol w:w="2946"/>
      </w:tblGrid>
      <w:tr w:rsidR="00847163" w:rsidTr="001C0EA1">
        <w:trPr>
          <w:trHeight w:val="790"/>
        </w:trPr>
        <w:tc>
          <w:tcPr>
            <w:tcW w:w="987" w:type="dxa"/>
            <w:vAlign w:val="center"/>
          </w:tcPr>
          <w:p w:rsidR="00847163" w:rsidRDefault="00847163">
            <w:pPr>
              <w:jc w:val="center"/>
              <w:rPr>
                <w:rFonts w:ascii="黑体" w:eastAsia="黑体" w:hAnsi="黑体"/>
                <w:b/>
                <w:sz w:val="24"/>
              </w:rPr>
            </w:pPr>
            <w:r>
              <w:rPr>
                <w:rFonts w:ascii="黑体" w:eastAsia="黑体" w:hAnsi="黑体" w:hint="eastAsia"/>
                <w:b/>
                <w:sz w:val="24"/>
              </w:rPr>
              <w:t>编号</w:t>
            </w:r>
          </w:p>
        </w:tc>
        <w:tc>
          <w:tcPr>
            <w:tcW w:w="2316" w:type="dxa"/>
            <w:vAlign w:val="center"/>
          </w:tcPr>
          <w:p w:rsidR="00847163" w:rsidRDefault="00847163">
            <w:pPr>
              <w:jc w:val="center"/>
              <w:rPr>
                <w:rFonts w:ascii="黑体" w:eastAsia="黑体" w:hAnsi="黑体"/>
                <w:b/>
                <w:sz w:val="24"/>
              </w:rPr>
            </w:pPr>
            <w:r>
              <w:rPr>
                <w:rFonts w:ascii="黑体" w:eastAsia="黑体" w:hAnsi="黑体" w:hint="eastAsia"/>
                <w:b/>
                <w:sz w:val="24"/>
              </w:rPr>
              <w:t>名称</w:t>
            </w:r>
          </w:p>
        </w:tc>
        <w:tc>
          <w:tcPr>
            <w:tcW w:w="946" w:type="dxa"/>
            <w:vAlign w:val="center"/>
          </w:tcPr>
          <w:p w:rsidR="00847163" w:rsidRDefault="00847163">
            <w:pPr>
              <w:jc w:val="center"/>
              <w:rPr>
                <w:rFonts w:ascii="黑体" w:eastAsia="黑体" w:hAnsi="黑体"/>
                <w:b/>
                <w:sz w:val="24"/>
              </w:rPr>
            </w:pPr>
            <w:r>
              <w:rPr>
                <w:rFonts w:ascii="黑体" w:eastAsia="黑体" w:hAnsi="黑体" w:hint="eastAsia"/>
                <w:b/>
                <w:sz w:val="24"/>
              </w:rPr>
              <w:t>单位</w:t>
            </w:r>
          </w:p>
        </w:tc>
        <w:tc>
          <w:tcPr>
            <w:tcW w:w="2034" w:type="dxa"/>
            <w:vAlign w:val="center"/>
          </w:tcPr>
          <w:p w:rsidR="00847163" w:rsidRDefault="00847163">
            <w:pPr>
              <w:jc w:val="center"/>
              <w:rPr>
                <w:rFonts w:ascii="黑体" w:eastAsia="黑体" w:hAnsi="黑体"/>
                <w:b/>
                <w:sz w:val="24"/>
              </w:rPr>
            </w:pPr>
            <w:r>
              <w:rPr>
                <w:rFonts w:ascii="黑体" w:eastAsia="黑体" w:hAnsi="黑体" w:hint="eastAsia"/>
                <w:b/>
                <w:sz w:val="24"/>
              </w:rPr>
              <w:t>数量</w:t>
            </w:r>
          </w:p>
        </w:tc>
        <w:tc>
          <w:tcPr>
            <w:tcW w:w="2946" w:type="dxa"/>
            <w:vAlign w:val="center"/>
          </w:tcPr>
          <w:p w:rsidR="00847163" w:rsidRDefault="00847163">
            <w:pPr>
              <w:jc w:val="center"/>
              <w:rPr>
                <w:rFonts w:ascii="黑体" w:eastAsia="黑体" w:hAnsi="黑体"/>
                <w:b/>
                <w:sz w:val="24"/>
              </w:rPr>
            </w:pPr>
            <w:r>
              <w:rPr>
                <w:rFonts w:ascii="黑体" w:eastAsia="黑体" w:hAnsi="黑体" w:hint="eastAsia"/>
                <w:b/>
                <w:sz w:val="24"/>
              </w:rPr>
              <w:t>描述说明</w:t>
            </w:r>
          </w:p>
        </w:tc>
      </w:tr>
      <w:tr w:rsidR="00847163" w:rsidTr="001C0EA1">
        <w:trPr>
          <w:trHeight w:val="497"/>
        </w:trPr>
        <w:tc>
          <w:tcPr>
            <w:tcW w:w="987" w:type="dxa"/>
            <w:vAlign w:val="center"/>
          </w:tcPr>
          <w:p w:rsidR="00847163" w:rsidRDefault="00847163" w:rsidP="00B80FE1">
            <w:pPr>
              <w:spacing w:line="420" w:lineRule="exact"/>
              <w:rPr>
                <w:rFonts w:ascii="黑体" w:eastAsia="黑体" w:hAnsi="黑体"/>
                <w:color w:val="000000"/>
                <w:sz w:val="24"/>
              </w:rPr>
            </w:pPr>
            <w:r>
              <w:rPr>
                <w:rFonts w:ascii="黑体" w:eastAsia="黑体" w:hAnsi="黑体" w:hint="eastAsia"/>
                <w:color w:val="000000"/>
                <w:sz w:val="24"/>
              </w:rPr>
              <w:t>0</w:t>
            </w:r>
            <w:r w:rsidR="00B80FE1">
              <w:rPr>
                <w:rFonts w:ascii="黑体" w:eastAsia="黑体" w:hAnsi="黑体" w:hint="eastAsia"/>
                <w:color w:val="000000"/>
                <w:sz w:val="24"/>
              </w:rPr>
              <w:t>2</w:t>
            </w:r>
            <w:r>
              <w:rPr>
                <w:rFonts w:ascii="黑体" w:eastAsia="黑体" w:hAnsi="黑体" w:hint="eastAsia"/>
                <w:color w:val="000000"/>
                <w:sz w:val="24"/>
              </w:rPr>
              <w:t xml:space="preserve">01　</w:t>
            </w:r>
          </w:p>
        </w:tc>
        <w:tc>
          <w:tcPr>
            <w:tcW w:w="2316" w:type="dxa"/>
            <w:vAlign w:val="center"/>
          </w:tcPr>
          <w:p w:rsidR="00847163" w:rsidRDefault="00847163">
            <w:pPr>
              <w:spacing w:line="420" w:lineRule="exact"/>
              <w:rPr>
                <w:rFonts w:ascii="黑体" w:eastAsia="黑体" w:hAnsi="黑体"/>
                <w:color w:val="000000"/>
                <w:sz w:val="24"/>
              </w:rPr>
            </w:pPr>
            <w:r>
              <w:rPr>
                <w:rFonts w:ascii="黑体" w:eastAsia="黑体" w:hAnsi="黑体" w:hint="eastAsia"/>
                <w:color w:val="000000"/>
                <w:sz w:val="24"/>
              </w:rPr>
              <w:t>NMR系统软件</w:t>
            </w:r>
          </w:p>
        </w:tc>
        <w:tc>
          <w:tcPr>
            <w:tcW w:w="946" w:type="dxa"/>
            <w:vAlign w:val="center"/>
          </w:tcPr>
          <w:p w:rsidR="00847163" w:rsidRDefault="00847163">
            <w:pPr>
              <w:spacing w:line="420" w:lineRule="exact"/>
              <w:rPr>
                <w:rFonts w:ascii="黑体" w:eastAsia="黑体" w:hAnsi="黑体"/>
                <w:color w:val="000000"/>
                <w:sz w:val="24"/>
              </w:rPr>
            </w:pPr>
            <w:r>
              <w:rPr>
                <w:rFonts w:ascii="黑体" w:eastAsia="黑体" w:hAnsi="黑体" w:hint="eastAsia"/>
                <w:color w:val="000000"/>
                <w:sz w:val="24"/>
              </w:rPr>
              <w:t>套</w:t>
            </w:r>
          </w:p>
        </w:tc>
        <w:tc>
          <w:tcPr>
            <w:tcW w:w="2034" w:type="dxa"/>
            <w:vAlign w:val="center"/>
          </w:tcPr>
          <w:p w:rsidR="00847163" w:rsidRDefault="00847163">
            <w:pPr>
              <w:spacing w:line="420" w:lineRule="exact"/>
              <w:rPr>
                <w:rFonts w:ascii="黑体" w:eastAsia="黑体" w:hAnsi="黑体"/>
                <w:color w:val="000000"/>
                <w:sz w:val="24"/>
              </w:rPr>
            </w:pPr>
            <w:r>
              <w:rPr>
                <w:rFonts w:ascii="黑体" w:eastAsia="黑体" w:hAnsi="黑体" w:hint="eastAsia"/>
                <w:color w:val="000000"/>
                <w:sz w:val="24"/>
              </w:rPr>
              <w:t>1</w:t>
            </w:r>
          </w:p>
        </w:tc>
        <w:tc>
          <w:tcPr>
            <w:tcW w:w="2946" w:type="dxa"/>
            <w:vAlign w:val="center"/>
          </w:tcPr>
          <w:p w:rsidR="00847163" w:rsidRDefault="00847163">
            <w:pPr>
              <w:spacing w:line="420" w:lineRule="exact"/>
              <w:rPr>
                <w:rFonts w:ascii="黑体" w:eastAsia="黑体" w:hAnsi="黑体"/>
                <w:color w:val="000000"/>
                <w:sz w:val="24"/>
              </w:rPr>
            </w:pPr>
          </w:p>
        </w:tc>
      </w:tr>
      <w:tr w:rsidR="00847163" w:rsidTr="001C0EA1">
        <w:trPr>
          <w:trHeight w:val="497"/>
        </w:trPr>
        <w:tc>
          <w:tcPr>
            <w:tcW w:w="987" w:type="dxa"/>
            <w:vAlign w:val="center"/>
          </w:tcPr>
          <w:p w:rsidR="00847163" w:rsidRDefault="00847163" w:rsidP="00B80FE1">
            <w:pPr>
              <w:spacing w:line="420" w:lineRule="exact"/>
              <w:rPr>
                <w:rFonts w:ascii="黑体" w:eastAsia="黑体" w:hAnsi="黑体"/>
                <w:color w:val="000000"/>
                <w:sz w:val="24"/>
              </w:rPr>
            </w:pPr>
            <w:r>
              <w:rPr>
                <w:rFonts w:ascii="黑体" w:eastAsia="黑体" w:hAnsi="黑体" w:hint="eastAsia"/>
                <w:color w:val="000000"/>
                <w:sz w:val="24"/>
              </w:rPr>
              <w:t>0</w:t>
            </w:r>
            <w:r w:rsidR="00B80FE1">
              <w:rPr>
                <w:rFonts w:ascii="黑体" w:eastAsia="黑体" w:hAnsi="黑体" w:hint="eastAsia"/>
                <w:color w:val="000000"/>
                <w:sz w:val="24"/>
              </w:rPr>
              <w:t>2</w:t>
            </w:r>
            <w:r>
              <w:rPr>
                <w:rFonts w:ascii="黑体" w:eastAsia="黑体" w:hAnsi="黑体" w:hint="eastAsia"/>
                <w:color w:val="000000"/>
                <w:sz w:val="24"/>
              </w:rPr>
              <w:t>02</w:t>
            </w:r>
          </w:p>
        </w:tc>
        <w:tc>
          <w:tcPr>
            <w:tcW w:w="2316" w:type="dxa"/>
            <w:vAlign w:val="center"/>
          </w:tcPr>
          <w:p w:rsidR="00847163" w:rsidRDefault="00847163">
            <w:pPr>
              <w:spacing w:line="420" w:lineRule="exact"/>
              <w:rPr>
                <w:rFonts w:ascii="黑体" w:eastAsia="黑体" w:hAnsi="黑体"/>
                <w:color w:val="000000"/>
                <w:sz w:val="24"/>
              </w:rPr>
            </w:pPr>
            <w:r>
              <w:rPr>
                <w:rFonts w:ascii="黑体" w:eastAsia="黑体" w:hAnsi="黑体" w:hint="eastAsia"/>
                <w:color w:val="000000"/>
                <w:sz w:val="24"/>
              </w:rPr>
              <w:t>应用模型</w:t>
            </w:r>
          </w:p>
        </w:tc>
        <w:tc>
          <w:tcPr>
            <w:tcW w:w="946" w:type="dxa"/>
            <w:vAlign w:val="center"/>
          </w:tcPr>
          <w:p w:rsidR="00847163" w:rsidRDefault="00847163">
            <w:pPr>
              <w:spacing w:line="420" w:lineRule="exact"/>
              <w:rPr>
                <w:rFonts w:ascii="黑体" w:eastAsia="黑体" w:hAnsi="黑体"/>
                <w:color w:val="000000"/>
                <w:sz w:val="24"/>
              </w:rPr>
            </w:pPr>
            <w:r>
              <w:rPr>
                <w:rFonts w:ascii="黑体" w:eastAsia="黑体" w:hAnsi="黑体" w:hint="eastAsia"/>
                <w:color w:val="000000"/>
                <w:sz w:val="24"/>
              </w:rPr>
              <w:t>个</w:t>
            </w:r>
          </w:p>
        </w:tc>
        <w:tc>
          <w:tcPr>
            <w:tcW w:w="2034" w:type="dxa"/>
            <w:vAlign w:val="center"/>
          </w:tcPr>
          <w:p w:rsidR="00847163" w:rsidRDefault="00847163">
            <w:pPr>
              <w:spacing w:line="420" w:lineRule="exact"/>
              <w:rPr>
                <w:rFonts w:ascii="黑体" w:eastAsia="黑体" w:hAnsi="黑体"/>
                <w:color w:val="000000"/>
                <w:sz w:val="24"/>
              </w:rPr>
            </w:pPr>
            <w:r>
              <w:rPr>
                <w:rFonts w:ascii="黑体" w:eastAsia="黑体" w:hAnsi="黑体" w:hint="eastAsia"/>
                <w:color w:val="000000"/>
                <w:sz w:val="24"/>
              </w:rPr>
              <w:t>1</w:t>
            </w:r>
          </w:p>
        </w:tc>
        <w:tc>
          <w:tcPr>
            <w:tcW w:w="2946" w:type="dxa"/>
            <w:vAlign w:val="center"/>
          </w:tcPr>
          <w:p w:rsidR="00847163" w:rsidRDefault="00847163">
            <w:pPr>
              <w:spacing w:line="420" w:lineRule="exact"/>
              <w:rPr>
                <w:rFonts w:ascii="黑体" w:eastAsia="黑体" w:hAnsi="黑体"/>
                <w:color w:val="000000"/>
                <w:sz w:val="24"/>
              </w:rPr>
            </w:pPr>
          </w:p>
        </w:tc>
      </w:tr>
      <w:tr w:rsidR="00847163" w:rsidTr="001C0EA1">
        <w:trPr>
          <w:trHeight w:val="497"/>
        </w:trPr>
        <w:tc>
          <w:tcPr>
            <w:tcW w:w="987" w:type="dxa"/>
            <w:vAlign w:val="center"/>
          </w:tcPr>
          <w:p w:rsidR="00847163" w:rsidRDefault="00847163" w:rsidP="00B80FE1">
            <w:pPr>
              <w:spacing w:line="420" w:lineRule="exact"/>
              <w:rPr>
                <w:rFonts w:ascii="黑体" w:eastAsia="黑体" w:hAnsi="黑体"/>
                <w:color w:val="000000"/>
                <w:sz w:val="24"/>
              </w:rPr>
            </w:pPr>
            <w:r>
              <w:rPr>
                <w:rFonts w:ascii="黑体" w:eastAsia="黑体" w:hAnsi="黑体" w:hint="eastAsia"/>
                <w:color w:val="000000"/>
                <w:sz w:val="24"/>
              </w:rPr>
              <w:t>0</w:t>
            </w:r>
            <w:r w:rsidR="00B80FE1">
              <w:rPr>
                <w:rFonts w:ascii="黑体" w:eastAsia="黑体" w:hAnsi="黑体" w:hint="eastAsia"/>
                <w:color w:val="000000"/>
                <w:sz w:val="24"/>
              </w:rPr>
              <w:t>2</w:t>
            </w:r>
            <w:r>
              <w:rPr>
                <w:rFonts w:ascii="黑体" w:eastAsia="黑体" w:hAnsi="黑体" w:hint="eastAsia"/>
                <w:color w:val="000000"/>
                <w:sz w:val="24"/>
              </w:rPr>
              <w:t>03</w:t>
            </w:r>
          </w:p>
        </w:tc>
        <w:tc>
          <w:tcPr>
            <w:tcW w:w="2316" w:type="dxa"/>
            <w:vAlign w:val="center"/>
          </w:tcPr>
          <w:p w:rsidR="00847163" w:rsidRDefault="00B80FE1" w:rsidP="006C0610">
            <w:pPr>
              <w:spacing w:line="420" w:lineRule="exact"/>
              <w:rPr>
                <w:rFonts w:ascii="黑体" w:eastAsia="黑体" w:hAnsi="黑体"/>
                <w:color w:val="000000"/>
                <w:sz w:val="24"/>
              </w:rPr>
            </w:pPr>
            <w:r>
              <w:rPr>
                <w:rFonts w:ascii="黑体" w:eastAsia="黑体" w:hAnsi="黑体" w:hint="eastAsia"/>
                <w:color w:val="000000"/>
                <w:sz w:val="24"/>
              </w:rPr>
              <w:t>原油</w:t>
            </w:r>
            <w:r w:rsidR="006C0610">
              <w:rPr>
                <w:rFonts w:ascii="黑体" w:eastAsia="黑体" w:hAnsi="黑体" w:hint="eastAsia"/>
                <w:color w:val="000000"/>
                <w:sz w:val="24"/>
              </w:rPr>
              <w:t>综合</w:t>
            </w:r>
            <w:r>
              <w:rPr>
                <w:rFonts w:ascii="黑体" w:eastAsia="黑体" w:hAnsi="黑体" w:hint="eastAsia"/>
                <w:color w:val="000000"/>
                <w:sz w:val="24"/>
              </w:rPr>
              <w:t>管理系统</w:t>
            </w:r>
          </w:p>
        </w:tc>
        <w:tc>
          <w:tcPr>
            <w:tcW w:w="946" w:type="dxa"/>
            <w:vAlign w:val="center"/>
          </w:tcPr>
          <w:p w:rsidR="00847163" w:rsidRDefault="00B80FE1">
            <w:pPr>
              <w:spacing w:line="420" w:lineRule="exact"/>
              <w:rPr>
                <w:rFonts w:ascii="黑体" w:eastAsia="黑体" w:hAnsi="黑体"/>
                <w:color w:val="000000"/>
                <w:sz w:val="24"/>
              </w:rPr>
            </w:pPr>
            <w:r>
              <w:rPr>
                <w:rFonts w:ascii="黑体" w:eastAsia="黑体" w:hAnsi="黑体" w:hint="eastAsia"/>
                <w:color w:val="000000"/>
                <w:sz w:val="24"/>
              </w:rPr>
              <w:t>套</w:t>
            </w:r>
          </w:p>
        </w:tc>
        <w:tc>
          <w:tcPr>
            <w:tcW w:w="2034" w:type="dxa"/>
            <w:vAlign w:val="center"/>
          </w:tcPr>
          <w:p w:rsidR="00847163" w:rsidRDefault="00B80FE1">
            <w:pPr>
              <w:spacing w:line="420" w:lineRule="exact"/>
              <w:rPr>
                <w:rFonts w:ascii="黑体" w:eastAsia="黑体" w:hAnsi="黑体"/>
                <w:color w:val="000000"/>
                <w:sz w:val="24"/>
              </w:rPr>
            </w:pPr>
            <w:r>
              <w:rPr>
                <w:rFonts w:ascii="黑体" w:eastAsia="黑体" w:hAnsi="黑体" w:hint="eastAsia"/>
                <w:color w:val="000000"/>
                <w:sz w:val="24"/>
              </w:rPr>
              <w:t>1</w:t>
            </w:r>
          </w:p>
        </w:tc>
        <w:tc>
          <w:tcPr>
            <w:tcW w:w="2946" w:type="dxa"/>
            <w:vAlign w:val="center"/>
          </w:tcPr>
          <w:p w:rsidR="00847163" w:rsidRDefault="00847163">
            <w:pPr>
              <w:spacing w:line="420" w:lineRule="exact"/>
              <w:rPr>
                <w:rFonts w:ascii="黑体" w:eastAsia="黑体" w:hAnsi="黑体"/>
                <w:color w:val="000000"/>
                <w:sz w:val="24"/>
              </w:rPr>
            </w:pPr>
          </w:p>
        </w:tc>
      </w:tr>
      <w:tr w:rsidR="00847163" w:rsidTr="001C0EA1">
        <w:trPr>
          <w:trHeight w:val="497"/>
        </w:trPr>
        <w:tc>
          <w:tcPr>
            <w:tcW w:w="987" w:type="dxa"/>
            <w:vAlign w:val="center"/>
          </w:tcPr>
          <w:p w:rsidR="00847163" w:rsidRDefault="00847163" w:rsidP="00B80FE1">
            <w:pPr>
              <w:spacing w:line="420" w:lineRule="exact"/>
              <w:rPr>
                <w:rFonts w:ascii="黑体" w:eastAsia="黑体" w:hAnsi="黑体"/>
                <w:color w:val="000000"/>
                <w:sz w:val="24"/>
              </w:rPr>
            </w:pPr>
            <w:r>
              <w:rPr>
                <w:rFonts w:ascii="黑体" w:eastAsia="黑体" w:hAnsi="黑体" w:hint="eastAsia"/>
                <w:color w:val="000000"/>
                <w:sz w:val="24"/>
              </w:rPr>
              <w:lastRenderedPageBreak/>
              <w:t>0</w:t>
            </w:r>
            <w:r w:rsidR="00B80FE1">
              <w:rPr>
                <w:rFonts w:ascii="黑体" w:eastAsia="黑体" w:hAnsi="黑体" w:hint="eastAsia"/>
                <w:color w:val="000000"/>
                <w:sz w:val="24"/>
              </w:rPr>
              <w:t>2</w:t>
            </w:r>
            <w:r>
              <w:rPr>
                <w:rFonts w:ascii="黑体" w:eastAsia="黑体" w:hAnsi="黑体" w:hint="eastAsia"/>
                <w:color w:val="000000"/>
                <w:sz w:val="24"/>
              </w:rPr>
              <w:t>04</w:t>
            </w:r>
          </w:p>
        </w:tc>
        <w:tc>
          <w:tcPr>
            <w:tcW w:w="2316" w:type="dxa"/>
            <w:vAlign w:val="center"/>
          </w:tcPr>
          <w:p w:rsidR="00847163" w:rsidRDefault="006C0610">
            <w:pPr>
              <w:spacing w:line="420" w:lineRule="exact"/>
              <w:rPr>
                <w:rFonts w:ascii="黑体" w:eastAsia="黑体" w:hAnsi="黑体"/>
                <w:color w:val="000000"/>
                <w:sz w:val="24"/>
              </w:rPr>
            </w:pPr>
            <w:r>
              <w:rPr>
                <w:rFonts w:ascii="黑体" w:eastAsia="黑体" w:hAnsi="黑体" w:hint="eastAsia"/>
                <w:color w:val="000000"/>
                <w:sz w:val="24"/>
              </w:rPr>
              <w:t>混炼比例优化</w:t>
            </w:r>
            <w:r w:rsidR="00B80FE1">
              <w:rPr>
                <w:rFonts w:ascii="黑体" w:eastAsia="黑体" w:hAnsi="黑体" w:hint="eastAsia"/>
                <w:color w:val="000000"/>
                <w:sz w:val="24"/>
              </w:rPr>
              <w:t>软件</w:t>
            </w:r>
          </w:p>
        </w:tc>
        <w:tc>
          <w:tcPr>
            <w:tcW w:w="946" w:type="dxa"/>
            <w:vAlign w:val="center"/>
          </w:tcPr>
          <w:p w:rsidR="00847163" w:rsidRDefault="00847163">
            <w:pPr>
              <w:spacing w:line="420" w:lineRule="exact"/>
              <w:rPr>
                <w:rFonts w:ascii="黑体" w:eastAsia="黑体" w:hAnsi="黑体"/>
                <w:color w:val="000000"/>
                <w:sz w:val="24"/>
              </w:rPr>
            </w:pPr>
          </w:p>
        </w:tc>
        <w:tc>
          <w:tcPr>
            <w:tcW w:w="2034" w:type="dxa"/>
            <w:vAlign w:val="center"/>
          </w:tcPr>
          <w:p w:rsidR="00847163" w:rsidRDefault="00847163">
            <w:pPr>
              <w:spacing w:line="420" w:lineRule="exact"/>
              <w:rPr>
                <w:rFonts w:ascii="黑体" w:eastAsia="黑体" w:hAnsi="黑体"/>
                <w:color w:val="000000"/>
                <w:sz w:val="24"/>
              </w:rPr>
            </w:pPr>
          </w:p>
        </w:tc>
        <w:tc>
          <w:tcPr>
            <w:tcW w:w="2946" w:type="dxa"/>
            <w:vAlign w:val="center"/>
          </w:tcPr>
          <w:p w:rsidR="00847163" w:rsidRDefault="00847163">
            <w:pPr>
              <w:spacing w:line="420" w:lineRule="exact"/>
              <w:rPr>
                <w:rFonts w:ascii="黑体" w:eastAsia="黑体" w:hAnsi="黑体"/>
                <w:color w:val="000000"/>
                <w:sz w:val="24"/>
              </w:rPr>
            </w:pPr>
          </w:p>
        </w:tc>
      </w:tr>
      <w:tr w:rsidR="00847163" w:rsidTr="001C0EA1">
        <w:trPr>
          <w:trHeight w:val="497"/>
        </w:trPr>
        <w:tc>
          <w:tcPr>
            <w:tcW w:w="987" w:type="dxa"/>
            <w:vAlign w:val="center"/>
          </w:tcPr>
          <w:p w:rsidR="00847163" w:rsidRDefault="00847163" w:rsidP="00B80FE1">
            <w:pPr>
              <w:spacing w:line="420" w:lineRule="exact"/>
              <w:rPr>
                <w:rFonts w:ascii="黑体" w:eastAsia="黑体" w:hAnsi="黑体"/>
                <w:color w:val="000000"/>
                <w:sz w:val="24"/>
              </w:rPr>
            </w:pPr>
            <w:r>
              <w:rPr>
                <w:rFonts w:ascii="黑体" w:eastAsia="黑体" w:hAnsi="黑体" w:hint="eastAsia"/>
                <w:color w:val="000000"/>
                <w:sz w:val="24"/>
              </w:rPr>
              <w:t>0</w:t>
            </w:r>
            <w:r w:rsidR="00B80FE1">
              <w:rPr>
                <w:rFonts w:ascii="黑体" w:eastAsia="黑体" w:hAnsi="黑体" w:hint="eastAsia"/>
                <w:color w:val="000000"/>
                <w:sz w:val="24"/>
              </w:rPr>
              <w:t>2</w:t>
            </w:r>
            <w:r>
              <w:rPr>
                <w:rFonts w:ascii="黑体" w:eastAsia="黑体" w:hAnsi="黑体" w:hint="eastAsia"/>
                <w:color w:val="000000"/>
                <w:sz w:val="24"/>
              </w:rPr>
              <w:t>05</w:t>
            </w:r>
          </w:p>
        </w:tc>
        <w:tc>
          <w:tcPr>
            <w:tcW w:w="2316" w:type="dxa"/>
            <w:vAlign w:val="center"/>
          </w:tcPr>
          <w:p w:rsidR="00847163" w:rsidRDefault="00847163">
            <w:pPr>
              <w:spacing w:line="420" w:lineRule="exact"/>
              <w:rPr>
                <w:rFonts w:ascii="黑体" w:eastAsia="黑体" w:hAnsi="黑体"/>
                <w:color w:val="000000"/>
                <w:sz w:val="24"/>
              </w:rPr>
            </w:pPr>
          </w:p>
        </w:tc>
        <w:tc>
          <w:tcPr>
            <w:tcW w:w="946" w:type="dxa"/>
            <w:vAlign w:val="center"/>
          </w:tcPr>
          <w:p w:rsidR="00847163" w:rsidRDefault="00847163">
            <w:pPr>
              <w:spacing w:line="420" w:lineRule="exact"/>
              <w:rPr>
                <w:rFonts w:ascii="黑体" w:eastAsia="黑体" w:hAnsi="黑体"/>
                <w:color w:val="000000"/>
                <w:sz w:val="24"/>
              </w:rPr>
            </w:pPr>
          </w:p>
        </w:tc>
        <w:tc>
          <w:tcPr>
            <w:tcW w:w="2034" w:type="dxa"/>
            <w:vAlign w:val="center"/>
          </w:tcPr>
          <w:p w:rsidR="00847163" w:rsidRDefault="00847163">
            <w:pPr>
              <w:spacing w:line="420" w:lineRule="exact"/>
              <w:rPr>
                <w:rFonts w:ascii="黑体" w:eastAsia="黑体" w:hAnsi="黑体"/>
                <w:color w:val="000000"/>
                <w:sz w:val="24"/>
              </w:rPr>
            </w:pPr>
          </w:p>
        </w:tc>
        <w:tc>
          <w:tcPr>
            <w:tcW w:w="2946" w:type="dxa"/>
            <w:vAlign w:val="center"/>
          </w:tcPr>
          <w:p w:rsidR="00847163" w:rsidRDefault="00847163">
            <w:pPr>
              <w:spacing w:line="420" w:lineRule="exact"/>
              <w:rPr>
                <w:rFonts w:ascii="黑体" w:eastAsia="黑体" w:hAnsi="黑体"/>
                <w:color w:val="000000"/>
                <w:sz w:val="24"/>
              </w:rPr>
            </w:pPr>
          </w:p>
        </w:tc>
      </w:tr>
    </w:tbl>
    <w:p w:rsidR="00B80FE1" w:rsidRDefault="00B80FE1" w:rsidP="00B80FE1">
      <w:pPr>
        <w:pStyle w:val="Heading3"/>
        <w:numPr>
          <w:ilvl w:val="2"/>
          <w:numId w:val="1"/>
        </w:numPr>
        <w:tabs>
          <w:tab w:val="left" w:pos="864"/>
        </w:tabs>
      </w:pPr>
      <w:bookmarkStart w:id="1710" w:name="_Toc493789894"/>
      <w:bookmarkStart w:id="1711" w:name="_Toc476518376"/>
      <w:bookmarkEnd w:id="1706"/>
      <w:bookmarkEnd w:id="1707"/>
      <w:bookmarkEnd w:id="1708"/>
      <w:r>
        <w:rPr>
          <w:rFonts w:hint="eastAsia"/>
        </w:rPr>
        <w:t>标准文件</w:t>
      </w:r>
      <w:bookmarkEnd w:id="17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7"/>
        <w:gridCol w:w="2316"/>
        <w:gridCol w:w="946"/>
        <w:gridCol w:w="2034"/>
        <w:gridCol w:w="2946"/>
      </w:tblGrid>
      <w:tr w:rsidR="00B80FE1" w:rsidTr="001C0EA1">
        <w:trPr>
          <w:trHeight w:val="790"/>
        </w:trPr>
        <w:tc>
          <w:tcPr>
            <w:tcW w:w="987" w:type="dxa"/>
            <w:vAlign w:val="center"/>
          </w:tcPr>
          <w:p w:rsidR="00B80FE1" w:rsidRDefault="00B80FE1" w:rsidP="001C0EA1">
            <w:pPr>
              <w:jc w:val="center"/>
              <w:rPr>
                <w:rFonts w:ascii="黑体" w:eastAsia="黑体" w:hAnsi="黑体"/>
                <w:b/>
                <w:sz w:val="24"/>
              </w:rPr>
            </w:pPr>
            <w:r>
              <w:rPr>
                <w:rFonts w:ascii="黑体" w:eastAsia="黑体" w:hAnsi="黑体" w:hint="eastAsia"/>
                <w:b/>
                <w:sz w:val="24"/>
              </w:rPr>
              <w:t>编号</w:t>
            </w:r>
          </w:p>
        </w:tc>
        <w:tc>
          <w:tcPr>
            <w:tcW w:w="2316" w:type="dxa"/>
            <w:vAlign w:val="center"/>
          </w:tcPr>
          <w:p w:rsidR="00B80FE1" w:rsidRDefault="00B80FE1" w:rsidP="001C0EA1">
            <w:pPr>
              <w:jc w:val="center"/>
              <w:rPr>
                <w:rFonts w:ascii="黑体" w:eastAsia="黑体" w:hAnsi="黑体"/>
                <w:b/>
                <w:sz w:val="24"/>
              </w:rPr>
            </w:pPr>
            <w:r>
              <w:rPr>
                <w:rFonts w:ascii="黑体" w:eastAsia="黑体" w:hAnsi="黑体" w:hint="eastAsia"/>
                <w:b/>
                <w:sz w:val="24"/>
              </w:rPr>
              <w:t>名称</w:t>
            </w:r>
          </w:p>
        </w:tc>
        <w:tc>
          <w:tcPr>
            <w:tcW w:w="946" w:type="dxa"/>
            <w:vAlign w:val="center"/>
          </w:tcPr>
          <w:p w:rsidR="00B80FE1" w:rsidRDefault="00B80FE1" w:rsidP="001C0EA1">
            <w:pPr>
              <w:jc w:val="center"/>
              <w:rPr>
                <w:rFonts w:ascii="黑体" w:eastAsia="黑体" w:hAnsi="黑体"/>
                <w:b/>
                <w:sz w:val="24"/>
              </w:rPr>
            </w:pPr>
            <w:r>
              <w:rPr>
                <w:rFonts w:ascii="黑体" w:eastAsia="黑体" w:hAnsi="黑体" w:hint="eastAsia"/>
                <w:b/>
                <w:sz w:val="24"/>
              </w:rPr>
              <w:t>单位</w:t>
            </w:r>
          </w:p>
        </w:tc>
        <w:tc>
          <w:tcPr>
            <w:tcW w:w="2034" w:type="dxa"/>
            <w:vAlign w:val="center"/>
          </w:tcPr>
          <w:p w:rsidR="00B80FE1" w:rsidRDefault="00B80FE1" w:rsidP="001C0EA1">
            <w:pPr>
              <w:jc w:val="center"/>
              <w:rPr>
                <w:rFonts w:ascii="黑体" w:eastAsia="黑体" w:hAnsi="黑体"/>
                <w:b/>
                <w:sz w:val="24"/>
              </w:rPr>
            </w:pPr>
            <w:r>
              <w:rPr>
                <w:rFonts w:ascii="黑体" w:eastAsia="黑体" w:hAnsi="黑体" w:hint="eastAsia"/>
                <w:b/>
                <w:sz w:val="24"/>
              </w:rPr>
              <w:t>数量</w:t>
            </w:r>
          </w:p>
        </w:tc>
        <w:tc>
          <w:tcPr>
            <w:tcW w:w="2946" w:type="dxa"/>
            <w:vAlign w:val="center"/>
          </w:tcPr>
          <w:p w:rsidR="00B80FE1" w:rsidRDefault="00B80FE1" w:rsidP="001C0EA1">
            <w:pPr>
              <w:jc w:val="center"/>
              <w:rPr>
                <w:rFonts w:ascii="黑体" w:eastAsia="黑体" w:hAnsi="黑体"/>
                <w:b/>
                <w:sz w:val="24"/>
              </w:rPr>
            </w:pPr>
            <w:r>
              <w:rPr>
                <w:rFonts w:ascii="黑体" w:eastAsia="黑体" w:hAnsi="黑体" w:hint="eastAsia"/>
                <w:b/>
                <w:sz w:val="24"/>
              </w:rPr>
              <w:t>描述说明</w:t>
            </w:r>
          </w:p>
        </w:tc>
      </w:tr>
      <w:tr w:rsidR="00B80FE1" w:rsidTr="001C0EA1">
        <w:trPr>
          <w:trHeight w:val="497"/>
        </w:trPr>
        <w:tc>
          <w:tcPr>
            <w:tcW w:w="987" w:type="dxa"/>
            <w:vAlign w:val="center"/>
          </w:tcPr>
          <w:p w:rsidR="00B80FE1" w:rsidRDefault="00B80FE1" w:rsidP="00B80FE1">
            <w:pPr>
              <w:spacing w:line="420" w:lineRule="exact"/>
              <w:rPr>
                <w:rFonts w:ascii="黑体" w:eastAsia="黑体" w:hAnsi="黑体"/>
                <w:color w:val="000000"/>
                <w:sz w:val="24"/>
              </w:rPr>
            </w:pPr>
            <w:r>
              <w:rPr>
                <w:rFonts w:ascii="黑体" w:eastAsia="黑体" w:hAnsi="黑体" w:hint="eastAsia"/>
                <w:color w:val="000000"/>
                <w:sz w:val="24"/>
              </w:rPr>
              <w:t xml:space="preserve">0301　</w:t>
            </w:r>
          </w:p>
        </w:tc>
        <w:tc>
          <w:tcPr>
            <w:tcW w:w="2316" w:type="dxa"/>
            <w:vAlign w:val="center"/>
          </w:tcPr>
          <w:p w:rsidR="00B80FE1" w:rsidRDefault="00B80FE1" w:rsidP="00B80FE1">
            <w:pPr>
              <w:spacing w:line="420" w:lineRule="exact"/>
              <w:rPr>
                <w:rFonts w:ascii="黑体" w:eastAsia="黑体" w:hAnsi="黑体"/>
                <w:color w:val="000000"/>
                <w:sz w:val="24"/>
              </w:rPr>
            </w:pPr>
            <w:r>
              <w:rPr>
                <w:rFonts w:ascii="黑体" w:eastAsia="黑体" w:hAnsi="黑体" w:hint="eastAsia"/>
                <w:color w:val="000000"/>
                <w:sz w:val="24"/>
              </w:rPr>
              <w:t>NMR操作手册</w:t>
            </w:r>
          </w:p>
        </w:tc>
        <w:tc>
          <w:tcPr>
            <w:tcW w:w="946" w:type="dxa"/>
            <w:vAlign w:val="center"/>
          </w:tcPr>
          <w:p w:rsidR="00B80FE1" w:rsidRDefault="00B80FE1" w:rsidP="001C0EA1">
            <w:pPr>
              <w:spacing w:line="420" w:lineRule="exact"/>
              <w:rPr>
                <w:rFonts w:ascii="黑体" w:eastAsia="黑体" w:hAnsi="黑体"/>
                <w:color w:val="000000"/>
                <w:sz w:val="24"/>
              </w:rPr>
            </w:pPr>
            <w:r>
              <w:rPr>
                <w:rFonts w:ascii="黑体" w:eastAsia="黑体" w:hAnsi="黑体" w:hint="eastAsia"/>
                <w:color w:val="000000"/>
                <w:sz w:val="24"/>
              </w:rPr>
              <w:t>套</w:t>
            </w:r>
          </w:p>
        </w:tc>
        <w:tc>
          <w:tcPr>
            <w:tcW w:w="2034" w:type="dxa"/>
            <w:vAlign w:val="center"/>
          </w:tcPr>
          <w:p w:rsidR="00B80FE1" w:rsidRDefault="00B80FE1" w:rsidP="001C0EA1">
            <w:pPr>
              <w:spacing w:line="420" w:lineRule="exact"/>
              <w:rPr>
                <w:rFonts w:ascii="黑体" w:eastAsia="黑体" w:hAnsi="黑体"/>
                <w:color w:val="000000"/>
                <w:sz w:val="24"/>
              </w:rPr>
            </w:pPr>
            <w:r>
              <w:rPr>
                <w:rFonts w:ascii="黑体" w:eastAsia="黑体" w:hAnsi="黑体" w:hint="eastAsia"/>
                <w:color w:val="000000"/>
                <w:sz w:val="24"/>
              </w:rPr>
              <w:t>1</w:t>
            </w:r>
          </w:p>
        </w:tc>
        <w:tc>
          <w:tcPr>
            <w:tcW w:w="2946" w:type="dxa"/>
            <w:vAlign w:val="center"/>
          </w:tcPr>
          <w:p w:rsidR="00B80FE1" w:rsidRDefault="00B80FE1" w:rsidP="001C0EA1">
            <w:pPr>
              <w:spacing w:line="420" w:lineRule="exact"/>
              <w:rPr>
                <w:rFonts w:ascii="黑体" w:eastAsia="黑体" w:hAnsi="黑体"/>
                <w:color w:val="000000"/>
                <w:sz w:val="24"/>
              </w:rPr>
            </w:pPr>
          </w:p>
        </w:tc>
      </w:tr>
      <w:tr w:rsidR="00B80FE1" w:rsidTr="001C0EA1">
        <w:trPr>
          <w:trHeight w:val="497"/>
        </w:trPr>
        <w:tc>
          <w:tcPr>
            <w:tcW w:w="987" w:type="dxa"/>
            <w:vAlign w:val="center"/>
          </w:tcPr>
          <w:p w:rsidR="00B80FE1" w:rsidRDefault="00B80FE1" w:rsidP="00B80FE1">
            <w:pPr>
              <w:spacing w:line="420" w:lineRule="exact"/>
              <w:rPr>
                <w:rFonts w:ascii="黑体" w:eastAsia="黑体" w:hAnsi="黑体"/>
                <w:color w:val="000000"/>
                <w:sz w:val="24"/>
              </w:rPr>
            </w:pPr>
            <w:r>
              <w:rPr>
                <w:rFonts w:ascii="黑体" w:eastAsia="黑体" w:hAnsi="黑体" w:hint="eastAsia"/>
                <w:color w:val="000000"/>
                <w:sz w:val="24"/>
              </w:rPr>
              <w:t>0302</w:t>
            </w:r>
          </w:p>
        </w:tc>
        <w:tc>
          <w:tcPr>
            <w:tcW w:w="2316" w:type="dxa"/>
            <w:vAlign w:val="center"/>
          </w:tcPr>
          <w:p w:rsidR="00B80FE1" w:rsidRDefault="00B80FE1" w:rsidP="00B80FE1">
            <w:pPr>
              <w:spacing w:line="420" w:lineRule="exact"/>
              <w:rPr>
                <w:rFonts w:ascii="黑体" w:eastAsia="黑体" w:hAnsi="黑体"/>
                <w:color w:val="000000"/>
                <w:sz w:val="24"/>
              </w:rPr>
            </w:pPr>
            <w:r>
              <w:rPr>
                <w:rFonts w:ascii="黑体" w:eastAsia="黑体" w:hAnsi="黑体" w:hint="eastAsia"/>
                <w:color w:val="000000"/>
                <w:sz w:val="24"/>
              </w:rPr>
              <w:t>NMR日常维护手册</w:t>
            </w:r>
          </w:p>
        </w:tc>
        <w:tc>
          <w:tcPr>
            <w:tcW w:w="946" w:type="dxa"/>
            <w:vAlign w:val="center"/>
          </w:tcPr>
          <w:p w:rsidR="00B80FE1" w:rsidRDefault="00B80FE1" w:rsidP="001C0EA1">
            <w:pPr>
              <w:spacing w:line="420" w:lineRule="exact"/>
              <w:rPr>
                <w:rFonts w:ascii="黑体" w:eastAsia="黑体" w:hAnsi="黑体"/>
                <w:color w:val="000000"/>
                <w:sz w:val="24"/>
              </w:rPr>
            </w:pPr>
            <w:r>
              <w:rPr>
                <w:rFonts w:ascii="黑体" w:eastAsia="黑体" w:hAnsi="黑体" w:hint="eastAsia"/>
                <w:color w:val="000000"/>
                <w:sz w:val="24"/>
              </w:rPr>
              <w:t>个</w:t>
            </w:r>
          </w:p>
        </w:tc>
        <w:tc>
          <w:tcPr>
            <w:tcW w:w="2034" w:type="dxa"/>
            <w:vAlign w:val="center"/>
          </w:tcPr>
          <w:p w:rsidR="00B80FE1" w:rsidRDefault="00B80FE1" w:rsidP="001C0EA1">
            <w:pPr>
              <w:spacing w:line="420" w:lineRule="exact"/>
              <w:rPr>
                <w:rFonts w:ascii="黑体" w:eastAsia="黑体" w:hAnsi="黑体"/>
                <w:color w:val="000000"/>
                <w:sz w:val="24"/>
              </w:rPr>
            </w:pPr>
            <w:r>
              <w:rPr>
                <w:rFonts w:ascii="黑体" w:eastAsia="黑体" w:hAnsi="黑体" w:hint="eastAsia"/>
                <w:color w:val="000000"/>
                <w:sz w:val="24"/>
              </w:rPr>
              <w:t>1</w:t>
            </w:r>
          </w:p>
        </w:tc>
        <w:tc>
          <w:tcPr>
            <w:tcW w:w="2946" w:type="dxa"/>
            <w:vAlign w:val="center"/>
          </w:tcPr>
          <w:p w:rsidR="00B80FE1" w:rsidRDefault="00B80FE1" w:rsidP="001C0EA1">
            <w:pPr>
              <w:spacing w:line="420" w:lineRule="exact"/>
              <w:rPr>
                <w:rFonts w:ascii="黑体" w:eastAsia="黑体" w:hAnsi="黑体"/>
                <w:color w:val="000000"/>
                <w:sz w:val="24"/>
              </w:rPr>
            </w:pPr>
          </w:p>
        </w:tc>
      </w:tr>
      <w:tr w:rsidR="00B80FE1" w:rsidTr="001C0EA1">
        <w:trPr>
          <w:trHeight w:val="497"/>
        </w:trPr>
        <w:tc>
          <w:tcPr>
            <w:tcW w:w="987" w:type="dxa"/>
            <w:vAlign w:val="center"/>
          </w:tcPr>
          <w:p w:rsidR="00B80FE1" w:rsidRDefault="00B80FE1" w:rsidP="00B80FE1">
            <w:pPr>
              <w:spacing w:line="420" w:lineRule="exact"/>
              <w:rPr>
                <w:rFonts w:ascii="黑体" w:eastAsia="黑体" w:hAnsi="黑体"/>
                <w:color w:val="000000"/>
                <w:sz w:val="24"/>
              </w:rPr>
            </w:pPr>
            <w:r>
              <w:rPr>
                <w:rFonts w:ascii="黑体" w:eastAsia="黑体" w:hAnsi="黑体" w:hint="eastAsia"/>
                <w:color w:val="000000"/>
                <w:sz w:val="24"/>
              </w:rPr>
              <w:t>0303</w:t>
            </w:r>
          </w:p>
        </w:tc>
        <w:tc>
          <w:tcPr>
            <w:tcW w:w="2316" w:type="dxa"/>
            <w:vAlign w:val="center"/>
          </w:tcPr>
          <w:p w:rsidR="00B80FE1" w:rsidRDefault="00B80FE1" w:rsidP="006C0610">
            <w:pPr>
              <w:spacing w:line="420" w:lineRule="exact"/>
              <w:rPr>
                <w:rFonts w:ascii="黑体" w:eastAsia="黑体" w:hAnsi="黑体"/>
                <w:color w:val="000000"/>
                <w:sz w:val="24"/>
              </w:rPr>
            </w:pPr>
            <w:r>
              <w:rPr>
                <w:rFonts w:ascii="黑体" w:eastAsia="黑体" w:hAnsi="黑体" w:hint="eastAsia"/>
                <w:color w:val="000000"/>
                <w:sz w:val="24"/>
              </w:rPr>
              <w:t>原油</w:t>
            </w:r>
            <w:r w:rsidR="006C0610">
              <w:rPr>
                <w:rFonts w:ascii="黑体" w:eastAsia="黑体" w:hAnsi="黑体" w:hint="eastAsia"/>
                <w:color w:val="000000"/>
                <w:sz w:val="24"/>
              </w:rPr>
              <w:t>综合</w:t>
            </w:r>
            <w:r>
              <w:rPr>
                <w:rFonts w:ascii="黑体" w:eastAsia="黑体" w:hAnsi="黑体" w:hint="eastAsia"/>
                <w:color w:val="000000"/>
                <w:sz w:val="24"/>
              </w:rPr>
              <w:t>管理系统手册</w:t>
            </w:r>
          </w:p>
        </w:tc>
        <w:tc>
          <w:tcPr>
            <w:tcW w:w="946" w:type="dxa"/>
            <w:vAlign w:val="center"/>
          </w:tcPr>
          <w:p w:rsidR="00B80FE1" w:rsidRDefault="00B80FE1" w:rsidP="001C0EA1">
            <w:pPr>
              <w:spacing w:line="420" w:lineRule="exact"/>
              <w:rPr>
                <w:rFonts w:ascii="黑体" w:eastAsia="黑体" w:hAnsi="黑体"/>
                <w:color w:val="000000"/>
                <w:sz w:val="24"/>
              </w:rPr>
            </w:pPr>
            <w:r>
              <w:rPr>
                <w:rFonts w:ascii="黑体" w:eastAsia="黑体" w:hAnsi="黑体" w:hint="eastAsia"/>
                <w:color w:val="000000"/>
                <w:sz w:val="24"/>
              </w:rPr>
              <w:t>套</w:t>
            </w:r>
          </w:p>
        </w:tc>
        <w:tc>
          <w:tcPr>
            <w:tcW w:w="2034" w:type="dxa"/>
            <w:vAlign w:val="center"/>
          </w:tcPr>
          <w:p w:rsidR="00B80FE1" w:rsidRDefault="00B80FE1" w:rsidP="001C0EA1">
            <w:pPr>
              <w:spacing w:line="420" w:lineRule="exact"/>
              <w:rPr>
                <w:rFonts w:ascii="黑体" w:eastAsia="黑体" w:hAnsi="黑体"/>
                <w:color w:val="000000"/>
                <w:sz w:val="24"/>
              </w:rPr>
            </w:pPr>
            <w:r>
              <w:rPr>
                <w:rFonts w:ascii="黑体" w:eastAsia="黑体" w:hAnsi="黑体" w:hint="eastAsia"/>
                <w:color w:val="000000"/>
                <w:sz w:val="24"/>
              </w:rPr>
              <w:t>1</w:t>
            </w:r>
          </w:p>
        </w:tc>
        <w:tc>
          <w:tcPr>
            <w:tcW w:w="2946" w:type="dxa"/>
            <w:vAlign w:val="center"/>
          </w:tcPr>
          <w:p w:rsidR="00B80FE1" w:rsidRDefault="00B80FE1" w:rsidP="001C0EA1">
            <w:pPr>
              <w:spacing w:line="420" w:lineRule="exact"/>
              <w:rPr>
                <w:rFonts w:ascii="黑体" w:eastAsia="黑体" w:hAnsi="黑体"/>
                <w:color w:val="000000"/>
                <w:sz w:val="24"/>
              </w:rPr>
            </w:pPr>
          </w:p>
        </w:tc>
      </w:tr>
      <w:tr w:rsidR="00B80FE1" w:rsidTr="001C0EA1">
        <w:trPr>
          <w:trHeight w:val="497"/>
        </w:trPr>
        <w:tc>
          <w:tcPr>
            <w:tcW w:w="987" w:type="dxa"/>
            <w:vAlign w:val="center"/>
          </w:tcPr>
          <w:p w:rsidR="00B80FE1" w:rsidRDefault="00B80FE1" w:rsidP="00B80FE1">
            <w:pPr>
              <w:spacing w:line="420" w:lineRule="exact"/>
              <w:rPr>
                <w:rFonts w:ascii="黑体" w:eastAsia="黑体" w:hAnsi="黑体"/>
                <w:color w:val="000000"/>
                <w:sz w:val="24"/>
              </w:rPr>
            </w:pPr>
            <w:r>
              <w:rPr>
                <w:rFonts w:ascii="黑体" w:eastAsia="黑体" w:hAnsi="黑体" w:hint="eastAsia"/>
                <w:color w:val="000000"/>
                <w:sz w:val="24"/>
              </w:rPr>
              <w:t>0304</w:t>
            </w:r>
          </w:p>
        </w:tc>
        <w:tc>
          <w:tcPr>
            <w:tcW w:w="2316" w:type="dxa"/>
            <w:vAlign w:val="center"/>
          </w:tcPr>
          <w:p w:rsidR="00B80FE1" w:rsidRDefault="006C0610" w:rsidP="001C0EA1">
            <w:pPr>
              <w:spacing w:line="420" w:lineRule="exact"/>
              <w:rPr>
                <w:rFonts w:ascii="黑体" w:eastAsia="黑体" w:hAnsi="黑体"/>
                <w:color w:val="000000"/>
                <w:sz w:val="24"/>
              </w:rPr>
            </w:pPr>
            <w:r>
              <w:rPr>
                <w:rFonts w:ascii="黑体" w:eastAsia="黑体" w:hAnsi="黑体" w:hint="eastAsia"/>
                <w:color w:val="000000"/>
                <w:sz w:val="24"/>
              </w:rPr>
              <w:t>混炼比例优化</w:t>
            </w:r>
            <w:r w:rsidR="00B80FE1">
              <w:rPr>
                <w:rFonts w:ascii="黑体" w:eastAsia="黑体" w:hAnsi="黑体" w:hint="eastAsia"/>
                <w:color w:val="000000"/>
                <w:sz w:val="24"/>
              </w:rPr>
              <w:t>软件手册</w:t>
            </w:r>
          </w:p>
        </w:tc>
        <w:tc>
          <w:tcPr>
            <w:tcW w:w="946" w:type="dxa"/>
            <w:vAlign w:val="center"/>
          </w:tcPr>
          <w:p w:rsidR="00B80FE1" w:rsidRDefault="00B80FE1" w:rsidP="001C0EA1">
            <w:pPr>
              <w:spacing w:line="420" w:lineRule="exact"/>
              <w:rPr>
                <w:rFonts w:ascii="黑体" w:eastAsia="黑体" w:hAnsi="黑体"/>
                <w:color w:val="000000"/>
                <w:sz w:val="24"/>
              </w:rPr>
            </w:pPr>
          </w:p>
        </w:tc>
        <w:tc>
          <w:tcPr>
            <w:tcW w:w="2034" w:type="dxa"/>
            <w:vAlign w:val="center"/>
          </w:tcPr>
          <w:p w:rsidR="00B80FE1" w:rsidRDefault="00B80FE1" w:rsidP="001C0EA1">
            <w:pPr>
              <w:spacing w:line="420" w:lineRule="exact"/>
              <w:rPr>
                <w:rFonts w:ascii="黑体" w:eastAsia="黑体" w:hAnsi="黑体"/>
                <w:color w:val="000000"/>
                <w:sz w:val="24"/>
              </w:rPr>
            </w:pPr>
          </w:p>
        </w:tc>
        <w:tc>
          <w:tcPr>
            <w:tcW w:w="2946" w:type="dxa"/>
            <w:vAlign w:val="center"/>
          </w:tcPr>
          <w:p w:rsidR="00B80FE1" w:rsidRDefault="00B80FE1" w:rsidP="001C0EA1">
            <w:pPr>
              <w:spacing w:line="420" w:lineRule="exact"/>
              <w:rPr>
                <w:rFonts w:ascii="黑体" w:eastAsia="黑体" w:hAnsi="黑体"/>
                <w:color w:val="000000"/>
                <w:sz w:val="24"/>
              </w:rPr>
            </w:pPr>
          </w:p>
        </w:tc>
      </w:tr>
      <w:tr w:rsidR="00B80FE1" w:rsidTr="001C0EA1">
        <w:trPr>
          <w:trHeight w:val="497"/>
        </w:trPr>
        <w:tc>
          <w:tcPr>
            <w:tcW w:w="987" w:type="dxa"/>
            <w:vAlign w:val="center"/>
          </w:tcPr>
          <w:p w:rsidR="00B80FE1" w:rsidRDefault="00B80FE1" w:rsidP="00B80FE1">
            <w:pPr>
              <w:spacing w:line="420" w:lineRule="exact"/>
              <w:rPr>
                <w:rFonts w:ascii="黑体" w:eastAsia="黑体" w:hAnsi="黑体"/>
                <w:color w:val="000000"/>
                <w:sz w:val="24"/>
              </w:rPr>
            </w:pPr>
            <w:r>
              <w:rPr>
                <w:rFonts w:ascii="黑体" w:eastAsia="黑体" w:hAnsi="黑体" w:hint="eastAsia"/>
                <w:color w:val="000000"/>
                <w:sz w:val="24"/>
              </w:rPr>
              <w:t>0305</w:t>
            </w:r>
          </w:p>
        </w:tc>
        <w:tc>
          <w:tcPr>
            <w:tcW w:w="2316" w:type="dxa"/>
            <w:vAlign w:val="center"/>
          </w:tcPr>
          <w:p w:rsidR="00B80FE1" w:rsidRDefault="00B80FE1" w:rsidP="001C0EA1">
            <w:pPr>
              <w:spacing w:line="420" w:lineRule="exact"/>
              <w:rPr>
                <w:rFonts w:ascii="黑体" w:eastAsia="黑体" w:hAnsi="黑体"/>
                <w:color w:val="000000"/>
                <w:sz w:val="24"/>
              </w:rPr>
            </w:pPr>
          </w:p>
        </w:tc>
        <w:tc>
          <w:tcPr>
            <w:tcW w:w="946" w:type="dxa"/>
            <w:vAlign w:val="center"/>
          </w:tcPr>
          <w:p w:rsidR="00B80FE1" w:rsidRDefault="00B80FE1" w:rsidP="001C0EA1">
            <w:pPr>
              <w:spacing w:line="420" w:lineRule="exact"/>
              <w:rPr>
                <w:rFonts w:ascii="黑体" w:eastAsia="黑体" w:hAnsi="黑体"/>
                <w:color w:val="000000"/>
                <w:sz w:val="24"/>
              </w:rPr>
            </w:pPr>
          </w:p>
        </w:tc>
        <w:tc>
          <w:tcPr>
            <w:tcW w:w="2034" w:type="dxa"/>
            <w:vAlign w:val="center"/>
          </w:tcPr>
          <w:p w:rsidR="00B80FE1" w:rsidRDefault="00B80FE1" w:rsidP="001C0EA1">
            <w:pPr>
              <w:spacing w:line="420" w:lineRule="exact"/>
              <w:rPr>
                <w:rFonts w:ascii="黑体" w:eastAsia="黑体" w:hAnsi="黑体"/>
                <w:color w:val="000000"/>
                <w:sz w:val="24"/>
              </w:rPr>
            </w:pPr>
          </w:p>
        </w:tc>
        <w:tc>
          <w:tcPr>
            <w:tcW w:w="2946" w:type="dxa"/>
            <w:vAlign w:val="center"/>
          </w:tcPr>
          <w:p w:rsidR="00B80FE1" w:rsidRDefault="00B80FE1" w:rsidP="001C0EA1">
            <w:pPr>
              <w:spacing w:line="420" w:lineRule="exact"/>
              <w:rPr>
                <w:rFonts w:ascii="黑体" w:eastAsia="黑体" w:hAnsi="黑体"/>
                <w:color w:val="000000"/>
                <w:sz w:val="24"/>
              </w:rPr>
            </w:pPr>
          </w:p>
        </w:tc>
      </w:tr>
    </w:tbl>
    <w:p w:rsidR="005C4C4D" w:rsidRDefault="00BE5D16" w:rsidP="00D5309E">
      <w:pPr>
        <w:pStyle w:val="Heading3"/>
        <w:numPr>
          <w:ilvl w:val="2"/>
          <w:numId w:val="1"/>
        </w:numPr>
        <w:tabs>
          <w:tab w:val="left" w:pos="864"/>
        </w:tabs>
      </w:pPr>
      <w:bookmarkStart w:id="1712" w:name="_Toc493789895"/>
      <w:r>
        <w:rPr>
          <w:rFonts w:hint="eastAsia"/>
        </w:rPr>
        <w:t>现场服务</w:t>
      </w:r>
      <w:bookmarkEnd w:id="1711"/>
      <w:bookmarkEnd w:id="17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0"/>
        <w:gridCol w:w="2531"/>
        <w:gridCol w:w="821"/>
        <w:gridCol w:w="2051"/>
        <w:gridCol w:w="2826"/>
      </w:tblGrid>
      <w:tr w:rsidR="00847163" w:rsidTr="001C0EA1">
        <w:trPr>
          <w:trHeight w:val="793"/>
        </w:trPr>
        <w:tc>
          <w:tcPr>
            <w:tcW w:w="1000" w:type="dxa"/>
            <w:vAlign w:val="center"/>
          </w:tcPr>
          <w:p w:rsidR="00847163" w:rsidRDefault="00847163">
            <w:pPr>
              <w:jc w:val="center"/>
              <w:rPr>
                <w:rFonts w:ascii="黑体" w:eastAsia="黑体" w:hAnsi="黑体"/>
                <w:b/>
                <w:sz w:val="24"/>
              </w:rPr>
            </w:pPr>
            <w:r>
              <w:rPr>
                <w:rFonts w:ascii="黑体" w:eastAsia="黑体" w:hAnsi="黑体" w:hint="eastAsia"/>
                <w:b/>
                <w:sz w:val="24"/>
              </w:rPr>
              <w:t>编号</w:t>
            </w:r>
          </w:p>
        </w:tc>
        <w:tc>
          <w:tcPr>
            <w:tcW w:w="2531" w:type="dxa"/>
            <w:vAlign w:val="center"/>
          </w:tcPr>
          <w:p w:rsidR="00847163" w:rsidRDefault="00847163">
            <w:pPr>
              <w:jc w:val="center"/>
              <w:rPr>
                <w:rFonts w:ascii="黑体" w:eastAsia="黑体" w:hAnsi="黑体"/>
                <w:b/>
                <w:sz w:val="24"/>
              </w:rPr>
            </w:pPr>
            <w:r>
              <w:rPr>
                <w:rFonts w:ascii="黑体" w:eastAsia="黑体" w:hAnsi="黑体" w:hint="eastAsia"/>
                <w:b/>
                <w:sz w:val="24"/>
              </w:rPr>
              <w:t>名称</w:t>
            </w:r>
          </w:p>
        </w:tc>
        <w:tc>
          <w:tcPr>
            <w:tcW w:w="821" w:type="dxa"/>
            <w:vAlign w:val="center"/>
          </w:tcPr>
          <w:p w:rsidR="00847163" w:rsidRDefault="00847163">
            <w:pPr>
              <w:jc w:val="center"/>
              <w:rPr>
                <w:rFonts w:ascii="黑体" w:eastAsia="黑体" w:hAnsi="黑体"/>
                <w:b/>
                <w:sz w:val="24"/>
              </w:rPr>
            </w:pPr>
            <w:r>
              <w:rPr>
                <w:rFonts w:ascii="黑体" w:eastAsia="黑体" w:hAnsi="黑体" w:hint="eastAsia"/>
                <w:b/>
                <w:sz w:val="24"/>
              </w:rPr>
              <w:t>单位</w:t>
            </w:r>
          </w:p>
        </w:tc>
        <w:tc>
          <w:tcPr>
            <w:tcW w:w="2051" w:type="dxa"/>
            <w:vAlign w:val="center"/>
          </w:tcPr>
          <w:p w:rsidR="00847163" w:rsidRDefault="00847163">
            <w:pPr>
              <w:jc w:val="center"/>
              <w:rPr>
                <w:rFonts w:ascii="黑体" w:eastAsia="黑体" w:hAnsi="黑体"/>
                <w:b/>
                <w:sz w:val="24"/>
              </w:rPr>
            </w:pPr>
            <w:r>
              <w:rPr>
                <w:rFonts w:ascii="黑体" w:eastAsia="黑体" w:hAnsi="黑体" w:hint="eastAsia"/>
                <w:b/>
                <w:sz w:val="24"/>
              </w:rPr>
              <w:t>数量</w:t>
            </w:r>
          </w:p>
        </w:tc>
        <w:tc>
          <w:tcPr>
            <w:tcW w:w="2826" w:type="dxa"/>
            <w:vAlign w:val="center"/>
          </w:tcPr>
          <w:p w:rsidR="00847163" w:rsidRDefault="00847163">
            <w:pPr>
              <w:jc w:val="center"/>
              <w:rPr>
                <w:rFonts w:ascii="黑体" w:eastAsia="黑体" w:hAnsi="黑体"/>
                <w:b/>
                <w:sz w:val="24"/>
              </w:rPr>
            </w:pPr>
            <w:r>
              <w:rPr>
                <w:rFonts w:ascii="黑体" w:eastAsia="黑体" w:hAnsi="黑体" w:hint="eastAsia"/>
                <w:b/>
                <w:sz w:val="24"/>
              </w:rPr>
              <w:t>描述说明</w:t>
            </w:r>
          </w:p>
        </w:tc>
      </w:tr>
      <w:tr w:rsidR="00847163" w:rsidTr="001C0EA1">
        <w:trPr>
          <w:trHeight w:val="497"/>
        </w:trPr>
        <w:tc>
          <w:tcPr>
            <w:tcW w:w="1000" w:type="dxa"/>
            <w:vAlign w:val="center"/>
          </w:tcPr>
          <w:p w:rsidR="00847163" w:rsidRDefault="00847163" w:rsidP="00B80FE1">
            <w:pPr>
              <w:spacing w:line="420" w:lineRule="exact"/>
              <w:rPr>
                <w:rFonts w:ascii="黑体" w:eastAsia="黑体" w:hAnsi="黑体"/>
                <w:color w:val="000000"/>
                <w:sz w:val="24"/>
              </w:rPr>
            </w:pPr>
            <w:r>
              <w:rPr>
                <w:rFonts w:ascii="黑体" w:eastAsia="黑体" w:hAnsi="黑体" w:hint="eastAsia"/>
                <w:color w:val="000000"/>
                <w:sz w:val="24"/>
              </w:rPr>
              <w:t>0</w:t>
            </w:r>
            <w:r w:rsidR="00B80FE1">
              <w:rPr>
                <w:rFonts w:ascii="黑体" w:eastAsia="黑体" w:hAnsi="黑体" w:hint="eastAsia"/>
                <w:color w:val="000000"/>
                <w:sz w:val="24"/>
              </w:rPr>
              <w:t>4</w:t>
            </w:r>
            <w:r>
              <w:rPr>
                <w:rFonts w:ascii="黑体" w:eastAsia="黑体" w:hAnsi="黑体" w:hint="eastAsia"/>
                <w:color w:val="000000"/>
                <w:sz w:val="24"/>
              </w:rPr>
              <w:t>01</w:t>
            </w:r>
          </w:p>
        </w:tc>
        <w:tc>
          <w:tcPr>
            <w:tcW w:w="2531" w:type="dxa"/>
          </w:tcPr>
          <w:p w:rsidR="00847163" w:rsidRDefault="00B80FE1">
            <w:pPr>
              <w:spacing w:line="420" w:lineRule="exact"/>
              <w:rPr>
                <w:rFonts w:ascii="黑体" w:eastAsia="黑体" w:hAnsi="黑体"/>
                <w:color w:val="000000"/>
                <w:sz w:val="24"/>
              </w:rPr>
            </w:pPr>
            <w:r>
              <w:rPr>
                <w:rFonts w:ascii="黑体" w:eastAsia="黑体" w:hAnsi="黑体" w:hint="eastAsia"/>
                <w:color w:val="000000"/>
                <w:sz w:val="24"/>
              </w:rPr>
              <w:t>NMR</w:t>
            </w:r>
            <w:r w:rsidR="00847163">
              <w:rPr>
                <w:rFonts w:ascii="黑体" w:eastAsia="黑体" w:hAnsi="黑体" w:hint="eastAsia"/>
                <w:color w:val="000000"/>
                <w:sz w:val="24"/>
              </w:rPr>
              <w:t>系统预试车</w:t>
            </w:r>
          </w:p>
        </w:tc>
        <w:tc>
          <w:tcPr>
            <w:tcW w:w="821" w:type="dxa"/>
            <w:vAlign w:val="center"/>
          </w:tcPr>
          <w:p w:rsidR="00847163" w:rsidRDefault="00847163">
            <w:pPr>
              <w:spacing w:line="420" w:lineRule="exact"/>
              <w:rPr>
                <w:rFonts w:ascii="黑体" w:eastAsia="黑体" w:hAnsi="黑体"/>
                <w:color w:val="000000"/>
                <w:sz w:val="24"/>
              </w:rPr>
            </w:pPr>
            <w:r>
              <w:rPr>
                <w:rFonts w:ascii="黑体" w:eastAsia="黑体" w:hAnsi="黑体" w:hint="eastAsia"/>
                <w:color w:val="000000"/>
                <w:sz w:val="24"/>
              </w:rPr>
              <w:t>天</w:t>
            </w:r>
          </w:p>
        </w:tc>
        <w:tc>
          <w:tcPr>
            <w:tcW w:w="2051" w:type="dxa"/>
            <w:vAlign w:val="center"/>
          </w:tcPr>
          <w:p w:rsidR="00847163" w:rsidRDefault="00847163">
            <w:pPr>
              <w:spacing w:line="420" w:lineRule="exact"/>
              <w:rPr>
                <w:rFonts w:ascii="黑体" w:eastAsia="黑体" w:hAnsi="黑体"/>
                <w:color w:val="000000"/>
                <w:sz w:val="24"/>
              </w:rPr>
            </w:pPr>
            <w:r>
              <w:rPr>
                <w:rFonts w:ascii="黑体" w:eastAsia="黑体" w:hAnsi="黑体" w:hint="eastAsia"/>
                <w:color w:val="000000"/>
                <w:sz w:val="24"/>
              </w:rPr>
              <w:t>5</w:t>
            </w:r>
          </w:p>
        </w:tc>
        <w:tc>
          <w:tcPr>
            <w:tcW w:w="2826" w:type="dxa"/>
            <w:vAlign w:val="center"/>
          </w:tcPr>
          <w:p w:rsidR="00847163" w:rsidRDefault="00847163">
            <w:pPr>
              <w:spacing w:line="420" w:lineRule="exact"/>
              <w:rPr>
                <w:rFonts w:ascii="黑体" w:eastAsia="黑体" w:hAnsi="黑体"/>
                <w:color w:val="000000"/>
                <w:sz w:val="24"/>
              </w:rPr>
            </w:pPr>
          </w:p>
        </w:tc>
      </w:tr>
      <w:tr w:rsidR="00847163" w:rsidTr="001C0EA1">
        <w:trPr>
          <w:trHeight w:val="497"/>
        </w:trPr>
        <w:tc>
          <w:tcPr>
            <w:tcW w:w="1000" w:type="dxa"/>
            <w:vAlign w:val="center"/>
          </w:tcPr>
          <w:p w:rsidR="00847163" w:rsidRDefault="00847163" w:rsidP="00B80FE1">
            <w:pPr>
              <w:spacing w:line="420" w:lineRule="exact"/>
              <w:rPr>
                <w:rFonts w:ascii="黑体" w:eastAsia="黑体" w:hAnsi="黑体"/>
                <w:color w:val="000000"/>
                <w:sz w:val="24"/>
              </w:rPr>
            </w:pPr>
            <w:r>
              <w:rPr>
                <w:rFonts w:ascii="黑体" w:eastAsia="黑体" w:hAnsi="黑体" w:hint="eastAsia"/>
                <w:color w:val="000000"/>
                <w:sz w:val="24"/>
              </w:rPr>
              <w:t>0</w:t>
            </w:r>
            <w:r w:rsidR="00B80FE1">
              <w:rPr>
                <w:rFonts w:ascii="黑体" w:eastAsia="黑体" w:hAnsi="黑体" w:hint="eastAsia"/>
                <w:color w:val="000000"/>
                <w:sz w:val="24"/>
              </w:rPr>
              <w:t>4</w:t>
            </w:r>
            <w:r>
              <w:rPr>
                <w:rFonts w:ascii="黑体" w:eastAsia="黑体" w:hAnsi="黑体" w:hint="eastAsia"/>
                <w:color w:val="000000"/>
                <w:sz w:val="24"/>
              </w:rPr>
              <w:t>02</w:t>
            </w:r>
          </w:p>
        </w:tc>
        <w:tc>
          <w:tcPr>
            <w:tcW w:w="2531" w:type="dxa"/>
          </w:tcPr>
          <w:p w:rsidR="00847163" w:rsidRDefault="00847163">
            <w:pPr>
              <w:spacing w:line="420" w:lineRule="exact"/>
              <w:rPr>
                <w:rFonts w:ascii="黑体" w:eastAsia="黑体" w:hAnsi="黑体"/>
                <w:color w:val="000000"/>
                <w:sz w:val="24"/>
              </w:rPr>
            </w:pPr>
            <w:r>
              <w:rPr>
                <w:rFonts w:ascii="黑体" w:eastAsia="黑体" w:hAnsi="黑体" w:hint="eastAsia"/>
                <w:color w:val="000000"/>
                <w:sz w:val="24"/>
              </w:rPr>
              <w:t xml:space="preserve">系统试车，启动和现场验收 </w:t>
            </w:r>
          </w:p>
        </w:tc>
        <w:tc>
          <w:tcPr>
            <w:tcW w:w="821" w:type="dxa"/>
            <w:vAlign w:val="center"/>
          </w:tcPr>
          <w:p w:rsidR="00847163" w:rsidRDefault="00847163">
            <w:pPr>
              <w:spacing w:line="420" w:lineRule="exact"/>
              <w:rPr>
                <w:rFonts w:ascii="黑体" w:eastAsia="黑体" w:hAnsi="黑体"/>
                <w:color w:val="000000"/>
                <w:sz w:val="24"/>
              </w:rPr>
            </w:pPr>
            <w:r>
              <w:rPr>
                <w:rFonts w:ascii="黑体" w:eastAsia="黑体" w:hAnsi="黑体" w:hint="eastAsia"/>
                <w:color w:val="000000"/>
                <w:sz w:val="24"/>
              </w:rPr>
              <w:t>天</w:t>
            </w:r>
          </w:p>
        </w:tc>
        <w:tc>
          <w:tcPr>
            <w:tcW w:w="2051" w:type="dxa"/>
            <w:vAlign w:val="center"/>
          </w:tcPr>
          <w:p w:rsidR="00847163" w:rsidRDefault="004600A4">
            <w:pPr>
              <w:spacing w:line="420" w:lineRule="exact"/>
              <w:rPr>
                <w:rFonts w:ascii="黑体" w:eastAsia="黑体" w:hAnsi="黑体"/>
                <w:color w:val="000000"/>
                <w:sz w:val="24"/>
              </w:rPr>
            </w:pPr>
            <w:r>
              <w:rPr>
                <w:rFonts w:ascii="黑体" w:eastAsia="黑体" w:hAnsi="黑体" w:hint="eastAsia"/>
                <w:color w:val="000000"/>
                <w:sz w:val="24"/>
              </w:rPr>
              <w:t>1</w:t>
            </w:r>
            <w:r w:rsidR="00847163">
              <w:rPr>
                <w:rFonts w:ascii="黑体" w:eastAsia="黑体" w:hAnsi="黑体" w:hint="eastAsia"/>
                <w:color w:val="000000"/>
                <w:sz w:val="24"/>
              </w:rPr>
              <w:t>0</w:t>
            </w:r>
          </w:p>
        </w:tc>
        <w:tc>
          <w:tcPr>
            <w:tcW w:w="2826" w:type="dxa"/>
            <w:vAlign w:val="center"/>
          </w:tcPr>
          <w:p w:rsidR="00847163" w:rsidRDefault="00847163">
            <w:pPr>
              <w:spacing w:line="420" w:lineRule="exact"/>
              <w:rPr>
                <w:rFonts w:ascii="黑体" w:eastAsia="黑体" w:hAnsi="黑体"/>
                <w:color w:val="000000"/>
                <w:sz w:val="24"/>
              </w:rPr>
            </w:pPr>
          </w:p>
        </w:tc>
      </w:tr>
      <w:tr w:rsidR="00847163" w:rsidTr="001C0EA1">
        <w:trPr>
          <w:trHeight w:val="497"/>
        </w:trPr>
        <w:tc>
          <w:tcPr>
            <w:tcW w:w="1000" w:type="dxa"/>
            <w:vAlign w:val="center"/>
          </w:tcPr>
          <w:p w:rsidR="00847163" w:rsidRDefault="00847163" w:rsidP="00B80FE1">
            <w:pPr>
              <w:spacing w:line="420" w:lineRule="exact"/>
              <w:rPr>
                <w:rFonts w:ascii="黑体" w:eastAsia="黑体" w:hAnsi="黑体"/>
                <w:color w:val="000000"/>
                <w:sz w:val="24"/>
              </w:rPr>
            </w:pPr>
            <w:r>
              <w:rPr>
                <w:rFonts w:ascii="黑体" w:eastAsia="黑体" w:hAnsi="黑体" w:hint="eastAsia"/>
                <w:color w:val="000000"/>
                <w:sz w:val="24"/>
              </w:rPr>
              <w:t>0</w:t>
            </w:r>
            <w:r w:rsidR="00B80FE1">
              <w:rPr>
                <w:rFonts w:ascii="黑体" w:eastAsia="黑体" w:hAnsi="黑体" w:hint="eastAsia"/>
                <w:color w:val="000000"/>
                <w:sz w:val="24"/>
              </w:rPr>
              <w:t>4</w:t>
            </w:r>
            <w:r>
              <w:rPr>
                <w:rFonts w:ascii="黑体" w:eastAsia="黑体" w:hAnsi="黑体" w:hint="eastAsia"/>
                <w:color w:val="000000"/>
                <w:sz w:val="24"/>
              </w:rPr>
              <w:t>03</w:t>
            </w:r>
          </w:p>
        </w:tc>
        <w:tc>
          <w:tcPr>
            <w:tcW w:w="2531" w:type="dxa"/>
          </w:tcPr>
          <w:p w:rsidR="00847163" w:rsidRDefault="00847163">
            <w:pPr>
              <w:spacing w:line="420" w:lineRule="exact"/>
              <w:rPr>
                <w:rFonts w:ascii="黑体" w:eastAsia="黑体" w:hAnsi="黑体"/>
                <w:color w:val="000000"/>
                <w:sz w:val="24"/>
              </w:rPr>
            </w:pPr>
            <w:r>
              <w:rPr>
                <w:rFonts w:ascii="黑体" w:eastAsia="黑体" w:hAnsi="黑体" w:hint="eastAsia"/>
                <w:color w:val="000000"/>
                <w:sz w:val="24"/>
              </w:rPr>
              <w:t>现场维护人员培训</w:t>
            </w:r>
          </w:p>
        </w:tc>
        <w:tc>
          <w:tcPr>
            <w:tcW w:w="821" w:type="dxa"/>
            <w:vAlign w:val="center"/>
          </w:tcPr>
          <w:p w:rsidR="00847163" w:rsidRDefault="00847163">
            <w:pPr>
              <w:spacing w:line="420" w:lineRule="exact"/>
              <w:rPr>
                <w:rFonts w:ascii="黑体" w:eastAsia="黑体" w:hAnsi="黑体"/>
                <w:color w:val="000000"/>
                <w:sz w:val="24"/>
              </w:rPr>
            </w:pPr>
            <w:r>
              <w:rPr>
                <w:rFonts w:ascii="黑体" w:eastAsia="黑体" w:hAnsi="黑体" w:hint="eastAsia"/>
                <w:color w:val="000000"/>
                <w:sz w:val="24"/>
              </w:rPr>
              <w:t>天</w:t>
            </w:r>
          </w:p>
        </w:tc>
        <w:tc>
          <w:tcPr>
            <w:tcW w:w="2051" w:type="dxa"/>
            <w:vAlign w:val="center"/>
          </w:tcPr>
          <w:p w:rsidR="00847163" w:rsidRDefault="00847163">
            <w:pPr>
              <w:spacing w:line="420" w:lineRule="exact"/>
              <w:rPr>
                <w:rFonts w:ascii="黑体" w:eastAsia="黑体" w:hAnsi="黑体"/>
                <w:color w:val="000000"/>
                <w:sz w:val="24"/>
              </w:rPr>
            </w:pPr>
            <w:r>
              <w:rPr>
                <w:rFonts w:ascii="黑体" w:eastAsia="黑体" w:hAnsi="黑体" w:hint="eastAsia"/>
                <w:color w:val="000000"/>
                <w:sz w:val="24"/>
              </w:rPr>
              <w:t>3</w:t>
            </w:r>
          </w:p>
        </w:tc>
        <w:tc>
          <w:tcPr>
            <w:tcW w:w="2826" w:type="dxa"/>
            <w:vAlign w:val="center"/>
          </w:tcPr>
          <w:p w:rsidR="00847163" w:rsidRDefault="00847163">
            <w:pPr>
              <w:spacing w:line="420" w:lineRule="exact"/>
              <w:rPr>
                <w:rFonts w:ascii="黑体" w:eastAsia="黑体" w:hAnsi="黑体"/>
                <w:color w:val="000000"/>
                <w:sz w:val="24"/>
              </w:rPr>
            </w:pPr>
          </w:p>
        </w:tc>
      </w:tr>
    </w:tbl>
    <w:p w:rsidR="005C4C4D" w:rsidRDefault="005C4C4D">
      <w:pPr>
        <w:rPr>
          <w:rFonts w:ascii="黑体" w:eastAsia="黑体" w:hAnsi="黑体"/>
        </w:rPr>
      </w:pPr>
    </w:p>
    <w:p w:rsidR="005C4C4D" w:rsidRDefault="00BE5D16" w:rsidP="00D5309E">
      <w:pPr>
        <w:pStyle w:val="Heading2"/>
        <w:numPr>
          <w:ilvl w:val="1"/>
          <w:numId w:val="1"/>
        </w:numPr>
        <w:tabs>
          <w:tab w:val="left" w:pos="864"/>
        </w:tabs>
      </w:pPr>
      <w:bookmarkStart w:id="1713" w:name="_Toc493789896"/>
      <w:bookmarkStart w:id="1714" w:name="_附件4_专业工具清单"/>
      <w:bookmarkStart w:id="1715" w:name="_Toc306201285"/>
      <w:bookmarkStart w:id="1716" w:name="_Toc306202889"/>
      <w:bookmarkStart w:id="1717" w:name="_Toc324951702"/>
      <w:bookmarkEnd w:id="1702"/>
      <w:r>
        <w:rPr>
          <w:rFonts w:hint="eastAsia"/>
        </w:rPr>
        <w:t>附件</w:t>
      </w:r>
      <w:r>
        <w:rPr>
          <w:rFonts w:hint="eastAsia"/>
        </w:rPr>
        <w:t>2</w:t>
      </w:r>
      <w:r>
        <w:rPr>
          <w:rFonts w:hint="eastAsia"/>
        </w:rPr>
        <w:t>专用工具清单</w:t>
      </w:r>
      <w:bookmarkEnd w:id="1713"/>
    </w:p>
    <w:p w:rsidR="005C4C4D" w:rsidRDefault="00BE5D16">
      <w:r>
        <w:rPr>
          <w:rFonts w:hint="eastAsia"/>
        </w:rPr>
        <w:t>无</w:t>
      </w:r>
    </w:p>
    <w:bookmarkEnd w:id="1714"/>
    <w:p w:rsidR="005C4C4D" w:rsidRDefault="00BE5D16" w:rsidP="00D5309E">
      <w:pPr>
        <w:pStyle w:val="Heading2"/>
        <w:numPr>
          <w:ilvl w:val="1"/>
          <w:numId w:val="1"/>
        </w:numPr>
        <w:tabs>
          <w:tab w:val="left" w:pos="864"/>
        </w:tabs>
      </w:pPr>
      <w:r>
        <w:rPr>
          <w:rFonts w:hint="eastAsia"/>
        </w:rPr>
        <w:t xml:space="preserve"> </w:t>
      </w:r>
      <w:bookmarkStart w:id="1718" w:name="_Toc493789897"/>
      <w:r>
        <w:rPr>
          <w:rFonts w:hint="eastAsia"/>
        </w:rPr>
        <w:t>附件</w:t>
      </w:r>
      <w:r>
        <w:rPr>
          <w:rFonts w:hint="eastAsia"/>
        </w:rPr>
        <w:t xml:space="preserve">3 </w:t>
      </w:r>
      <w:r>
        <w:rPr>
          <w:rFonts w:hint="eastAsia"/>
        </w:rPr>
        <w:t>偏差项清单</w:t>
      </w:r>
      <w:bookmarkEnd w:id="1715"/>
      <w:bookmarkEnd w:id="1716"/>
      <w:bookmarkEnd w:id="1717"/>
      <w:bookmarkEnd w:id="1718"/>
    </w:p>
    <w:p w:rsidR="005C4C4D" w:rsidRDefault="00BE5D16">
      <w:bookmarkStart w:id="1719" w:name="_Toc306201287"/>
      <w:bookmarkStart w:id="1720" w:name="_Toc306202891"/>
      <w:bookmarkStart w:id="1721" w:name="_Toc324951703"/>
      <w:bookmarkStart w:id="1722" w:name="_附件5_资料清单"/>
      <w:bookmarkStart w:id="1723" w:name="_附件6_资料清单"/>
      <w:r>
        <w:rPr>
          <w:rFonts w:hint="eastAsia"/>
        </w:rPr>
        <w:t>无</w:t>
      </w:r>
    </w:p>
    <w:p w:rsidR="005C4C4D" w:rsidRDefault="00BE5D16" w:rsidP="00D5309E">
      <w:pPr>
        <w:pStyle w:val="Heading2"/>
        <w:numPr>
          <w:ilvl w:val="1"/>
          <w:numId w:val="1"/>
        </w:numPr>
        <w:tabs>
          <w:tab w:val="left" w:pos="864"/>
        </w:tabs>
      </w:pPr>
      <w:bookmarkStart w:id="1724" w:name="_Toc493789898"/>
      <w:r>
        <w:rPr>
          <w:rFonts w:hint="eastAsia"/>
        </w:rPr>
        <w:t>附件</w:t>
      </w:r>
      <w:r>
        <w:rPr>
          <w:rFonts w:hint="eastAsia"/>
        </w:rPr>
        <w:t xml:space="preserve">4 </w:t>
      </w:r>
      <w:bookmarkEnd w:id="1719"/>
      <w:bookmarkEnd w:id="1720"/>
      <w:bookmarkEnd w:id="1721"/>
      <w:r>
        <w:rPr>
          <w:rFonts w:hint="eastAsia"/>
        </w:rPr>
        <w:t>卖方文件要求</w:t>
      </w:r>
      <w:bookmarkEnd w:id="1724"/>
    </w:p>
    <w:p w:rsidR="005C4C4D" w:rsidRDefault="00BE5D16">
      <w:pPr>
        <w:spacing w:line="360" w:lineRule="exact"/>
        <w:ind w:firstLineChars="200" w:firstLine="420"/>
        <w:rPr>
          <w:rFonts w:ascii="宋体" w:hAnsi="宋体"/>
          <w:szCs w:val="21"/>
        </w:rPr>
      </w:pPr>
      <w:r>
        <w:rPr>
          <w:rFonts w:ascii="宋体" w:hAnsi="宋体" w:hint="eastAsia"/>
          <w:szCs w:val="21"/>
        </w:rPr>
        <w:t>卖方应负责提供以下列表中标记</w:t>
      </w:r>
      <w:r>
        <w:rPr>
          <w:rFonts w:ascii="宋体" w:hAnsi="宋体"/>
          <w:szCs w:val="21"/>
        </w:rPr>
        <w:t>“</w:t>
      </w:r>
      <w:r>
        <w:rPr>
          <w:rFonts w:ascii="宋体" w:hAnsi="宋体" w:hint="eastAsia"/>
          <w:szCs w:val="21"/>
        </w:rPr>
        <w:t>Х</w:t>
      </w:r>
      <w:r>
        <w:rPr>
          <w:rFonts w:ascii="宋体" w:hAnsi="宋体"/>
          <w:szCs w:val="21"/>
        </w:rPr>
        <w:t>”</w:t>
      </w:r>
      <w:r>
        <w:rPr>
          <w:rFonts w:ascii="宋体" w:hAnsi="宋体" w:hint="eastAsia"/>
          <w:szCs w:val="21"/>
        </w:rPr>
        <w:t>的文件和图纸。</w:t>
      </w:r>
    </w:p>
    <w:p w:rsidR="005C4C4D" w:rsidRDefault="00BE5D16">
      <w:pPr>
        <w:spacing w:line="360" w:lineRule="exact"/>
        <w:ind w:firstLineChars="200" w:firstLine="420"/>
        <w:rPr>
          <w:rFonts w:ascii="宋体" w:hAnsi="宋体"/>
          <w:szCs w:val="21"/>
        </w:rPr>
      </w:pPr>
      <w:r>
        <w:rPr>
          <w:rFonts w:ascii="宋体" w:hAnsi="宋体"/>
          <w:szCs w:val="21"/>
        </w:rPr>
        <w:lastRenderedPageBreak/>
        <w:t>报价阶段包含的文件资料</w:t>
      </w:r>
      <w:r>
        <w:rPr>
          <w:rFonts w:ascii="宋体" w:hAnsi="宋体" w:hint="eastAsia"/>
          <w:szCs w:val="21"/>
        </w:rPr>
        <w:t>：</w:t>
      </w:r>
    </w:p>
    <w:p w:rsidR="005C4C4D" w:rsidRDefault="0066579A">
      <w:pPr>
        <w:jc w:val="left"/>
        <w:rPr>
          <w:rFonts w:eastAsia="Times New Roman"/>
          <w:sz w:val="24"/>
        </w:rPr>
      </w:pPr>
      <w:r>
        <w:rPr>
          <w:rFonts w:eastAsia="Times New Roman"/>
          <w:sz w:val="20"/>
        </w:rPr>
      </w:r>
      <w:r>
        <w:rPr>
          <w:rFonts w:eastAsia="Times New Roman"/>
          <w:sz w:val="20"/>
        </w:rPr>
        <w:pict>
          <v:shape id="文本框 4" o:spid="_x0000_s1086" type="#_x0000_t202" style="width:434.75pt;height:564.7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108" w:type="dxa"/>
                    <w:tblBorders>
                      <w:top w:val="single" w:sz="8" w:space="0" w:color="000000"/>
                      <w:left w:val="single" w:sz="8" w:space="0" w:color="000000"/>
                      <w:bottom w:val="single" w:sz="8" w:space="0" w:color="000000"/>
                      <w:right w:val="single" w:sz="4" w:space="0" w:color="000000"/>
                      <w:insideH w:val="single" w:sz="8" w:space="0" w:color="000000"/>
                      <w:insideV w:val="single" w:sz="8" w:space="0" w:color="000000"/>
                    </w:tblBorders>
                    <w:tblLayout w:type="fixed"/>
                    <w:tblLook w:val="0000" w:firstRow="0" w:lastRow="0" w:firstColumn="0" w:lastColumn="0" w:noHBand="0" w:noVBand="0"/>
                  </w:tblPr>
                  <w:tblGrid>
                    <w:gridCol w:w="848"/>
                    <w:gridCol w:w="4911"/>
                    <w:gridCol w:w="1742"/>
                    <w:gridCol w:w="1166"/>
                  </w:tblGrid>
                  <w:tr w:rsidR="00364A87">
                    <w:trPr>
                      <w:trHeight w:hRule="exact" w:val="516"/>
                    </w:trPr>
                    <w:tc>
                      <w:tcPr>
                        <w:tcW w:w="848" w:type="dxa"/>
                      </w:tcPr>
                      <w:p w:rsidR="00364A87" w:rsidRDefault="00364A87">
                        <w:pPr>
                          <w:spacing w:line="394" w:lineRule="exact"/>
                          <w:ind w:left="169" w:right="-20"/>
                          <w:jc w:val="left"/>
                          <w:rPr>
                            <w:sz w:val="18"/>
                            <w:szCs w:val="18"/>
                          </w:rPr>
                        </w:pPr>
                        <w:r>
                          <w:rPr>
                            <w:rFonts w:ascii="Microsoft JhengHei" w:eastAsia="Microsoft JhengHei" w:hAnsi="Microsoft JhengHei"/>
                            <w:position w:val="-2"/>
                            <w:sz w:val="18"/>
                            <w:szCs w:val="18"/>
                          </w:rPr>
                          <w:t>序号</w:t>
                        </w:r>
                      </w:p>
                    </w:tc>
                    <w:tc>
                      <w:tcPr>
                        <w:tcW w:w="4911" w:type="dxa"/>
                      </w:tcPr>
                      <w:p w:rsidR="00364A87" w:rsidRDefault="00364A87">
                        <w:pPr>
                          <w:spacing w:line="394" w:lineRule="exact"/>
                          <w:ind w:left="2507" w:right="2487"/>
                          <w:jc w:val="left"/>
                          <w:rPr>
                            <w:sz w:val="18"/>
                            <w:szCs w:val="18"/>
                          </w:rPr>
                        </w:pPr>
                        <w:r>
                          <w:rPr>
                            <w:rFonts w:ascii="Microsoft JhengHei" w:eastAsia="Microsoft JhengHei" w:hAnsi="Microsoft JhengHei"/>
                            <w:position w:val="-2"/>
                            <w:sz w:val="18"/>
                            <w:szCs w:val="18"/>
                          </w:rPr>
                          <w:t>名称</w:t>
                        </w:r>
                      </w:p>
                    </w:tc>
                    <w:tc>
                      <w:tcPr>
                        <w:tcW w:w="1742" w:type="dxa"/>
                      </w:tcPr>
                      <w:p w:rsidR="00364A87" w:rsidRDefault="00364A87">
                        <w:pPr>
                          <w:spacing w:line="394" w:lineRule="exact"/>
                          <w:ind w:left="186" w:right="-20"/>
                          <w:jc w:val="left"/>
                          <w:rPr>
                            <w:sz w:val="18"/>
                            <w:szCs w:val="18"/>
                          </w:rPr>
                        </w:pPr>
                        <w:r>
                          <w:rPr>
                            <w:rFonts w:ascii="Microsoft JhengHei" w:eastAsia="Microsoft JhengHei" w:hAnsi="Microsoft JhengHei"/>
                            <w:position w:val="-2"/>
                            <w:sz w:val="18"/>
                            <w:szCs w:val="18"/>
                          </w:rPr>
                          <w:t>文字语言</w:t>
                        </w:r>
                      </w:p>
                    </w:tc>
                    <w:tc>
                      <w:tcPr>
                        <w:tcW w:w="1166" w:type="dxa"/>
                      </w:tcPr>
                      <w:p w:rsidR="00364A87" w:rsidRDefault="00364A87">
                        <w:pPr>
                          <w:spacing w:line="394" w:lineRule="exact"/>
                          <w:ind w:left="186" w:right="-20"/>
                          <w:jc w:val="left"/>
                          <w:rPr>
                            <w:sz w:val="18"/>
                            <w:szCs w:val="18"/>
                          </w:rPr>
                        </w:pPr>
                        <w:r>
                          <w:rPr>
                            <w:rFonts w:ascii="Microsoft JhengHei" w:eastAsia="Microsoft JhengHei" w:hAnsi="Microsoft JhengHei"/>
                            <w:position w:val="-2"/>
                            <w:sz w:val="18"/>
                            <w:szCs w:val="18"/>
                          </w:rPr>
                          <w:t>份数</w:t>
                        </w:r>
                      </w:p>
                    </w:tc>
                  </w:tr>
                  <w:tr w:rsidR="00364A87">
                    <w:trPr>
                      <w:trHeight w:hRule="exact" w:val="470"/>
                    </w:trPr>
                    <w:tc>
                      <w:tcPr>
                        <w:tcW w:w="848" w:type="dxa"/>
                      </w:tcPr>
                      <w:p w:rsidR="00364A87" w:rsidRDefault="00364A87">
                        <w:pPr>
                          <w:spacing w:before="77"/>
                          <w:ind w:left="200" w:right="-20"/>
                          <w:jc w:val="left"/>
                          <w:rPr>
                            <w:sz w:val="18"/>
                            <w:szCs w:val="18"/>
                          </w:rPr>
                        </w:pPr>
                        <w:r>
                          <w:rPr>
                            <w:rFonts w:eastAsia="Times New Roman"/>
                            <w:sz w:val="18"/>
                            <w:szCs w:val="18"/>
                          </w:rPr>
                          <w:t>1.</w:t>
                        </w:r>
                      </w:p>
                    </w:tc>
                    <w:tc>
                      <w:tcPr>
                        <w:tcW w:w="4911" w:type="dxa"/>
                      </w:tcPr>
                      <w:p w:rsidR="00364A87" w:rsidRDefault="00364A87">
                        <w:pPr>
                          <w:spacing w:line="370" w:lineRule="exact"/>
                          <w:ind w:left="493" w:right="-20"/>
                          <w:jc w:val="left"/>
                          <w:rPr>
                            <w:sz w:val="18"/>
                            <w:szCs w:val="18"/>
                          </w:rPr>
                        </w:pPr>
                        <w:r>
                          <w:rPr>
                            <w:rFonts w:ascii="Microsoft JhengHei" w:eastAsia="Microsoft JhengHei" w:hAnsi="Microsoft JhengHei"/>
                            <w:position w:val="-1"/>
                            <w:sz w:val="18"/>
                            <w:szCs w:val="18"/>
                          </w:rPr>
                          <w:t>公司简介</w:t>
                        </w:r>
                      </w:p>
                    </w:tc>
                    <w:tc>
                      <w:tcPr>
                        <w:tcW w:w="1742" w:type="dxa"/>
                      </w:tcPr>
                      <w:p w:rsidR="00364A87" w:rsidRDefault="00364A87">
                        <w:pPr>
                          <w:spacing w:before="77"/>
                          <w:ind w:left="441" w:right="422"/>
                          <w:jc w:val="left"/>
                          <w:rPr>
                            <w:sz w:val="18"/>
                            <w:szCs w:val="18"/>
                          </w:rPr>
                        </w:pPr>
                        <w:r>
                          <w:rPr>
                            <w:rFonts w:eastAsia="Times New Roman"/>
                            <w:spacing w:val="1"/>
                            <w:sz w:val="18"/>
                            <w:szCs w:val="18"/>
                          </w:rPr>
                          <w:t>C</w:t>
                        </w:r>
                        <w:r>
                          <w:rPr>
                            <w:rFonts w:eastAsia="Times New Roman"/>
                            <w:sz w:val="18"/>
                            <w:szCs w:val="18"/>
                          </w:rPr>
                          <w:t>/</w:t>
                        </w:r>
                        <w:r>
                          <w:rPr>
                            <w:rFonts w:hint="eastAsia"/>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68"/>
                    </w:trPr>
                    <w:tc>
                      <w:tcPr>
                        <w:tcW w:w="848" w:type="dxa"/>
                      </w:tcPr>
                      <w:p w:rsidR="00364A87" w:rsidRDefault="00364A87">
                        <w:pPr>
                          <w:spacing w:before="77"/>
                          <w:ind w:left="200" w:right="-20"/>
                          <w:jc w:val="left"/>
                          <w:rPr>
                            <w:sz w:val="18"/>
                            <w:szCs w:val="18"/>
                          </w:rPr>
                        </w:pPr>
                        <w:r>
                          <w:rPr>
                            <w:rFonts w:eastAsia="Times New Roman"/>
                            <w:sz w:val="18"/>
                            <w:szCs w:val="18"/>
                          </w:rPr>
                          <w:t>2.</w:t>
                        </w:r>
                      </w:p>
                    </w:tc>
                    <w:tc>
                      <w:tcPr>
                        <w:tcW w:w="4911" w:type="dxa"/>
                      </w:tcPr>
                      <w:p w:rsidR="00364A87" w:rsidRDefault="00364A87">
                        <w:pPr>
                          <w:spacing w:line="370" w:lineRule="exact"/>
                          <w:ind w:left="493" w:right="-20"/>
                          <w:jc w:val="left"/>
                          <w:rPr>
                            <w:sz w:val="18"/>
                            <w:szCs w:val="18"/>
                          </w:rPr>
                        </w:pPr>
                        <w:r>
                          <w:rPr>
                            <w:rFonts w:ascii="Microsoft JhengHei" w:eastAsia="Microsoft JhengHei" w:hAnsi="Microsoft JhengHei"/>
                            <w:position w:val="-1"/>
                            <w:sz w:val="18"/>
                            <w:szCs w:val="18"/>
                          </w:rPr>
                          <w:t>资质证明文件（生产许可证、质量认证）</w:t>
                        </w:r>
                      </w:p>
                    </w:tc>
                    <w:tc>
                      <w:tcPr>
                        <w:tcW w:w="1742" w:type="dxa"/>
                      </w:tcPr>
                      <w:p w:rsidR="00364A87" w:rsidRDefault="00364A87">
                        <w:pPr>
                          <w:spacing w:before="77"/>
                          <w:ind w:left="441"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70"/>
                    </w:trPr>
                    <w:tc>
                      <w:tcPr>
                        <w:tcW w:w="848" w:type="dxa"/>
                      </w:tcPr>
                      <w:p w:rsidR="00364A87" w:rsidRDefault="00364A87">
                        <w:pPr>
                          <w:spacing w:before="79"/>
                          <w:ind w:left="200" w:right="-20"/>
                          <w:jc w:val="left"/>
                          <w:rPr>
                            <w:sz w:val="18"/>
                            <w:szCs w:val="18"/>
                          </w:rPr>
                        </w:pPr>
                        <w:r>
                          <w:rPr>
                            <w:rFonts w:eastAsia="Times New Roman"/>
                            <w:sz w:val="18"/>
                            <w:szCs w:val="18"/>
                          </w:rPr>
                          <w:t>3.</w:t>
                        </w:r>
                      </w:p>
                    </w:tc>
                    <w:tc>
                      <w:tcPr>
                        <w:tcW w:w="4911" w:type="dxa"/>
                      </w:tcPr>
                      <w:p w:rsidR="00364A87" w:rsidRDefault="00364A87">
                        <w:pPr>
                          <w:spacing w:line="372" w:lineRule="exact"/>
                          <w:ind w:left="493" w:right="-20"/>
                          <w:jc w:val="left"/>
                          <w:rPr>
                            <w:sz w:val="18"/>
                            <w:szCs w:val="18"/>
                          </w:rPr>
                        </w:pPr>
                        <w:r>
                          <w:rPr>
                            <w:rFonts w:ascii="Microsoft JhengHei" w:eastAsia="Microsoft JhengHei" w:hAnsi="Microsoft JhengHei"/>
                            <w:position w:val="-1"/>
                            <w:sz w:val="18"/>
                            <w:szCs w:val="18"/>
                          </w:rPr>
                          <w:t>供货清单（包括产地，型号，关键附件信息）</w:t>
                        </w:r>
                      </w:p>
                    </w:tc>
                    <w:tc>
                      <w:tcPr>
                        <w:tcW w:w="1742" w:type="dxa"/>
                      </w:tcPr>
                      <w:p w:rsidR="00364A87" w:rsidRDefault="00364A87">
                        <w:pPr>
                          <w:spacing w:before="79"/>
                          <w:ind w:left="441"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70"/>
                    </w:trPr>
                    <w:tc>
                      <w:tcPr>
                        <w:tcW w:w="848" w:type="dxa"/>
                      </w:tcPr>
                      <w:p w:rsidR="00364A87" w:rsidRDefault="00364A87">
                        <w:pPr>
                          <w:spacing w:before="79"/>
                          <w:ind w:left="200" w:right="-20"/>
                          <w:jc w:val="left"/>
                          <w:rPr>
                            <w:sz w:val="18"/>
                            <w:szCs w:val="18"/>
                          </w:rPr>
                        </w:pPr>
                        <w:r>
                          <w:rPr>
                            <w:rFonts w:eastAsia="Times New Roman"/>
                            <w:sz w:val="18"/>
                            <w:szCs w:val="18"/>
                          </w:rPr>
                          <w:t>4.</w:t>
                        </w:r>
                      </w:p>
                    </w:tc>
                    <w:tc>
                      <w:tcPr>
                        <w:tcW w:w="4911" w:type="dxa"/>
                      </w:tcPr>
                      <w:p w:rsidR="00364A87" w:rsidRDefault="00364A87">
                        <w:pPr>
                          <w:spacing w:line="372" w:lineRule="exact"/>
                          <w:ind w:left="493" w:right="-20"/>
                          <w:jc w:val="left"/>
                          <w:rPr>
                            <w:sz w:val="18"/>
                            <w:szCs w:val="18"/>
                          </w:rPr>
                        </w:pPr>
                        <w:r>
                          <w:rPr>
                            <w:rFonts w:ascii="Microsoft JhengHei" w:eastAsia="Microsoft JhengHei" w:hAnsi="Microsoft JhengHei"/>
                            <w:position w:val="-1"/>
                            <w:sz w:val="18"/>
                            <w:szCs w:val="18"/>
                          </w:rPr>
                          <w:t>产品选型样本</w:t>
                        </w:r>
                      </w:p>
                    </w:tc>
                    <w:tc>
                      <w:tcPr>
                        <w:tcW w:w="1742" w:type="dxa"/>
                      </w:tcPr>
                      <w:p w:rsidR="00364A87" w:rsidRDefault="00364A87">
                        <w:pPr>
                          <w:spacing w:before="79"/>
                          <w:ind w:left="441"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70"/>
                    </w:trPr>
                    <w:tc>
                      <w:tcPr>
                        <w:tcW w:w="848" w:type="dxa"/>
                      </w:tcPr>
                      <w:p w:rsidR="00364A87" w:rsidRDefault="00364A87">
                        <w:pPr>
                          <w:spacing w:before="79"/>
                          <w:ind w:left="200" w:right="-20"/>
                          <w:jc w:val="left"/>
                          <w:rPr>
                            <w:sz w:val="18"/>
                            <w:szCs w:val="18"/>
                          </w:rPr>
                        </w:pPr>
                        <w:r>
                          <w:rPr>
                            <w:rFonts w:eastAsia="Times New Roman"/>
                            <w:sz w:val="18"/>
                            <w:szCs w:val="18"/>
                          </w:rPr>
                          <w:t>5.</w:t>
                        </w:r>
                      </w:p>
                    </w:tc>
                    <w:tc>
                      <w:tcPr>
                        <w:tcW w:w="4911" w:type="dxa"/>
                      </w:tcPr>
                      <w:p w:rsidR="00364A87" w:rsidRDefault="00364A87">
                        <w:pPr>
                          <w:spacing w:line="370" w:lineRule="exact"/>
                          <w:ind w:left="493" w:right="-20"/>
                          <w:jc w:val="left"/>
                          <w:rPr>
                            <w:sz w:val="18"/>
                            <w:szCs w:val="18"/>
                          </w:rPr>
                        </w:pPr>
                        <w:r>
                          <w:rPr>
                            <w:rFonts w:ascii="Microsoft JhengHei" w:eastAsia="Microsoft JhengHei" w:hAnsi="Microsoft JhengHei"/>
                            <w:position w:val="-1"/>
                            <w:sz w:val="18"/>
                            <w:szCs w:val="18"/>
                          </w:rPr>
                          <w:t>标准规范</w:t>
                        </w:r>
                      </w:p>
                    </w:tc>
                    <w:tc>
                      <w:tcPr>
                        <w:tcW w:w="1742" w:type="dxa"/>
                      </w:tcPr>
                      <w:p w:rsidR="00364A87" w:rsidRDefault="00364A87">
                        <w:pPr>
                          <w:spacing w:before="79"/>
                          <w:ind w:left="440"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70"/>
                    </w:trPr>
                    <w:tc>
                      <w:tcPr>
                        <w:tcW w:w="848" w:type="dxa"/>
                      </w:tcPr>
                      <w:p w:rsidR="00364A87" w:rsidRDefault="00364A87">
                        <w:pPr>
                          <w:spacing w:before="79"/>
                          <w:ind w:left="200" w:right="-20"/>
                          <w:jc w:val="left"/>
                          <w:rPr>
                            <w:sz w:val="18"/>
                            <w:szCs w:val="18"/>
                          </w:rPr>
                        </w:pPr>
                        <w:r>
                          <w:rPr>
                            <w:rFonts w:eastAsia="Times New Roman"/>
                            <w:sz w:val="18"/>
                            <w:szCs w:val="18"/>
                          </w:rPr>
                          <w:t>6.</w:t>
                        </w:r>
                      </w:p>
                    </w:tc>
                    <w:tc>
                      <w:tcPr>
                        <w:tcW w:w="4911" w:type="dxa"/>
                      </w:tcPr>
                      <w:p w:rsidR="00364A87" w:rsidRDefault="00364A87">
                        <w:pPr>
                          <w:spacing w:line="370" w:lineRule="exact"/>
                          <w:ind w:left="493" w:right="-20"/>
                          <w:jc w:val="left"/>
                          <w:rPr>
                            <w:sz w:val="18"/>
                            <w:szCs w:val="18"/>
                          </w:rPr>
                        </w:pPr>
                        <w:r>
                          <w:rPr>
                            <w:rFonts w:ascii="Microsoft JhengHei" w:eastAsia="Microsoft JhengHei" w:hAnsi="Microsoft JhengHei"/>
                            <w:position w:val="-1"/>
                            <w:sz w:val="18"/>
                            <w:szCs w:val="18"/>
                          </w:rPr>
                          <w:t>性能保证数据</w:t>
                        </w:r>
                      </w:p>
                    </w:tc>
                    <w:tc>
                      <w:tcPr>
                        <w:tcW w:w="1742" w:type="dxa"/>
                      </w:tcPr>
                      <w:p w:rsidR="00364A87" w:rsidRDefault="00364A87">
                        <w:pPr>
                          <w:spacing w:before="79"/>
                          <w:ind w:left="440"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70"/>
                    </w:trPr>
                    <w:tc>
                      <w:tcPr>
                        <w:tcW w:w="848" w:type="dxa"/>
                      </w:tcPr>
                      <w:p w:rsidR="00364A87" w:rsidRDefault="00364A87">
                        <w:pPr>
                          <w:spacing w:before="77"/>
                          <w:ind w:left="200" w:right="-20"/>
                          <w:jc w:val="left"/>
                          <w:rPr>
                            <w:sz w:val="18"/>
                            <w:szCs w:val="18"/>
                          </w:rPr>
                        </w:pPr>
                        <w:r>
                          <w:rPr>
                            <w:rFonts w:eastAsia="Times New Roman"/>
                            <w:sz w:val="18"/>
                            <w:szCs w:val="18"/>
                          </w:rPr>
                          <w:t>7.</w:t>
                        </w:r>
                      </w:p>
                    </w:tc>
                    <w:tc>
                      <w:tcPr>
                        <w:tcW w:w="4911" w:type="dxa"/>
                      </w:tcPr>
                      <w:p w:rsidR="00364A87" w:rsidRDefault="00364A87">
                        <w:pPr>
                          <w:spacing w:line="370" w:lineRule="exact"/>
                          <w:ind w:left="493" w:right="-20"/>
                          <w:jc w:val="left"/>
                          <w:rPr>
                            <w:sz w:val="18"/>
                            <w:szCs w:val="18"/>
                          </w:rPr>
                        </w:pPr>
                        <w:r>
                          <w:rPr>
                            <w:rFonts w:ascii="Microsoft JhengHei" w:eastAsia="Microsoft JhengHei" w:hAnsi="Microsoft JhengHei"/>
                            <w:position w:val="-1"/>
                            <w:sz w:val="18"/>
                            <w:szCs w:val="18"/>
                          </w:rPr>
                          <w:t>详细技术规格说明</w:t>
                        </w:r>
                      </w:p>
                    </w:tc>
                    <w:tc>
                      <w:tcPr>
                        <w:tcW w:w="1742" w:type="dxa"/>
                      </w:tcPr>
                      <w:p w:rsidR="00364A87" w:rsidRDefault="00364A87">
                        <w:pPr>
                          <w:spacing w:before="77"/>
                          <w:ind w:left="441"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68"/>
                    </w:trPr>
                    <w:tc>
                      <w:tcPr>
                        <w:tcW w:w="848" w:type="dxa"/>
                      </w:tcPr>
                      <w:p w:rsidR="00364A87" w:rsidRDefault="00364A87">
                        <w:pPr>
                          <w:spacing w:before="77"/>
                          <w:ind w:left="200" w:right="-20"/>
                          <w:jc w:val="left"/>
                          <w:rPr>
                            <w:sz w:val="18"/>
                            <w:szCs w:val="18"/>
                          </w:rPr>
                        </w:pPr>
                        <w:r>
                          <w:rPr>
                            <w:rFonts w:eastAsia="Times New Roman"/>
                            <w:sz w:val="18"/>
                            <w:szCs w:val="18"/>
                          </w:rPr>
                          <w:t>8.</w:t>
                        </w:r>
                      </w:p>
                    </w:tc>
                    <w:tc>
                      <w:tcPr>
                        <w:tcW w:w="4911" w:type="dxa"/>
                      </w:tcPr>
                      <w:p w:rsidR="00364A87" w:rsidRDefault="00364A87">
                        <w:pPr>
                          <w:spacing w:line="370" w:lineRule="exact"/>
                          <w:ind w:left="493" w:right="-20"/>
                          <w:jc w:val="left"/>
                          <w:rPr>
                            <w:sz w:val="18"/>
                            <w:szCs w:val="18"/>
                          </w:rPr>
                        </w:pPr>
                        <w:r>
                          <w:rPr>
                            <w:rFonts w:ascii="Microsoft JhengHei" w:eastAsia="Microsoft JhengHei" w:hAnsi="Microsoft JhengHei"/>
                            <w:position w:val="-1"/>
                            <w:sz w:val="18"/>
                            <w:szCs w:val="18"/>
                          </w:rPr>
                          <w:t>组装图</w:t>
                        </w:r>
                      </w:p>
                    </w:tc>
                    <w:tc>
                      <w:tcPr>
                        <w:tcW w:w="1742" w:type="dxa"/>
                      </w:tcPr>
                      <w:p w:rsidR="00364A87" w:rsidRDefault="00364A87">
                        <w:pPr>
                          <w:spacing w:before="77"/>
                          <w:ind w:left="441"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70"/>
                    </w:trPr>
                    <w:tc>
                      <w:tcPr>
                        <w:tcW w:w="848" w:type="dxa"/>
                      </w:tcPr>
                      <w:p w:rsidR="00364A87" w:rsidRDefault="00364A87">
                        <w:pPr>
                          <w:spacing w:before="79"/>
                          <w:ind w:left="200" w:right="-20"/>
                          <w:jc w:val="left"/>
                          <w:rPr>
                            <w:sz w:val="18"/>
                            <w:szCs w:val="18"/>
                          </w:rPr>
                        </w:pPr>
                        <w:r>
                          <w:rPr>
                            <w:rFonts w:eastAsia="Times New Roman"/>
                            <w:sz w:val="18"/>
                            <w:szCs w:val="18"/>
                          </w:rPr>
                          <w:t>9.</w:t>
                        </w:r>
                      </w:p>
                    </w:tc>
                    <w:tc>
                      <w:tcPr>
                        <w:tcW w:w="4911" w:type="dxa"/>
                      </w:tcPr>
                      <w:p w:rsidR="00364A87" w:rsidRDefault="00364A87">
                        <w:pPr>
                          <w:spacing w:line="372" w:lineRule="exact"/>
                          <w:ind w:left="493" w:right="-20"/>
                          <w:jc w:val="left"/>
                          <w:rPr>
                            <w:sz w:val="18"/>
                            <w:szCs w:val="18"/>
                          </w:rPr>
                        </w:pPr>
                        <w:r>
                          <w:rPr>
                            <w:rFonts w:ascii="Microsoft JhengHei" w:eastAsia="Microsoft JhengHei" w:hAnsi="Microsoft JhengHei"/>
                            <w:position w:val="-1"/>
                            <w:sz w:val="18"/>
                            <w:szCs w:val="18"/>
                          </w:rPr>
                          <w:t>外形尺寸图（包括安装、基础尺寸）</w:t>
                        </w:r>
                      </w:p>
                    </w:tc>
                    <w:tc>
                      <w:tcPr>
                        <w:tcW w:w="1742" w:type="dxa"/>
                      </w:tcPr>
                      <w:p w:rsidR="00364A87" w:rsidRDefault="00364A87">
                        <w:pPr>
                          <w:spacing w:before="79"/>
                          <w:ind w:left="441"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70"/>
                    </w:trPr>
                    <w:tc>
                      <w:tcPr>
                        <w:tcW w:w="848" w:type="dxa"/>
                      </w:tcPr>
                      <w:p w:rsidR="00364A87" w:rsidRDefault="00364A87">
                        <w:pPr>
                          <w:spacing w:before="79"/>
                          <w:ind w:left="200" w:right="-20"/>
                          <w:jc w:val="left"/>
                          <w:rPr>
                            <w:sz w:val="18"/>
                            <w:szCs w:val="18"/>
                          </w:rPr>
                        </w:pPr>
                        <w:r>
                          <w:rPr>
                            <w:rFonts w:eastAsia="Times New Roman"/>
                            <w:sz w:val="18"/>
                            <w:szCs w:val="18"/>
                          </w:rPr>
                          <w:t>10.</w:t>
                        </w:r>
                      </w:p>
                    </w:tc>
                    <w:tc>
                      <w:tcPr>
                        <w:tcW w:w="4911" w:type="dxa"/>
                      </w:tcPr>
                      <w:p w:rsidR="00364A87" w:rsidRDefault="00364A87">
                        <w:pPr>
                          <w:spacing w:line="372" w:lineRule="exact"/>
                          <w:ind w:left="493" w:right="-20"/>
                          <w:jc w:val="left"/>
                          <w:rPr>
                            <w:sz w:val="18"/>
                            <w:szCs w:val="18"/>
                          </w:rPr>
                        </w:pPr>
                        <w:r>
                          <w:rPr>
                            <w:rFonts w:ascii="Microsoft JhengHei" w:eastAsia="Microsoft JhengHei" w:hAnsi="Microsoft JhengHei"/>
                            <w:position w:val="-1"/>
                            <w:sz w:val="18"/>
                            <w:szCs w:val="18"/>
                          </w:rPr>
                          <w:t>负载数据（重量）</w:t>
                        </w:r>
                      </w:p>
                    </w:tc>
                    <w:tc>
                      <w:tcPr>
                        <w:tcW w:w="1742" w:type="dxa"/>
                      </w:tcPr>
                      <w:p w:rsidR="00364A87" w:rsidRDefault="00364A87">
                        <w:pPr>
                          <w:spacing w:before="79"/>
                          <w:ind w:left="441"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70"/>
                    </w:trPr>
                    <w:tc>
                      <w:tcPr>
                        <w:tcW w:w="848" w:type="dxa"/>
                      </w:tcPr>
                      <w:p w:rsidR="00364A87" w:rsidRDefault="00364A87">
                        <w:pPr>
                          <w:spacing w:before="79"/>
                          <w:ind w:left="200" w:right="-20"/>
                          <w:jc w:val="left"/>
                          <w:rPr>
                            <w:sz w:val="18"/>
                            <w:szCs w:val="18"/>
                          </w:rPr>
                        </w:pPr>
                        <w:r>
                          <w:rPr>
                            <w:rFonts w:eastAsia="Times New Roman"/>
                            <w:sz w:val="18"/>
                            <w:szCs w:val="18"/>
                          </w:rPr>
                          <w:t>11.</w:t>
                        </w:r>
                      </w:p>
                    </w:tc>
                    <w:tc>
                      <w:tcPr>
                        <w:tcW w:w="4911" w:type="dxa"/>
                      </w:tcPr>
                      <w:p w:rsidR="00364A87" w:rsidRDefault="00364A87">
                        <w:pPr>
                          <w:spacing w:line="370" w:lineRule="exact"/>
                          <w:ind w:left="493" w:right="-20"/>
                          <w:jc w:val="left"/>
                          <w:rPr>
                            <w:sz w:val="18"/>
                            <w:szCs w:val="18"/>
                          </w:rPr>
                        </w:pPr>
                        <w:r>
                          <w:rPr>
                            <w:rFonts w:ascii="Microsoft JhengHei" w:eastAsia="Microsoft JhengHei" w:hAnsi="Microsoft JhengHei"/>
                            <w:position w:val="-1"/>
                            <w:sz w:val="18"/>
                            <w:szCs w:val="18"/>
                          </w:rPr>
                          <w:t>仪表及附件的电气防爆证书</w:t>
                        </w:r>
                      </w:p>
                    </w:tc>
                    <w:tc>
                      <w:tcPr>
                        <w:tcW w:w="1742" w:type="dxa"/>
                      </w:tcPr>
                      <w:p w:rsidR="00364A87" w:rsidRDefault="00364A87">
                        <w:pPr>
                          <w:spacing w:before="79"/>
                          <w:ind w:left="440"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70"/>
                    </w:trPr>
                    <w:tc>
                      <w:tcPr>
                        <w:tcW w:w="848" w:type="dxa"/>
                      </w:tcPr>
                      <w:p w:rsidR="00364A87" w:rsidRDefault="00364A87">
                        <w:pPr>
                          <w:spacing w:before="79"/>
                          <w:ind w:left="200" w:right="-20"/>
                          <w:jc w:val="left"/>
                          <w:rPr>
                            <w:sz w:val="18"/>
                            <w:szCs w:val="18"/>
                          </w:rPr>
                        </w:pPr>
                        <w:r>
                          <w:rPr>
                            <w:rFonts w:eastAsia="Times New Roman"/>
                            <w:sz w:val="18"/>
                            <w:szCs w:val="18"/>
                          </w:rPr>
                          <w:t>12.</w:t>
                        </w:r>
                      </w:p>
                    </w:tc>
                    <w:tc>
                      <w:tcPr>
                        <w:tcW w:w="4911" w:type="dxa"/>
                      </w:tcPr>
                      <w:p w:rsidR="00364A87" w:rsidRDefault="00364A87">
                        <w:pPr>
                          <w:spacing w:line="370" w:lineRule="exact"/>
                          <w:ind w:left="493" w:right="-20"/>
                          <w:jc w:val="left"/>
                          <w:rPr>
                            <w:sz w:val="18"/>
                            <w:szCs w:val="18"/>
                          </w:rPr>
                        </w:pPr>
                        <w:r>
                          <w:rPr>
                            <w:rFonts w:ascii="Microsoft JhengHei" w:eastAsia="Microsoft JhengHei" w:hAnsi="Microsoft JhengHei"/>
                            <w:position w:val="-1"/>
                            <w:sz w:val="18"/>
                            <w:szCs w:val="18"/>
                          </w:rPr>
                          <w:t>仪表防护等级证书</w:t>
                        </w:r>
                      </w:p>
                    </w:tc>
                    <w:tc>
                      <w:tcPr>
                        <w:tcW w:w="1742" w:type="dxa"/>
                      </w:tcPr>
                      <w:p w:rsidR="00364A87" w:rsidRDefault="00364A87">
                        <w:pPr>
                          <w:spacing w:before="79"/>
                          <w:ind w:left="440"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70"/>
                    </w:trPr>
                    <w:tc>
                      <w:tcPr>
                        <w:tcW w:w="848" w:type="dxa"/>
                      </w:tcPr>
                      <w:p w:rsidR="00364A87" w:rsidRDefault="00364A87">
                        <w:pPr>
                          <w:spacing w:before="77"/>
                          <w:ind w:left="200" w:right="-20"/>
                          <w:jc w:val="left"/>
                          <w:rPr>
                            <w:sz w:val="18"/>
                            <w:szCs w:val="18"/>
                          </w:rPr>
                        </w:pPr>
                        <w:r>
                          <w:rPr>
                            <w:rFonts w:eastAsia="Times New Roman"/>
                            <w:sz w:val="18"/>
                            <w:szCs w:val="18"/>
                          </w:rPr>
                          <w:t>13.</w:t>
                        </w:r>
                      </w:p>
                    </w:tc>
                    <w:tc>
                      <w:tcPr>
                        <w:tcW w:w="4911" w:type="dxa"/>
                      </w:tcPr>
                      <w:p w:rsidR="00364A87" w:rsidRDefault="00364A87">
                        <w:pPr>
                          <w:spacing w:line="370" w:lineRule="exact"/>
                          <w:ind w:left="493" w:right="-20"/>
                          <w:jc w:val="left"/>
                          <w:rPr>
                            <w:sz w:val="18"/>
                            <w:szCs w:val="18"/>
                          </w:rPr>
                        </w:pPr>
                        <w:r>
                          <w:rPr>
                            <w:rFonts w:ascii="Microsoft JhengHei" w:eastAsia="Microsoft JhengHei" w:hAnsi="Microsoft JhengHei"/>
                            <w:position w:val="-1"/>
                            <w:sz w:val="18"/>
                            <w:szCs w:val="18"/>
                          </w:rPr>
                          <w:t>偏差表</w:t>
                        </w:r>
                      </w:p>
                    </w:tc>
                    <w:tc>
                      <w:tcPr>
                        <w:tcW w:w="1742" w:type="dxa"/>
                      </w:tcPr>
                      <w:p w:rsidR="00364A87" w:rsidRDefault="00364A87">
                        <w:pPr>
                          <w:spacing w:before="77"/>
                          <w:ind w:left="441"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68"/>
                    </w:trPr>
                    <w:tc>
                      <w:tcPr>
                        <w:tcW w:w="848" w:type="dxa"/>
                      </w:tcPr>
                      <w:p w:rsidR="00364A87" w:rsidRDefault="00364A87">
                        <w:pPr>
                          <w:spacing w:before="77"/>
                          <w:ind w:left="200" w:right="-20"/>
                          <w:jc w:val="left"/>
                          <w:rPr>
                            <w:sz w:val="18"/>
                            <w:szCs w:val="18"/>
                          </w:rPr>
                        </w:pPr>
                        <w:r>
                          <w:rPr>
                            <w:rFonts w:eastAsia="Times New Roman"/>
                            <w:sz w:val="18"/>
                            <w:szCs w:val="18"/>
                          </w:rPr>
                          <w:t>14.</w:t>
                        </w:r>
                      </w:p>
                    </w:tc>
                    <w:tc>
                      <w:tcPr>
                        <w:tcW w:w="4911" w:type="dxa"/>
                      </w:tcPr>
                      <w:p w:rsidR="00364A87" w:rsidRDefault="00364A87">
                        <w:pPr>
                          <w:spacing w:line="370" w:lineRule="exact"/>
                          <w:ind w:left="493" w:right="-20"/>
                          <w:jc w:val="left"/>
                          <w:rPr>
                            <w:sz w:val="18"/>
                            <w:szCs w:val="18"/>
                          </w:rPr>
                        </w:pPr>
                        <w:r>
                          <w:rPr>
                            <w:rFonts w:ascii="Microsoft JhengHei" w:eastAsia="Microsoft JhengHei" w:hAnsi="Microsoft JhengHei"/>
                            <w:position w:val="-1"/>
                            <w:sz w:val="18"/>
                            <w:szCs w:val="18"/>
                          </w:rPr>
                          <w:t>安装、试车和开车的推荐备品备件清单</w:t>
                        </w:r>
                      </w:p>
                    </w:tc>
                    <w:tc>
                      <w:tcPr>
                        <w:tcW w:w="1742" w:type="dxa"/>
                      </w:tcPr>
                      <w:p w:rsidR="00364A87" w:rsidRDefault="00364A87">
                        <w:pPr>
                          <w:spacing w:before="77"/>
                          <w:ind w:left="441"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70"/>
                    </w:trPr>
                    <w:tc>
                      <w:tcPr>
                        <w:tcW w:w="848" w:type="dxa"/>
                      </w:tcPr>
                      <w:p w:rsidR="00364A87" w:rsidRDefault="00364A87">
                        <w:pPr>
                          <w:spacing w:before="79"/>
                          <w:ind w:left="200" w:right="-20"/>
                          <w:jc w:val="left"/>
                          <w:rPr>
                            <w:sz w:val="18"/>
                            <w:szCs w:val="18"/>
                          </w:rPr>
                        </w:pPr>
                        <w:r>
                          <w:rPr>
                            <w:rFonts w:eastAsia="Times New Roman"/>
                            <w:sz w:val="18"/>
                            <w:szCs w:val="18"/>
                          </w:rPr>
                          <w:t>15.</w:t>
                        </w:r>
                      </w:p>
                    </w:tc>
                    <w:tc>
                      <w:tcPr>
                        <w:tcW w:w="4911" w:type="dxa"/>
                      </w:tcPr>
                      <w:p w:rsidR="00364A87" w:rsidRDefault="00364A87">
                        <w:pPr>
                          <w:spacing w:line="372" w:lineRule="exact"/>
                          <w:ind w:left="493" w:right="-20"/>
                          <w:jc w:val="left"/>
                          <w:rPr>
                            <w:sz w:val="18"/>
                            <w:szCs w:val="18"/>
                          </w:rPr>
                        </w:pPr>
                        <w:r>
                          <w:rPr>
                            <w:rFonts w:ascii="Microsoft JhengHei" w:eastAsia="Microsoft JhengHei" w:hAnsi="Microsoft JhengHei"/>
                            <w:position w:val="-1"/>
                            <w:sz w:val="18"/>
                            <w:szCs w:val="18"/>
                          </w:rPr>
                          <w:t>推荐两年备品备件列表</w:t>
                        </w:r>
                      </w:p>
                    </w:tc>
                    <w:tc>
                      <w:tcPr>
                        <w:tcW w:w="1742" w:type="dxa"/>
                      </w:tcPr>
                      <w:p w:rsidR="00364A87" w:rsidRDefault="00364A87">
                        <w:pPr>
                          <w:spacing w:before="79"/>
                          <w:ind w:left="441"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70"/>
                    </w:trPr>
                    <w:tc>
                      <w:tcPr>
                        <w:tcW w:w="848" w:type="dxa"/>
                      </w:tcPr>
                      <w:p w:rsidR="00364A87" w:rsidRDefault="00364A87">
                        <w:pPr>
                          <w:spacing w:before="79"/>
                          <w:ind w:left="200" w:right="-20"/>
                          <w:jc w:val="left"/>
                          <w:rPr>
                            <w:sz w:val="18"/>
                            <w:szCs w:val="18"/>
                          </w:rPr>
                        </w:pPr>
                        <w:r>
                          <w:rPr>
                            <w:rFonts w:eastAsia="Times New Roman"/>
                            <w:sz w:val="18"/>
                            <w:szCs w:val="18"/>
                          </w:rPr>
                          <w:t>16.</w:t>
                        </w:r>
                      </w:p>
                    </w:tc>
                    <w:tc>
                      <w:tcPr>
                        <w:tcW w:w="4911" w:type="dxa"/>
                      </w:tcPr>
                      <w:p w:rsidR="00364A87" w:rsidRDefault="00364A87">
                        <w:pPr>
                          <w:spacing w:line="372" w:lineRule="exact"/>
                          <w:ind w:left="493" w:right="-20"/>
                          <w:jc w:val="left"/>
                          <w:rPr>
                            <w:sz w:val="18"/>
                            <w:szCs w:val="18"/>
                          </w:rPr>
                        </w:pPr>
                        <w:r>
                          <w:rPr>
                            <w:rFonts w:ascii="Microsoft JhengHei" w:eastAsia="Microsoft JhengHei" w:hAnsi="Microsoft JhengHei"/>
                            <w:position w:val="-1"/>
                            <w:sz w:val="18"/>
                            <w:szCs w:val="18"/>
                          </w:rPr>
                          <w:t>安装和维修用专用工具清单</w:t>
                        </w:r>
                      </w:p>
                    </w:tc>
                    <w:tc>
                      <w:tcPr>
                        <w:tcW w:w="1742" w:type="dxa"/>
                      </w:tcPr>
                      <w:p w:rsidR="00364A87" w:rsidRDefault="00364A87">
                        <w:pPr>
                          <w:spacing w:before="79"/>
                          <w:ind w:left="441"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70"/>
                    </w:trPr>
                    <w:tc>
                      <w:tcPr>
                        <w:tcW w:w="848" w:type="dxa"/>
                      </w:tcPr>
                      <w:p w:rsidR="00364A87" w:rsidRDefault="00364A87">
                        <w:pPr>
                          <w:spacing w:before="79"/>
                          <w:ind w:left="200" w:right="-20"/>
                          <w:jc w:val="left"/>
                          <w:rPr>
                            <w:sz w:val="18"/>
                            <w:szCs w:val="18"/>
                          </w:rPr>
                        </w:pPr>
                        <w:r>
                          <w:rPr>
                            <w:rFonts w:eastAsia="Times New Roman"/>
                            <w:sz w:val="18"/>
                            <w:szCs w:val="18"/>
                          </w:rPr>
                          <w:t>17.</w:t>
                        </w:r>
                      </w:p>
                    </w:tc>
                    <w:tc>
                      <w:tcPr>
                        <w:tcW w:w="4911" w:type="dxa"/>
                      </w:tcPr>
                      <w:p w:rsidR="00364A87" w:rsidRDefault="00364A87">
                        <w:pPr>
                          <w:spacing w:line="370" w:lineRule="exact"/>
                          <w:ind w:left="493" w:right="-20"/>
                          <w:jc w:val="left"/>
                          <w:rPr>
                            <w:sz w:val="18"/>
                            <w:szCs w:val="18"/>
                          </w:rPr>
                        </w:pPr>
                        <w:r>
                          <w:rPr>
                            <w:rFonts w:ascii="Microsoft JhengHei" w:eastAsia="Microsoft JhengHei" w:hAnsi="Microsoft JhengHei"/>
                            <w:position w:val="-1"/>
                            <w:sz w:val="18"/>
                            <w:szCs w:val="18"/>
                          </w:rPr>
                          <w:t>分包商清单和资质（如有）</w:t>
                        </w:r>
                      </w:p>
                    </w:tc>
                    <w:tc>
                      <w:tcPr>
                        <w:tcW w:w="1742" w:type="dxa"/>
                      </w:tcPr>
                      <w:p w:rsidR="00364A87" w:rsidRDefault="00364A87">
                        <w:pPr>
                          <w:spacing w:before="79"/>
                          <w:ind w:left="440"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70"/>
                    </w:trPr>
                    <w:tc>
                      <w:tcPr>
                        <w:tcW w:w="848" w:type="dxa"/>
                      </w:tcPr>
                      <w:p w:rsidR="00364A87" w:rsidRDefault="00364A87">
                        <w:pPr>
                          <w:spacing w:before="79"/>
                          <w:ind w:left="200" w:right="-20"/>
                          <w:jc w:val="left"/>
                          <w:rPr>
                            <w:sz w:val="18"/>
                            <w:szCs w:val="18"/>
                          </w:rPr>
                        </w:pPr>
                        <w:r>
                          <w:rPr>
                            <w:rFonts w:eastAsia="Times New Roman"/>
                            <w:sz w:val="18"/>
                            <w:szCs w:val="18"/>
                          </w:rPr>
                          <w:t>18.</w:t>
                        </w:r>
                      </w:p>
                    </w:tc>
                    <w:tc>
                      <w:tcPr>
                        <w:tcW w:w="4911" w:type="dxa"/>
                      </w:tcPr>
                      <w:p w:rsidR="00364A87" w:rsidRDefault="00364A87">
                        <w:pPr>
                          <w:spacing w:line="370" w:lineRule="exact"/>
                          <w:ind w:left="493" w:right="-20"/>
                          <w:jc w:val="left"/>
                          <w:rPr>
                            <w:sz w:val="18"/>
                            <w:szCs w:val="18"/>
                          </w:rPr>
                        </w:pPr>
                        <w:r>
                          <w:rPr>
                            <w:rFonts w:ascii="Microsoft JhengHei" w:eastAsia="Microsoft JhengHei" w:hAnsi="Microsoft JhengHei"/>
                            <w:position w:val="-1"/>
                            <w:sz w:val="18"/>
                            <w:szCs w:val="18"/>
                          </w:rPr>
                          <w:t>业绩表</w:t>
                        </w:r>
                      </w:p>
                    </w:tc>
                    <w:tc>
                      <w:tcPr>
                        <w:tcW w:w="1742" w:type="dxa"/>
                      </w:tcPr>
                      <w:p w:rsidR="00364A87" w:rsidRDefault="00364A87">
                        <w:pPr>
                          <w:spacing w:before="79"/>
                          <w:ind w:left="440"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70"/>
                    </w:trPr>
                    <w:tc>
                      <w:tcPr>
                        <w:tcW w:w="848" w:type="dxa"/>
                      </w:tcPr>
                      <w:p w:rsidR="00364A87" w:rsidRDefault="00364A87">
                        <w:pPr>
                          <w:spacing w:before="77"/>
                          <w:ind w:left="200" w:right="-20"/>
                          <w:jc w:val="left"/>
                          <w:rPr>
                            <w:sz w:val="18"/>
                            <w:szCs w:val="18"/>
                          </w:rPr>
                        </w:pPr>
                        <w:r>
                          <w:rPr>
                            <w:rFonts w:eastAsia="Times New Roman"/>
                            <w:sz w:val="18"/>
                            <w:szCs w:val="18"/>
                          </w:rPr>
                          <w:t>19.</w:t>
                        </w:r>
                      </w:p>
                    </w:tc>
                    <w:tc>
                      <w:tcPr>
                        <w:tcW w:w="4911" w:type="dxa"/>
                      </w:tcPr>
                      <w:p w:rsidR="00364A87" w:rsidRDefault="00364A87">
                        <w:pPr>
                          <w:spacing w:line="370" w:lineRule="exact"/>
                          <w:ind w:left="493" w:right="-20"/>
                          <w:jc w:val="left"/>
                          <w:rPr>
                            <w:sz w:val="18"/>
                            <w:szCs w:val="18"/>
                          </w:rPr>
                        </w:pPr>
                        <w:r>
                          <w:rPr>
                            <w:rFonts w:ascii="Microsoft JhengHei" w:eastAsia="Microsoft JhengHei" w:hAnsi="Microsoft JhengHei"/>
                            <w:position w:val="-1"/>
                            <w:sz w:val="18"/>
                            <w:szCs w:val="18"/>
                          </w:rPr>
                          <w:t>订单合同签订后文件提交及货物交付时间计划</w:t>
                        </w:r>
                      </w:p>
                    </w:tc>
                    <w:tc>
                      <w:tcPr>
                        <w:tcW w:w="1742" w:type="dxa"/>
                      </w:tcPr>
                      <w:p w:rsidR="00364A87" w:rsidRDefault="00364A87">
                        <w:pPr>
                          <w:spacing w:before="77"/>
                          <w:ind w:left="441"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r w:rsidR="00364A87">
                    <w:trPr>
                      <w:trHeight w:hRule="exact" w:val="468"/>
                    </w:trPr>
                    <w:tc>
                      <w:tcPr>
                        <w:tcW w:w="848" w:type="dxa"/>
                      </w:tcPr>
                      <w:p w:rsidR="00364A87" w:rsidRDefault="00364A87">
                        <w:pPr>
                          <w:spacing w:before="77"/>
                          <w:ind w:left="200" w:right="-20"/>
                          <w:jc w:val="left"/>
                          <w:rPr>
                            <w:sz w:val="18"/>
                            <w:szCs w:val="18"/>
                          </w:rPr>
                        </w:pPr>
                        <w:r>
                          <w:rPr>
                            <w:rFonts w:eastAsia="Times New Roman"/>
                            <w:sz w:val="18"/>
                            <w:szCs w:val="18"/>
                          </w:rPr>
                          <w:t>20.</w:t>
                        </w:r>
                      </w:p>
                    </w:tc>
                    <w:tc>
                      <w:tcPr>
                        <w:tcW w:w="4911" w:type="dxa"/>
                      </w:tcPr>
                      <w:p w:rsidR="00364A87" w:rsidRDefault="00364A87">
                        <w:pPr>
                          <w:spacing w:line="370" w:lineRule="exact"/>
                          <w:ind w:left="493" w:right="-20"/>
                          <w:jc w:val="left"/>
                          <w:rPr>
                            <w:sz w:val="18"/>
                            <w:szCs w:val="18"/>
                          </w:rPr>
                        </w:pPr>
                        <w:r>
                          <w:rPr>
                            <w:rFonts w:ascii="Microsoft JhengHei" w:eastAsia="Microsoft JhengHei" w:hAnsi="Microsoft JhengHei"/>
                            <w:position w:val="-1"/>
                            <w:sz w:val="18"/>
                            <w:szCs w:val="18"/>
                          </w:rPr>
                          <w:t>检验和测试计划和程序</w:t>
                        </w:r>
                      </w:p>
                    </w:tc>
                    <w:tc>
                      <w:tcPr>
                        <w:tcW w:w="1742" w:type="dxa"/>
                      </w:tcPr>
                      <w:p w:rsidR="00364A87" w:rsidRDefault="00364A87">
                        <w:pPr>
                          <w:spacing w:before="77"/>
                          <w:ind w:left="441" w:right="422"/>
                          <w:jc w:val="left"/>
                          <w:rPr>
                            <w:sz w:val="18"/>
                            <w:szCs w:val="18"/>
                          </w:rPr>
                        </w:pPr>
                        <w:r>
                          <w:rPr>
                            <w:rFonts w:eastAsia="Times New Roman"/>
                            <w:spacing w:val="1"/>
                            <w:sz w:val="18"/>
                            <w:szCs w:val="18"/>
                          </w:rPr>
                          <w:t>C</w:t>
                        </w:r>
                        <w:r>
                          <w:rPr>
                            <w:rFonts w:eastAsia="Times New Roman"/>
                            <w:sz w:val="18"/>
                            <w:szCs w:val="18"/>
                          </w:rPr>
                          <w:t>/E</w:t>
                        </w:r>
                      </w:p>
                    </w:tc>
                    <w:tc>
                      <w:tcPr>
                        <w:tcW w:w="1166" w:type="dxa"/>
                      </w:tcPr>
                      <w:p w:rsidR="00364A87" w:rsidRDefault="00364A87">
                        <w:pPr>
                          <w:jc w:val="left"/>
                          <w:rPr>
                            <w:sz w:val="18"/>
                            <w:szCs w:val="18"/>
                          </w:rPr>
                        </w:pPr>
                        <w:r>
                          <w:rPr>
                            <w:rFonts w:hint="eastAsia"/>
                            <w:sz w:val="18"/>
                            <w:szCs w:val="18"/>
                          </w:rPr>
                          <w:t>3</w:t>
                        </w:r>
                      </w:p>
                    </w:tc>
                  </w:tr>
                </w:tbl>
                <w:p w:rsidR="00364A87" w:rsidRDefault="00364A87">
                  <w:pPr>
                    <w:jc w:val="left"/>
                    <w:rPr>
                      <w:sz w:val="24"/>
                    </w:rPr>
                  </w:pPr>
                </w:p>
              </w:txbxContent>
            </v:textbox>
            <w10:wrap type="none"/>
            <w10:anchorlock/>
          </v:shape>
        </w:pict>
      </w:r>
    </w:p>
    <w:p w:rsidR="005C4C4D" w:rsidRDefault="005C4C4D">
      <w:pPr>
        <w:rPr>
          <w:sz w:val="24"/>
        </w:rPr>
      </w:pPr>
    </w:p>
    <w:p w:rsidR="005C4C4D" w:rsidRDefault="00BE5D16">
      <w:pPr>
        <w:rPr>
          <w:sz w:val="24"/>
        </w:rPr>
      </w:pPr>
      <w:r>
        <w:rPr>
          <w:rFonts w:ascii="宋体" w:hAnsi="宋体" w:hint="eastAsia"/>
          <w:szCs w:val="21"/>
        </w:rPr>
        <w:t xml:space="preserve">采购合同执行阶段提交的文件、图纸和资料 </w:t>
      </w:r>
    </w:p>
    <w:p w:rsidR="005C4C4D" w:rsidRDefault="005C4C4D">
      <w:pPr>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0"/>
        <w:gridCol w:w="3253"/>
        <w:gridCol w:w="1074"/>
        <w:gridCol w:w="1072"/>
        <w:gridCol w:w="1072"/>
        <w:gridCol w:w="1072"/>
        <w:gridCol w:w="1076"/>
      </w:tblGrid>
      <w:tr w:rsidR="005C4C4D">
        <w:tc>
          <w:tcPr>
            <w:tcW w:w="610" w:type="dxa"/>
            <w:vMerge w:val="restart"/>
            <w:vAlign w:val="center"/>
          </w:tcPr>
          <w:bookmarkEnd w:id="1722"/>
          <w:bookmarkEnd w:id="1723"/>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序号</w:t>
            </w:r>
          </w:p>
        </w:tc>
        <w:tc>
          <w:tcPr>
            <w:tcW w:w="3253" w:type="dxa"/>
            <w:vMerge w:val="restart"/>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文件资料名称</w:t>
            </w:r>
          </w:p>
        </w:tc>
        <w:tc>
          <w:tcPr>
            <w:tcW w:w="1074"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投标文件</w:t>
            </w:r>
          </w:p>
        </w:tc>
        <w:tc>
          <w:tcPr>
            <w:tcW w:w="1072"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订货文件</w:t>
            </w:r>
          </w:p>
        </w:tc>
        <w:tc>
          <w:tcPr>
            <w:tcW w:w="1072"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中间资料</w:t>
            </w:r>
          </w:p>
        </w:tc>
        <w:tc>
          <w:tcPr>
            <w:tcW w:w="1072"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竣工资料</w:t>
            </w:r>
          </w:p>
        </w:tc>
        <w:tc>
          <w:tcPr>
            <w:tcW w:w="1076"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随机资料</w:t>
            </w:r>
          </w:p>
        </w:tc>
      </w:tr>
      <w:tr w:rsidR="005C4C4D">
        <w:tc>
          <w:tcPr>
            <w:tcW w:w="610" w:type="dxa"/>
            <w:vMerge/>
            <w:vAlign w:val="center"/>
          </w:tcPr>
          <w:p w:rsidR="005C4C4D" w:rsidRDefault="005C4C4D">
            <w:pPr>
              <w:spacing w:line="240" w:lineRule="atLeast"/>
              <w:ind w:firstLine="210"/>
              <w:jc w:val="center"/>
              <w:rPr>
                <w:rFonts w:ascii="宋体" w:hAnsi="宋体"/>
                <w:color w:val="000000"/>
                <w:sz w:val="18"/>
                <w:szCs w:val="18"/>
              </w:rPr>
            </w:pPr>
          </w:p>
        </w:tc>
        <w:tc>
          <w:tcPr>
            <w:tcW w:w="3253" w:type="dxa"/>
            <w:vMerge/>
            <w:vAlign w:val="center"/>
          </w:tcPr>
          <w:p w:rsidR="005C4C4D" w:rsidRDefault="005C4C4D">
            <w:pPr>
              <w:spacing w:line="240" w:lineRule="atLeast"/>
              <w:ind w:firstLine="210"/>
              <w:jc w:val="center"/>
              <w:rPr>
                <w:rFonts w:ascii="宋体" w:hAnsi="宋体"/>
                <w:color w:val="000000"/>
                <w:sz w:val="18"/>
                <w:szCs w:val="18"/>
              </w:rPr>
            </w:pPr>
          </w:p>
        </w:tc>
        <w:tc>
          <w:tcPr>
            <w:tcW w:w="1074" w:type="dxa"/>
            <w:vAlign w:val="center"/>
          </w:tcPr>
          <w:p w:rsidR="005C4C4D" w:rsidRDefault="00BE5D16">
            <w:pPr>
              <w:spacing w:line="240" w:lineRule="atLeast"/>
              <w:ind w:firstLine="210"/>
              <w:rPr>
                <w:rFonts w:ascii="宋体" w:hAnsi="宋体"/>
                <w:color w:val="000000"/>
                <w:sz w:val="18"/>
                <w:szCs w:val="18"/>
              </w:rPr>
            </w:pPr>
            <w:r>
              <w:rPr>
                <w:rFonts w:ascii="宋体" w:hAnsi="宋体" w:hint="eastAsia"/>
                <w:color w:val="000000"/>
                <w:sz w:val="18"/>
                <w:szCs w:val="18"/>
              </w:rPr>
              <w:t>数量</w:t>
            </w:r>
          </w:p>
        </w:tc>
        <w:tc>
          <w:tcPr>
            <w:tcW w:w="1072" w:type="dxa"/>
            <w:vAlign w:val="center"/>
          </w:tcPr>
          <w:p w:rsidR="005C4C4D" w:rsidRDefault="00BE5D16">
            <w:pPr>
              <w:spacing w:line="240" w:lineRule="atLeast"/>
              <w:ind w:firstLine="210"/>
              <w:rPr>
                <w:rFonts w:ascii="宋体" w:hAnsi="宋体"/>
                <w:color w:val="000000"/>
                <w:sz w:val="18"/>
                <w:szCs w:val="18"/>
              </w:rPr>
            </w:pPr>
            <w:r>
              <w:rPr>
                <w:rFonts w:ascii="宋体" w:hAnsi="宋体" w:hint="eastAsia"/>
                <w:color w:val="000000"/>
                <w:sz w:val="18"/>
                <w:szCs w:val="18"/>
              </w:rPr>
              <w:t>数量</w:t>
            </w:r>
          </w:p>
        </w:tc>
        <w:tc>
          <w:tcPr>
            <w:tcW w:w="1072" w:type="dxa"/>
            <w:vAlign w:val="center"/>
          </w:tcPr>
          <w:p w:rsidR="005C4C4D" w:rsidRDefault="00BE5D16">
            <w:pPr>
              <w:spacing w:line="240" w:lineRule="atLeast"/>
              <w:ind w:firstLine="210"/>
              <w:rPr>
                <w:rFonts w:ascii="宋体" w:hAnsi="宋体"/>
                <w:color w:val="000000"/>
                <w:sz w:val="18"/>
                <w:szCs w:val="18"/>
              </w:rPr>
            </w:pPr>
            <w:r>
              <w:rPr>
                <w:rFonts w:ascii="宋体" w:hAnsi="宋体" w:hint="eastAsia"/>
                <w:color w:val="000000"/>
                <w:sz w:val="18"/>
                <w:szCs w:val="18"/>
              </w:rPr>
              <w:t>数量</w:t>
            </w:r>
          </w:p>
        </w:tc>
        <w:tc>
          <w:tcPr>
            <w:tcW w:w="1072" w:type="dxa"/>
            <w:vAlign w:val="center"/>
          </w:tcPr>
          <w:p w:rsidR="005C4C4D" w:rsidRDefault="00BE5D16">
            <w:pPr>
              <w:spacing w:line="240" w:lineRule="atLeast"/>
              <w:ind w:firstLine="210"/>
              <w:rPr>
                <w:rFonts w:ascii="宋体" w:hAnsi="宋体"/>
                <w:color w:val="000000"/>
                <w:sz w:val="18"/>
                <w:szCs w:val="18"/>
              </w:rPr>
            </w:pPr>
            <w:r>
              <w:rPr>
                <w:rFonts w:ascii="宋体" w:hAnsi="宋体" w:hint="eastAsia"/>
                <w:color w:val="000000"/>
                <w:sz w:val="18"/>
                <w:szCs w:val="18"/>
              </w:rPr>
              <w:t>数量</w:t>
            </w:r>
          </w:p>
        </w:tc>
        <w:tc>
          <w:tcPr>
            <w:tcW w:w="1076" w:type="dxa"/>
            <w:vAlign w:val="center"/>
          </w:tcPr>
          <w:p w:rsidR="005C4C4D" w:rsidRDefault="00BE5D16">
            <w:pPr>
              <w:spacing w:line="240" w:lineRule="atLeast"/>
              <w:ind w:firstLine="210"/>
              <w:rPr>
                <w:rFonts w:ascii="宋体" w:hAnsi="宋体"/>
                <w:color w:val="000000"/>
                <w:sz w:val="18"/>
                <w:szCs w:val="18"/>
              </w:rPr>
            </w:pPr>
            <w:r>
              <w:rPr>
                <w:rFonts w:ascii="宋体" w:hAnsi="宋体" w:hint="eastAsia"/>
                <w:color w:val="000000"/>
                <w:sz w:val="18"/>
                <w:szCs w:val="18"/>
              </w:rPr>
              <w:t>数量</w:t>
            </w: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1</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仪表详细规格书</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8P</w:t>
            </w: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lastRenderedPageBreak/>
              <w:t>2</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仪表选型样本、其它附件选型样本</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3</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仪表安装方法及详细说明</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3P+2E</w:t>
            </w: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8P</w:t>
            </w: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4</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仪表计算书</w:t>
            </w:r>
          </w:p>
        </w:tc>
        <w:tc>
          <w:tcPr>
            <w:tcW w:w="1074"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无</w:t>
            </w: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无</w:t>
            </w: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无</w:t>
            </w: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无</w:t>
            </w:r>
          </w:p>
        </w:tc>
        <w:tc>
          <w:tcPr>
            <w:tcW w:w="1076"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无</w:t>
            </w: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5</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仪表安装、使用和维护手册</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8P</w:t>
            </w: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6</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仪表防爆合格证（复印件）</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8P</w:t>
            </w: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7</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仪表防护等级、防火等级证书</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8</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订货单规定的所有供货项目的详细清单</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3P+2E</w:t>
            </w: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8P</w:t>
            </w: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9</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仪表包装、储运条件</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3P+2E</w:t>
            </w: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10</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推荐的开工备品备件清单</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11</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推荐的3年操作备品备件清单</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12</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仪表总线连接图及个部件名称</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3P+2E</w:t>
            </w: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8P</w:t>
            </w: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13</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仪表外形尺寸图及部件尺寸图</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3P+2E</w:t>
            </w: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8P</w:t>
            </w: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14</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仪表安装图</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3P+2E</w:t>
            </w: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8P</w:t>
            </w: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15</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仪表电气连接图</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3P+2E</w:t>
            </w: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8P</w:t>
            </w: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16</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仪表校验、检验及标定报告</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8P</w:t>
            </w: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17</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仪表出厂检验及产品合格证书</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8P</w:t>
            </w: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18</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设备原产地及质量证明</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BE5D16">
            <w:pPr>
              <w:spacing w:line="240" w:lineRule="atLeast"/>
              <w:ind w:firstLine="210"/>
              <w:jc w:val="center"/>
              <w:rPr>
                <w:rFonts w:ascii="宋体" w:hAnsi="宋体"/>
                <w:color w:val="000000"/>
                <w:sz w:val="18"/>
                <w:szCs w:val="18"/>
              </w:rPr>
            </w:pPr>
            <w:r>
              <w:rPr>
                <w:rFonts w:ascii="宋体" w:hAnsi="宋体" w:hint="eastAsia"/>
                <w:color w:val="000000"/>
                <w:sz w:val="18"/>
                <w:szCs w:val="18"/>
              </w:rPr>
              <w:t>8P</w:t>
            </w: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19</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耐压及水压试验报告</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AD6F98">
            <w:pPr>
              <w:spacing w:line="240" w:lineRule="atLeast"/>
              <w:jc w:val="center"/>
              <w:rPr>
                <w:rFonts w:ascii="宋体" w:hAnsi="宋体"/>
                <w:color w:val="000000"/>
                <w:sz w:val="18"/>
                <w:szCs w:val="18"/>
              </w:rPr>
            </w:pPr>
            <w:r>
              <w:rPr>
                <w:rFonts w:ascii="宋体" w:hAnsi="宋体"/>
                <w:color w:val="000000"/>
                <w:sz w:val="18"/>
                <w:szCs w:val="18"/>
              </w:rPr>
              <w:t>k</w:t>
            </w:r>
            <w:r w:rsidR="00BE5D16">
              <w:rPr>
                <w:rFonts w:ascii="宋体" w:hAnsi="宋体" w:hint="eastAsia"/>
                <w:color w:val="000000"/>
                <w:sz w:val="18"/>
                <w:szCs w:val="18"/>
              </w:rPr>
              <w:t>20</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密封及泄露测试报告</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610" w:type="dxa"/>
            <w:vAlign w:val="center"/>
          </w:tcPr>
          <w:p w:rsidR="005C4C4D" w:rsidRDefault="00BE5D16">
            <w:pPr>
              <w:spacing w:line="240" w:lineRule="atLeast"/>
              <w:jc w:val="center"/>
              <w:rPr>
                <w:rFonts w:ascii="宋体" w:hAnsi="宋体"/>
                <w:color w:val="000000"/>
                <w:sz w:val="18"/>
                <w:szCs w:val="18"/>
              </w:rPr>
            </w:pPr>
            <w:r>
              <w:rPr>
                <w:rFonts w:ascii="宋体" w:hAnsi="宋体" w:hint="eastAsia"/>
                <w:color w:val="000000"/>
                <w:sz w:val="18"/>
                <w:szCs w:val="18"/>
              </w:rPr>
              <w:t>21</w:t>
            </w:r>
          </w:p>
        </w:tc>
        <w:tc>
          <w:tcPr>
            <w:tcW w:w="3253" w:type="dxa"/>
            <w:vAlign w:val="center"/>
          </w:tcPr>
          <w:p w:rsidR="005C4C4D" w:rsidRDefault="00BE5D16">
            <w:pPr>
              <w:spacing w:line="240" w:lineRule="atLeast"/>
              <w:rPr>
                <w:rFonts w:ascii="宋体" w:hAnsi="宋体"/>
                <w:color w:val="000000"/>
                <w:sz w:val="18"/>
                <w:szCs w:val="18"/>
              </w:rPr>
            </w:pPr>
            <w:r>
              <w:rPr>
                <w:rFonts w:ascii="宋体" w:hAnsi="宋体" w:hint="eastAsia"/>
                <w:color w:val="000000"/>
                <w:sz w:val="18"/>
                <w:szCs w:val="18"/>
              </w:rPr>
              <w:t>专用工具清单</w:t>
            </w:r>
          </w:p>
        </w:tc>
        <w:tc>
          <w:tcPr>
            <w:tcW w:w="1074"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2" w:type="dxa"/>
            <w:vAlign w:val="center"/>
          </w:tcPr>
          <w:p w:rsidR="005C4C4D" w:rsidRDefault="005C4C4D">
            <w:pPr>
              <w:spacing w:line="240" w:lineRule="atLeast"/>
              <w:ind w:firstLine="210"/>
              <w:jc w:val="center"/>
              <w:rPr>
                <w:rFonts w:ascii="宋体" w:hAnsi="宋体"/>
                <w:color w:val="000000"/>
                <w:sz w:val="18"/>
                <w:szCs w:val="18"/>
              </w:rPr>
            </w:pPr>
          </w:p>
        </w:tc>
        <w:tc>
          <w:tcPr>
            <w:tcW w:w="1076" w:type="dxa"/>
            <w:vAlign w:val="center"/>
          </w:tcPr>
          <w:p w:rsidR="005C4C4D" w:rsidRDefault="005C4C4D">
            <w:pPr>
              <w:spacing w:line="240" w:lineRule="atLeast"/>
              <w:ind w:firstLine="210"/>
              <w:jc w:val="center"/>
              <w:rPr>
                <w:rFonts w:ascii="宋体" w:hAnsi="宋体"/>
                <w:color w:val="000000"/>
                <w:sz w:val="18"/>
                <w:szCs w:val="18"/>
              </w:rPr>
            </w:pPr>
          </w:p>
        </w:tc>
      </w:tr>
      <w:tr w:rsidR="005C4C4D">
        <w:tc>
          <w:tcPr>
            <w:tcW w:w="9229" w:type="dxa"/>
            <w:gridSpan w:val="7"/>
            <w:vAlign w:val="center"/>
          </w:tcPr>
          <w:p w:rsidR="005C4C4D" w:rsidRDefault="00BE5D16">
            <w:pPr>
              <w:rPr>
                <w:rFonts w:ascii="宋体" w:hAnsi="宋体"/>
                <w:color w:val="000000"/>
                <w:sz w:val="18"/>
                <w:szCs w:val="18"/>
              </w:rPr>
            </w:pPr>
            <w:r>
              <w:rPr>
                <w:rFonts w:ascii="宋体" w:hAnsi="宋体" w:hint="eastAsia"/>
                <w:color w:val="000000"/>
                <w:sz w:val="18"/>
                <w:szCs w:val="18"/>
              </w:rPr>
              <w:t>备注：P纸版文件资料；E可编辑电子版文件资料。</w:t>
            </w:r>
          </w:p>
        </w:tc>
      </w:tr>
    </w:tbl>
    <w:p w:rsidR="005C4C4D" w:rsidRDefault="00BE5D16">
      <w:pPr>
        <w:jc w:val="left"/>
        <w:rPr>
          <w:rFonts w:eastAsia="Times New Roman"/>
          <w:color w:val="000000"/>
          <w:sz w:val="24"/>
        </w:rPr>
      </w:pPr>
      <w:r>
        <w:rPr>
          <w:rFonts w:hint="eastAsia"/>
          <w:sz w:val="24"/>
        </w:rPr>
        <w:t xml:space="preserve"> </w:t>
      </w:r>
    </w:p>
    <w:p w:rsidR="005C4C4D" w:rsidRDefault="00BE5D16">
      <w:pPr>
        <w:rPr>
          <w:rFonts w:ascii="宋体" w:hAnsi="宋体"/>
          <w:szCs w:val="21"/>
        </w:rPr>
      </w:pPr>
      <w:r>
        <w:rPr>
          <w:rFonts w:ascii="宋体" w:hAnsi="宋体" w:hint="eastAsia"/>
          <w:szCs w:val="21"/>
        </w:rPr>
        <w:t xml:space="preserve">1. 文字语言： </w:t>
      </w:r>
    </w:p>
    <w:p w:rsidR="005C4C4D" w:rsidRDefault="00BE5D16">
      <w:pPr>
        <w:rPr>
          <w:rFonts w:ascii="宋体" w:hAnsi="宋体"/>
          <w:szCs w:val="21"/>
        </w:rPr>
      </w:pPr>
      <w:r>
        <w:rPr>
          <w:rFonts w:ascii="宋体" w:hAnsi="宋体" w:hint="eastAsia"/>
          <w:szCs w:val="21"/>
        </w:rPr>
        <w:t>C 中文；E 英文；C/E 中文或英文。</w:t>
      </w:r>
    </w:p>
    <w:p w:rsidR="005C4C4D" w:rsidRDefault="00BE5D16">
      <w:pPr>
        <w:rPr>
          <w:rFonts w:ascii="宋体" w:hAnsi="宋体"/>
          <w:szCs w:val="21"/>
        </w:rPr>
      </w:pPr>
      <w:r>
        <w:rPr>
          <w:rFonts w:ascii="宋体" w:hAnsi="宋体" w:hint="eastAsia"/>
          <w:szCs w:val="21"/>
        </w:rPr>
        <w:t xml:space="preserve">2. 份数栏中缩写字的含义： </w:t>
      </w:r>
    </w:p>
    <w:p w:rsidR="005C4C4D" w:rsidRDefault="00BE5D16">
      <w:pPr>
        <w:rPr>
          <w:rFonts w:ascii="宋体" w:hAnsi="宋体"/>
          <w:szCs w:val="21"/>
        </w:rPr>
      </w:pPr>
      <w:r>
        <w:rPr>
          <w:rFonts w:ascii="宋体" w:hAnsi="宋体" w:hint="eastAsia"/>
          <w:szCs w:val="21"/>
        </w:rPr>
        <w:t xml:space="preserve">C 复印件；R 底图（原件）；D 光盘或优盘。 </w:t>
      </w:r>
    </w:p>
    <w:p w:rsidR="005C4C4D" w:rsidRDefault="00BE5D16">
      <w:pPr>
        <w:rPr>
          <w:rFonts w:ascii="宋体" w:hAnsi="宋体"/>
          <w:szCs w:val="21"/>
        </w:rPr>
      </w:pPr>
      <w:r>
        <w:rPr>
          <w:rFonts w:ascii="宋体" w:hAnsi="宋体" w:hint="eastAsia"/>
          <w:szCs w:val="21"/>
        </w:rPr>
        <w:t>例如：4C+1R表示1份底图4份复印件。</w:t>
      </w:r>
    </w:p>
    <w:p w:rsidR="005C4C4D" w:rsidRDefault="00BE5D16">
      <w:pPr>
        <w:rPr>
          <w:rFonts w:ascii="宋体" w:hAnsi="宋体"/>
          <w:szCs w:val="21"/>
        </w:rPr>
      </w:pPr>
      <w:r>
        <w:rPr>
          <w:rFonts w:ascii="宋体" w:hAnsi="宋体" w:hint="eastAsia"/>
          <w:szCs w:val="21"/>
        </w:rPr>
        <w:t xml:space="preserve">3. 文件、图纸要求： </w:t>
      </w:r>
    </w:p>
    <w:p w:rsidR="005C4C4D" w:rsidRDefault="00BE5D16">
      <w:pPr>
        <w:rPr>
          <w:rFonts w:ascii="宋体" w:hAnsi="宋体"/>
          <w:szCs w:val="21"/>
        </w:rPr>
      </w:pPr>
      <w:r>
        <w:rPr>
          <w:rFonts w:ascii="宋体" w:hAnsi="宋体" w:hint="eastAsia"/>
          <w:szCs w:val="21"/>
        </w:rPr>
        <w:t>(1) 所有的文件和图纸都要标出装置业主的名称、工程号、设备位号、请购单号及对设备和/或材料的说明。</w:t>
      </w:r>
    </w:p>
    <w:p w:rsidR="005C4C4D" w:rsidRDefault="00BE5D16">
      <w:pPr>
        <w:rPr>
          <w:rFonts w:ascii="宋体" w:hAnsi="宋体"/>
          <w:szCs w:val="21"/>
        </w:rPr>
      </w:pPr>
      <w:r>
        <w:rPr>
          <w:rFonts w:ascii="宋体" w:hAnsi="宋体" w:hint="eastAsia"/>
          <w:szCs w:val="21"/>
        </w:rPr>
        <w:t xml:space="preserve">(2) 所有文件和图纸均需提供电子版文件。 </w:t>
      </w:r>
    </w:p>
    <w:p w:rsidR="005C4C4D" w:rsidRDefault="00BE5D16">
      <w:pPr>
        <w:rPr>
          <w:rFonts w:ascii="宋体" w:hAnsi="宋体"/>
          <w:szCs w:val="21"/>
        </w:rPr>
      </w:pPr>
      <w:r>
        <w:rPr>
          <w:rFonts w:ascii="宋体" w:hAnsi="宋体" w:hint="eastAsia"/>
          <w:szCs w:val="21"/>
        </w:rPr>
        <w:t xml:space="preserve">(3) 所有卖方提供给买方的文件和图纸应明确版次用途。不同阶段的版次说明按下列内容填写： </w:t>
      </w:r>
    </w:p>
    <w:p w:rsidR="005C4C4D" w:rsidRDefault="00BE5D16">
      <w:pPr>
        <w:rPr>
          <w:rFonts w:ascii="宋体" w:hAnsi="宋体"/>
          <w:szCs w:val="21"/>
        </w:rPr>
      </w:pPr>
      <w:r>
        <w:rPr>
          <w:rFonts w:ascii="宋体" w:hAnsi="宋体"/>
          <w:szCs w:val="21"/>
        </w:rPr>
        <w:t xml:space="preserve"> </w:t>
      </w:r>
      <w:r>
        <w:rPr>
          <w:rFonts w:ascii="宋体" w:hAnsi="宋体" w:hint="eastAsia"/>
          <w:szCs w:val="21"/>
        </w:rPr>
        <w:t xml:space="preserve">供报价用 </w:t>
      </w:r>
    </w:p>
    <w:p w:rsidR="005C4C4D" w:rsidRDefault="00BE5D16">
      <w:pPr>
        <w:rPr>
          <w:rFonts w:ascii="宋体" w:hAnsi="宋体"/>
          <w:szCs w:val="21"/>
        </w:rPr>
      </w:pPr>
      <w:r>
        <w:rPr>
          <w:rFonts w:ascii="宋体" w:hAnsi="宋体"/>
          <w:szCs w:val="21"/>
        </w:rPr>
        <w:t xml:space="preserve"> </w:t>
      </w:r>
      <w:r>
        <w:rPr>
          <w:rFonts w:ascii="宋体" w:hAnsi="宋体" w:hint="eastAsia"/>
          <w:szCs w:val="21"/>
        </w:rPr>
        <w:t xml:space="preserve">供评阅用 </w:t>
      </w:r>
    </w:p>
    <w:p w:rsidR="005C4C4D" w:rsidRDefault="00BE5D16">
      <w:pPr>
        <w:rPr>
          <w:rFonts w:ascii="宋体" w:hAnsi="宋体"/>
          <w:szCs w:val="21"/>
        </w:rPr>
      </w:pPr>
      <w:r>
        <w:rPr>
          <w:rFonts w:ascii="宋体" w:hAnsi="宋体"/>
          <w:szCs w:val="21"/>
        </w:rPr>
        <w:t xml:space="preserve"> </w:t>
      </w:r>
      <w:r>
        <w:rPr>
          <w:rFonts w:ascii="宋体" w:hAnsi="宋体" w:hint="eastAsia"/>
          <w:szCs w:val="21"/>
        </w:rPr>
        <w:t xml:space="preserve">供批准用 </w:t>
      </w:r>
    </w:p>
    <w:p w:rsidR="005C4C4D" w:rsidRDefault="00BE5D16">
      <w:pPr>
        <w:rPr>
          <w:rFonts w:ascii="宋体" w:hAnsi="宋体"/>
          <w:szCs w:val="21"/>
        </w:rPr>
      </w:pPr>
      <w:r>
        <w:rPr>
          <w:rFonts w:ascii="宋体" w:hAnsi="宋体"/>
          <w:szCs w:val="21"/>
        </w:rPr>
        <w:t xml:space="preserve"> </w:t>
      </w:r>
      <w:r>
        <w:rPr>
          <w:rFonts w:ascii="宋体" w:hAnsi="宋体" w:hint="eastAsia"/>
          <w:szCs w:val="21"/>
        </w:rPr>
        <w:t xml:space="preserve">最终文件 </w:t>
      </w:r>
    </w:p>
    <w:p w:rsidR="005C4C4D" w:rsidRDefault="00BE5D16">
      <w:pPr>
        <w:rPr>
          <w:rFonts w:ascii="宋体" w:hAnsi="宋体"/>
          <w:szCs w:val="21"/>
        </w:rPr>
      </w:pPr>
      <w:r>
        <w:rPr>
          <w:rFonts w:ascii="宋体" w:hAnsi="宋体" w:hint="eastAsia"/>
          <w:szCs w:val="21"/>
        </w:rPr>
        <w:t>(4) 返回给卖方的标明为</w:t>
      </w:r>
      <w:r>
        <w:rPr>
          <w:rFonts w:ascii="宋体" w:hAnsi="宋体"/>
          <w:szCs w:val="21"/>
        </w:rPr>
        <w:t>“</w:t>
      </w:r>
      <w:r>
        <w:rPr>
          <w:rFonts w:ascii="宋体" w:hAnsi="宋体" w:hint="eastAsia"/>
          <w:szCs w:val="21"/>
        </w:rPr>
        <w:t>按注释修改后批准</w:t>
      </w:r>
      <w:r>
        <w:rPr>
          <w:rFonts w:ascii="宋体" w:hAnsi="宋体"/>
          <w:szCs w:val="21"/>
        </w:rPr>
        <w:t>”</w:t>
      </w:r>
      <w:r>
        <w:rPr>
          <w:rFonts w:ascii="宋体" w:hAnsi="宋体" w:hint="eastAsia"/>
          <w:szCs w:val="21"/>
        </w:rPr>
        <w:t xml:space="preserve"> 的文件和图纸应升版并标明为</w:t>
      </w:r>
      <w:r>
        <w:rPr>
          <w:rFonts w:ascii="宋体" w:hAnsi="宋体"/>
          <w:szCs w:val="21"/>
        </w:rPr>
        <w:t>“</w:t>
      </w:r>
      <w:r>
        <w:rPr>
          <w:rFonts w:ascii="宋体" w:hAnsi="宋体" w:hint="eastAsia"/>
          <w:szCs w:val="21"/>
        </w:rPr>
        <w:t>供批准用</w:t>
      </w:r>
      <w:r>
        <w:rPr>
          <w:rFonts w:ascii="宋体" w:hAnsi="宋体"/>
          <w:szCs w:val="21"/>
        </w:rPr>
        <w:t>”</w:t>
      </w:r>
      <w:r>
        <w:rPr>
          <w:rFonts w:ascii="宋体" w:hAnsi="宋体" w:hint="eastAsia"/>
          <w:szCs w:val="21"/>
        </w:rPr>
        <w:t>后在两周之内再次提供给买方。</w:t>
      </w:r>
    </w:p>
    <w:p w:rsidR="005C4C4D" w:rsidRDefault="00BE5D16">
      <w:pPr>
        <w:rPr>
          <w:rFonts w:ascii="宋体" w:hAnsi="宋体"/>
          <w:szCs w:val="21"/>
        </w:rPr>
      </w:pPr>
      <w:r>
        <w:rPr>
          <w:rFonts w:ascii="宋体" w:hAnsi="宋体" w:hint="eastAsia"/>
          <w:szCs w:val="21"/>
        </w:rPr>
        <w:t>(5) 所有卖方提供给买方的标明</w:t>
      </w:r>
      <w:r>
        <w:rPr>
          <w:rFonts w:ascii="宋体" w:hAnsi="宋体"/>
          <w:szCs w:val="21"/>
        </w:rPr>
        <w:t>“</w:t>
      </w:r>
      <w:r>
        <w:rPr>
          <w:rFonts w:ascii="宋体" w:hAnsi="宋体" w:hint="eastAsia"/>
          <w:szCs w:val="21"/>
        </w:rPr>
        <w:t>供评阅用</w:t>
      </w:r>
      <w:r>
        <w:rPr>
          <w:rFonts w:ascii="宋体" w:hAnsi="宋体"/>
          <w:szCs w:val="21"/>
        </w:rPr>
        <w:t>”</w:t>
      </w:r>
      <w:r>
        <w:rPr>
          <w:rFonts w:ascii="宋体" w:hAnsi="宋体" w:hint="eastAsia"/>
          <w:szCs w:val="21"/>
        </w:rPr>
        <w:t>或</w:t>
      </w:r>
      <w:r>
        <w:rPr>
          <w:rFonts w:ascii="宋体" w:hAnsi="宋体"/>
          <w:szCs w:val="21"/>
        </w:rPr>
        <w:t>“</w:t>
      </w:r>
      <w:r>
        <w:rPr>
          <w:rFonts w:ascii="宋体" w:hAnsi="宋体" w:hint="eastAsia"/>
          <w:szCs w:val="21"/>
        </w:rPr>
        <w:t>供批准用</w:t>
      </w:r>
      <w:r>
        <w:rPr>
          <w:rFonts w:ascii="宋体" w:hAnsi="宋体"/>
          <w:szCs w:val="21"/>
        </w:rPr>
        <w:t>”</w:t>
      </w:r>
      <w:r>
        <w:rPr>
          <w:rFonts w:ascii="宋体" w:hAnsi="宋体" w:hint="eastAsia"/>
          <w:szCs w:val="21"/>
        </w:rPr>
        <w:t>的文件和图纸只有买方有异议时才返还给卖方。</w:t>
      </w:r>
    </w:p>
    <w:p w:rsidR="005C4C4D" w:rsidRDefault="00BE5D16">
      <w:pPr>
        <w:rPr>
          <w:rFonts w:ascii="宋体" w:hAnsi="宋体"/>
          <w:szCs w:val="21"/>
        </w:rPr>
      </w:pPr>
      <w:r>
        <w:rPr>
          <w:rFonts w:ascii="宋体" w:hAnsi="宋体" w:hint="eastAsia"/>
          <w:szCs w:val="21"/>
        </w:rPr>
        <w:t>(6) 卖方应按照双方确定的时间交付文件和图纸。</w:t>
      </w:r>
    </w:p>
    <w:p w:rsidR="005C4C4D" w:rsidRDefault="00BE5D16">
      <w:pPr>
        <w:rPr>
          <w:rFonts w:ascii="宋体" w:hAnsi="宋体"/>
          <w:szCs w:val="21"/>
        </w:rPr>
      </w:pPr>
      <w:r>
        <w:rPr>
          <w:rFonts w:ascii="宋体" w:hAnsi="宋体" w:hint="eastAsia"/>
          <w:szCs w:val="21"/>
        </w:rPr>
        <w:t>(7) 当文件、图纸升版时, 应通过版次文字说明、图形标注（例如：蘑菇云）等方式将与前版的变</w:t>
      </w:r>
      <w:r>
        <w:rPr>
          <w:rFonts w:ascii="宋体" w:hAnsi="宋体" w:hint="eastAsia"/>
          <w:szCs w:val="21"/>
        </w:rPr>
        <w:lastRenderedPageBreak/>
        <w:t>化部分和变化原因进行注释和标记。在升版文件、图纸的电子文件中，修改的部分应用红色或明显的符号标记出来。</w:t>
      </w:r>
    </w:p>
    <w:p w:rsidR="005C4C4D" w:rsidRDefault="00BE5D16">
      <w:pPr>
        <w:rPr>
          <w:rFonts w:ascii="宋体" w:hAnsi="宋体"/>
          <w:szCs w:val="21"/>
        </w:rPr>
      </w:pPr>
      <w:r>
        <w:rPr>
          <w:rFonts w:ascii="宋体" w:hAnsi="宋体" w:hint="eastAsia"/>
          <w:szCs w:val="21"/>
        </w:rPr>
        <w:t>(8) 卖方应对文件、图纸内容的正确性和一致性负责。</w:t>
      </w:r>
    </w:p>
    <w:p w:rsidR="005C4C4D" w:rsidRDefault="00BE5D16">
      <w:pPr>
        <w:rPr>
          <w:rFonts w:ascii="宋体" w:hAnsi="宋体"/>
          <w:szCs w:val="21"/>
        </w:rPr>
      </w:pPr>
      <w:r>
        <w:rPr>
          <w:rFonts w:ascii="宋体" w:hAnsi="宋体" w:hint="eastAsia"/>
          <w:szCs w:val="21"/>
        </w:rPr>
        <w:t>(9) 当卖方设计变化影响到买方的设计时, 卖方应在发出修改版前用传真或电报的形式通知买方有关的设计变更，并需征得买方的同意。</w:t>
      </w:r>
    </w:p>
    <w:p w:rsidR="005C4C4D" w:rsidRDefault="00BE5D16">
      <w:pPr>
        <w:rPr>
          <w:rFonts w:ascii="宋体" w:hAnsi="宋体"/>
          <w:szCs w:val="21"/>
        </w:rPr>
      </w:pPr>
      <w:r>
        <w:rPr>
          <w:rFonts w:ascii="宋体" w:hAnsi="宋体" w:hint="eastAsia"/>
          <w:szCs w:val="21"/>
        </w:rPr>
        <w:t>(10) 如果需要，在安装、调试和开车投用后，卖方应负责提交买方竣工版厂商文件。</w:t>
      </w:r>
    </w:p>
    <w:p w:rsidR="005C4C4D" w:rsidRDefault="005C4C4D">
      <w:pPr>
        <w:rPr>
          <w:rFonts w:ascii="宋体" w:hAnsi="宋体"/>
          <w:szCs w:val="21"/>
        </w:rPr>
      </w:pPr>
    </w:p>
    <w:p w:rsidR="005C4C4D" w:rsidRDefault="00BE5D16">
      <w:pPr>
        <w:rPr>
          <w:rFonts w:ascii="宋体" w:hAnsi="宋体"/>
          <w:szCs w:val="21"/>
        </w:rPr>
      </w:pPr>
      <w:r>
        <w:rPr>
          <w:rFonts w:ascii="宋体" w:hAnsi="宋体" w:hint="eastAsia"/>
          <w:szCs w:val="21"/>
        </w:rPr>
        <w:t xml:space="preserve">4. 特别声明 </w:t>
      </w:r>
    </w:p>
    <w:p w:rsidR="005C4C4D" w:rsidRDefault="00BE5D16">
      <w:pPr>
        <w:rPr>
          <w:rFonts w:ascii="宋体" w:hAnsi="宋体"/>
          <w:szCs w:val="21"/>
        </w:rPr>
      </w:pPr>
      <w:r>
        <w:rPr>
          <w:rFonts w:ascii="宋体" w:hAnsi="宋体" w:hint="eastAsia"/>
          <w:szCs w:val="21"/>
        </w:rPr>
        <w:t>(1) 买方对厂商文件的确认不意味解除任何卖方责任。</w:t>
      </w:r>
    </w:p>
    <w:p w:rsidR="005C4C4D" w:rsidRDefault="00BE5D16">
      <w:pPr>
        <w:rPr>
          <w:rFonts w:ascii="宋体" w:hAnsi="宋体"/>
          <w:szCs w:val="21"/>
        </w:rPr>
      </w:pPr>
      <w:r>
        <w:rPr>
          <w:rFonts w:ascii="宋体" w:hAnsi="宋体" w:hint="eastAsia"/>
          <w:szCs w:val="21"/>
        </w:rPr>
        <w:t>(2) 买方有权在标记为</w:t>
      </w:r>
      <w:r>
        <w:rPr>
          <w:rFonts w:ascii="宋体" w:hAnsi="宋体"/>
          <w:szCs w:val="21"/>
        </w:rPr>
        <w:t>“</w:t>
      </w:r>
      <w:r>
        <w:rPr>
          <w:rFonts w:ascii="宋体" w:hAnsi="宋体" w:hint="eastAsia"/>
          <w:szCs w:val="21"/>
        </w:rPr>
        <w:t>供评阅用</w:t>
      </w:r>
      <w:r>
        <w:rPr>
          <w:rFonts w:ascii="宋体" w:hAnsi="宋体"/>
          <w:szCs w:val="21"/>
        </w:rPr>
        <w:t>”</w:t>
      </w:r>
      <w:r>
        <w:rPr>
          <w:rFonts w:ascii="宋体" w:hAnsi="宋体" w:hint="eastAsia"/>
          <w:szCs w:val="21"/>
        </w:rPr>
        <w:t xml:space="preserve"> 的文件或图纸上进行注释。</w:t>
      </w:r>
    </w:p>
    <w:p w:rsidR="005C4C4D" w:rsidRDefault="005C4C4D"/>
    <w:p w:rsidR="005C4C4D" w:rsidRDefault="00BE5D16" w:rsidP="00D5309E">
      <w:pPr>
        <w:pStyle w:val="Heading2"/>
        <w:numPr>
          <w:ilvl w:val="1"/>
          <w:numId w:val="1"/>
        </w:numPr>
        <w:tabs>
          <w:tab w:val="left" w:pos="864"/>
        </w:tabs>
      </w:pPr>
      <w:bookmarkStart w:id="1725" w:name="_Toc493789899"/>
      <w:r>
        <w:rPr>
          <w:rFonts w:hint="eastAsia"/>
        </w:rPr>
        <w:t>附件</w:t>
      </w:r>
      <w:r>
        <w:rPr>
          <w:rFonts w:hint="eastAsia"/>
        </w:rPr>
        <w:t>5</w:t>
      </w:r>
      <w:r>
        <w:rPr>
          <w:rFonts w:hint="eastAsia"/>
        </w:rPr>
        <w:t>设计院询价文件</w:t>
      </w:r>
      <w:bookmarkEnd w:id="1725"/>
    </w:p>
    <w:p w:rsidR="00BE5D16" w:rsidRDefault="00BE5D16"/>
    <w:sectPr w:rsidR="00BE5D16" w:rsidSect="005C4C4D">
      <w:type w:val="continuous"/>
      <w:pgSz w:w="11906" w:h="16838"/>
      <w:pgMar w:top="1440" w:right="1418" w:bottom="1440" w:left="1418" w:header="851" w:footer="992" w:gutter="57"/>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579A" w:rsidRDefault="0066579A" w:rsidP="001C0EA1">
      <w:pPr>
        <w:ind w:firstLine="420"/>
      </w:pPr>
      <w:r>
        <w:separator/>
      </w:r>
    </w:p>
  </w:endnote>
  <w:endnote w:type="continuationSeparator" w:id="0">
    <w:p w:rsidR="0066579A" w:rsidRDefault="0066579A" w:rsidP="001C0EA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Bold">
    <w:altName w:val="Arial"/>
    <w:panose1 w:val="020B0704020202020204"/>
    <w:charset w:val="00"/>
    <w:family w:val="roman"/>
    <w:pitch w:val="default"/>
    <w:sig w:usb0="00000000" w:usb1="00000000" w:usb2="00000000"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charset w:val="00"/>
    <w:family w:val="auto"/>
    <w:pitch w:val="default"/>
    <w:sig w:usb0="00000000" w:usb1="00000000" w:usb2="00000000" w:usb3="00000000" w:csb0="00040001" w:csb1="00000000"/>
  </w:font>
  <w:font w:name="Wingdings-Regular">
    <w:altName w:val="AMGDT"/>
    <w:charset w:val="00"/>
    <w:family w:val="auto"/>
    <w:pitch w:val="default"/>
    <w:sig w:usb0="00000000" w:usb1="00000000" w:usb2="00000000"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文鼎大标宋简">
    <w:altName w:val="宋体"/>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华文中宋">
    <w:charset w:val="86"/>
    <w:family w:val="auto"/>
    <w:pitch w:val="variable"/>
    <w:sig w:usb0="00000287" w:usb1="080F0000" w:usb2="00000010" w:usb3="00000000" w:csb0="0004009F" w:csb1="00000000"/>
  </w:font>
  <w:font w:name="Arial Unicode MS">
    <w:panose1 w:val="020B0604020202020204"/>
    <w:charset w:val="86"/>
    <w:family w:val="swiss"/>
    <w:pitch w:val="variable"/>
    <w:sig w:usb0="F7FFAFFF" w:usb1="E9DFFFFF" w:usb2="0000003F" w:usb3="00000000" w:csb0="003F01FF" w:csb1="00000000"/>
  </w:font>
  <w:font w:name="新宋体">
    <w:panose1 w:val="02010609030101010101"/>
    <w:charset w:val="86"/>
    <w:family w:val="modern"/>
    <w:pitch w:val="fixed"/>
    <w:sig w:usb0="00000003" w:usb1="288F0000" w:usb2="00000016" w:usb3="00000000" w:csb0="00040001" w:csb1="00000000"/>
  </w:font>
  <w:font w:name="华文楷体">
    <w:charset w:val="86"/>
    <w:family w:val="auto"/>
    <w:pitch w:val="variable"/>
    <w:sig w:usb0="00000287" w:usb1="080F0000" w:usb2="00000010" w:usb3="00000000" w:csb0="0004009F" w:csb1="00000000"/>
  </w:font>
  <w:font w:name="方正仿宋简体">
    <w:altName w:val="宋体"/>
    <w:charset w:val="86"/>
    <w:family w:val="auto"/>
    <w:pitch w:val="variable"/>
    <w:sig w:usb0="00000001" w:usb1="080E0000" w:usb2="00000010" w:usb3="00000000" w:csb0="00040000"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A87" w:rsidRDefault="0066579A">
    <w:pPr>
      <w:pStyle w:val="Footer"/>
    </w:pPr>
    <w:r>
      <w:pict>
        <v:shapetype id="_x0000_t202" coordsize="21600,21600" o:spt="202" path="m,l,21600r21600,l21600,xe">
          <v:stroke joinstyle="miter"/>
          <v:path gradientshapeok="t" o:connecttype="rect"/>
        </v:shapetype>
        <v:shape id="文本框 1" o:spid="_x0000_s2049" type="#_x0000_t202" style="position:absolute;margin-left:0;margin-top:0;width:2in;height:2in;z-index:251657216;mso-wrap-style:none;mso-position-horizontal:center;mso-position-horizontal-relative:margin" filled="f" stroked="f">
          <v:fill o:detectmouseclick="t"/>
          <v:textbox style="mso-fit-shape-to-text:t" inset="0,0,0,0">
            <w:txbxContent>
              <w:p w:rsidR="00364A87" w:rsidRDefault="00364A8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4357C">
                  <w:rPr>
                    <w:noProof/>
                    <w:sz w:val="18"/>
                  </w:rPr>
                  <w:t>4</w:t>
                </w:r>
                <w:r>
                  <w:rPr>
                    <w:rFonts w:hint="eastAsia"/>
                    <w:sz w:val="18"/>
                  </w:rPr>
                  <w:fldChar w:fldCharType="end"/>
                </w:r>
              </w:p>
            </w:txbxContent>
          </v:textbox>
          <w10:wrap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A87" w:rsidRDefault="0066579A">
    <w:pPr>
      <w:pStyle w:val="Footer"/>
    </w:pPr>
    <w:r>
      <w:pict>
        <v:shapetype id="_x0000_t202" coordsize="21600,21600" o:spt="202" path="m,l,21600r21600,l21600,xe">
          <v:stroke joinstyle="miter"/>
          <v:path gradientshapeok="t" o:connecttype="rect"/>
        </v:shapetype>
        <v:shape id="文本框 2" o:spid="_x0000_s2050" type="#_x0000_t202" style="position:absolute;margin-left:0;margin-top:0;width:2in;height:2in;z-index:251658240;mso-wrap-style:none;mso-position-horizontal:center;mso-position-horizontal-relative:margin" filled="f" stroked="f">
          <v:fill o:detectmouseclick="t"/>
          <v:textbox style="mso-fit-shape-to-text:t" inset="0,0,0,0">
            <w:txbxContent>
              <w:p w:rsidR="00364A87" w:rsidRDefault="00364A8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4357C">
                  <w:rPr>
                    <w:noProof/>
                    <w:sz w:val="18"/>
                  </w:rPr>
                  <w:t>1</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8132704"/>
      <w:docPartObj>
        <w:docPartGallery w:val="Page Numbers (Bottom of Page)"/>
        <w:docPartUnique/>
      </w:docPartObj>
    </w:sdtPr>
    <w:sdtEndPr/>
    <w:sdtContent>
      <w:p w:rsidR="00364A87" w:rsidRDefault="00364A87">
        <w:pPr>
          <w:pStyle w:val="Footer"/>
          <w:spacing w:before="24" w:after="24"/>
          <w:ind w:firstLine="360"/>
          <w:jc w:val="center"/>
        </w:pPr>
        <w:r>
          <w:fldChar w:fldCharType="begin"/>
        </w:r>
        <w:r>
          <w:instrText>PAGE   \* MERGEFORMAT</w:instrText>
        </w:r>
        <w:r>
          <w:fldChar w:fldCharType="separate"/>
        </w:r>
        <w:r w:rsidR="00C4357C" w:rsidRPr="00C4357C">
          <w:rPr>
            <w:noProof/>
            <w:lang w:val="zh-CN"/>
          </w:rPr>
          <w:t>25</w:t>
        </w:r>
        <w:r>
          <w:rPr>
            <w:noProof/>
            <w:lang w:val="zh-CN"/>
          </w:rPr>
          <w:fldChar w:fldCharType="end"/>
        </w:r>
      </w:p>
    </w:sdtContent>
  </w:sdt>
  <w:p w:rsidR="00364A87" w:rsidRPr="00633631" w:rsidRDefault="00364A87" w:rsidP="001C0EA1">
    <w:pPr>
      <w:pStyle w:val="Footer"/>
      <w:tabs>
        <w:tab w:val="left" w:pos="5716"/>
      </w:tabs>
      <w:spacing w:before="24" w:after="24"/>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579A" w:rsidRDefault="0066579A" w:rsidP="001C0EA1">
      <w:pPr>
        <w:ind w:firstLine="420"/>
      </w:pPr>
      <w:r>
        <w:separator/>
      </w:r>
    </w:p>
  </w:footnote>
  <w:footnote w:type="continuationSeparator" w:id="0">
    <w:p w:rsidR="0066579A" w:rsidRDefault="0066579A" w:rsidP="001C0EA1">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4A87" w:rsidRDefault="00364A87">
    <w:pPr>
      <w:pStyle w:val="Header"/>
      <w:jc w:val="left"/>
      <w:rPr>
        <w:rFonts w:eastAsia="Times New Roman"/>
        <w:color w:val="FF0000"/>
      </w:rPr>
    </w:pPr>
    <w:r>
      <w:rPr>
        <w:rFonts w:ascii="宋体" w:hAnsi="宋体" w:hint="eastAsia"/>
        <w:color w:val="000000"/>
      </w:rPr>
      <w:t>浙江石化炼化一体化项目一期油品调度、移动、调合系统技术协议编号：</w:t>
    </w:r>
    <w:r>
      <w:rPr>
        <w:rFonts w:eastAsia="Times New Roman" w:hint="eastAsia"/>
      </w:rPr>
      <w:t xml:space="preserve"> </w:t>
    </w:r>
  </w:p>
  <w:p w:rsidR="00364A87" w:rsidRDefault="00364A87">
    <w:pPr>
      <w:pStyle w:val="Header"/>
      <w:jc w:val="left"/>
      <w:rPr>
        <w:rFonts w:ascii="宋体" w:hAnsi="宋体"/>
        <w:color w:val="000000"/>
      </w:rPr>
    </w:pPr>
    <w:r>
      <w:rPr>
        <w:rFonts w:eastAsia="Times New Roman" w:hint="eastAsia"/>
        <w:color w:val="000000"/>
      </w:rPr>
      <w:t xml:space="preserve">ZPC Frame Agreement for </w:t>
    </w:r>
    <w:r>
      <w:rPr>
        <w:rFonts w:hint="eastAsia"/>
        <w:color w:val="000000"/>
      </w:rPr>
      <w:t xml:space="preserve">Smart E/P Positioner And </w:t>
    </w:r>
    <w:proofErr w:type="gramStart"/>
    <w:r>
      <w:rPr>
        <w:rFonts w:hint="eastAsia"/>
        <w:color w:val="000000"/>
      </w:rPr>
      <w:t xml:space="preserve">Accessories </w:t>
    </w:r>
    <w:r>
      <w:rPr>
        <w:rFonts w:eastAsia="Times New Roman" w:hint="eastAsia"/>
        <w:color w:val="000000"/>
      </w:rPr>
      <w:t xml:space="preserve"> Supply</w:t>
    </w:r>
    <w:proofErr w:type="gramEnd"/>
    <w:r>
      <w:rPr>
        <w:rFonts w:eastAsia="Times New Roman" w:hint="eastAsia"/>
        <w:color w:val="000000"/>
      </w:rPr>
      <w:t xml:space="preserve"> No. </w:t>
    </w:r>
    <w:r>
      <w:rPr>
        <w:rFonts w:ascii="宋体" w:hAnsi="宋体" w:hint="eastAsia"/>
        <w:color w:val="000000"/>
      </w:rPr>
      <w:t>：</w:t>
    </w:r>
    <w:r>
      <w:rPr>
        <w:rFonts w:eastAsia="Times New Roman" w:hint="eastAsia"/>
      </w:rPr>
      <w:t xml:space="preserve">  </w:t>
    </w:r>
    <w:r>
      <w:rPr>
        <w:rFonts w:ascii="宋体" w:hAnsi="宋体" w:hint="eastAsia"/>
        <w:color w:val="000000"/>
      </w:rPr>
      <w:t xml:space="preserve"> </w:t>
    </w:r>
  </w:p>
  <w:p w:rsidR="00364A87" w:rsidRDefault="00364A87">
    <w:pPr>
      <w:pStyle w:val="Header"/>
      <w:jc w:val="left"/>
    </w:pPr>
    <w:r>
      <w:rPr>
        <w:rFonts w:ascii="宋体" w:hAnsi="宋体" w:hint="eastAsia"/>
        <w:color w:val="000000"/>
      </w:rPr>
      <w:t xml:space="preserve">合同号 </w:t>
    </w:r>
    <w:r>
      <w:rPr>
        <w:rFonts w:eastAsia="Times New Roman" w:hint="eastAsia"/>
        <w:color w:val="000000"/>
      </w:rPr>
      <w:t xml:space="preserve">Contract No </w:t>
    </w:r>
    <w:r>
      <w:rPr>
        <w:rFonts w:ascii="宋体" w:hAnsi="宋体" w:hint="eastAsia"/>
        <w:color w:val="000000"/>
      </w:rPr>
      <w:t>：</w:t>
    </w:r>
    <w:r>
      <w:rPr>
        <w:rFonts w:eastAsia="Times New Roman" w:hint="eastAsia"/>
        <w:color w:val="FF000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254906A"/>
    <w:lvl w:ilvl="0">
      <w:start w:val="1"/>
      <w:numFmt w:val="decimal"/>
      <w:pStyle w:val="ListNumber5"/>
      <w:lvlText w:val="%1."/>
      <w:lvlJc w:val="left"/>
      <w:pPr>
        <w:tabs>
          <w:tab w:val="num" w:pos="2040"/>
        </w:tabs>
        <w:ind w:leftChars="800" w:left="2040" w:hangingChars="200" w:hanging="360"/>
      </w:pPr>
    </w:lvl>
  </w:abstractNum>
  <w:abstractNum w:abstractNumId="1">
    <w:nsid w:val="FFFFFF7D"/>
    <w:multiLevelType w:val="singleLevel"/>
    <w:tmpl w:val="44A24754"/>
    <w:lvl w:ilvl="0">
      <w:start w:val="1"/>
      <w:numFmt w:val="decimal"/>
      <w:pStyle w:val="ListNumber4"/>
      <w:lvlText w:val="%1."/>
      <w:lvlJc w:val="left"/>
      <w:pPr>
        <w:tabs>
          <w:tab w:val="num" w:pos="1620"/>
        </w:tabs>
        <w:ind w:leftChars="600" w:left="1620" w:hangingChars="200" w:hanging="360"/>
      </w:pPr>
    </w:lvl>
  </w:abstractNum>
  <w:abstractNum w:abstractNumId="2">
    <w:nsid w:val="FFFFFF7E"/>
    <w:multiLevelType w:val="singleLevel"/>
    <w:tmpl w:val="D4123B2E"/>
    <w:lvl w:ilvl="0">
      <w:start w:val="1"/>
      <w:numFmt w:val="decimal"/>
      <w:pStyle w:val="ListNumber3"/>
      <w:lvlText w:val="%1."/>
      <w:lvlJc w:val="left"/>
      <w:pPr>
        <w:tabs>
          <w:tab w:val="num" w:pos="1200"/>
        </w:tabs>
        <w:ind w:leftChars="400" w:left="1200" w:hangingChars="200" w:hanging="360"/>
      </w:pPr>
    </w:lvl>
  </w:abstractNum>
  <w:abstractNum w:abstractNumId="3">
    <w:nsid w:val="FFFFFF7F"/>
    <w:multiLevelType w:val="singleLevel"/>
    <w:tmpl w:val="D794F5B0"/>
    <w:lvl w:ilvl="0">
      <w:start w:val="1"/>
      <w:numFmt w:val="decimal"/>
      <w:pStyle w:val="ListNumber2"/>
      <w:lvlText w:val="%1."/>
      <w:lvlJc w:val="left"/>
      <w:pPr>
        <w:tabs>
          <w:tab w:val="num" w:pos="780"/>
        </w:tabs>
        <w:ind w:leftChars="200" w:left="780" w:hangingChars="200" w:hanging="360"/>
      </w:pPr>
    </w:lvl>
  </w:abstractNum>
  <w:abstractNum w:abstractNumId="4">
    <w:nsid w:val="FFFFFF80"/>
    <w:multiLevelType w:val="singleLevel"/>
    <w:tmpl w:val="9314DC4A"/>
    <w:lvl w:ilvl="0">
      <w:start w:val="1"/>
      <w:numFmt w:val="bullet"/>
      <w:pStyle w:val="ListBullet5"/>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451218F8"/>
    <w:lvl w:ilvl="0">
      <w:start w:val="1"/>
      <w:numFmt w:val="bullet"/>
      <w:pStyle w:val="ListBullet4"/>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708E74E8"/>
    <w:lvl w:ilvl="0">
      <w:start w:val="1"/>
      <w:numFmt w:val="bullet"/>
      <w:pStyle w:val="ListBullet3"/>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567EB0DA"/>
    <w:lvl w:ilvl="0">
      <w:start w:val="1"/>
      <w:numFmt w:val="bullet"/>
      <w:pStyle w:val="ListBullet2"/>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8AEA9D68"/>
    <w:lvl w:ilvl="0">
      <w:start w:val="1"/>
      <w:numFmt w:val="decimal"/>
      <w:pStyle w:val="ListNumber"/>
      <w:lvlText w:val="%1."/>
      <w:lvlJc w:val="left"/>
      <w:pPr>
        <w:tabs>
          <w:tab w:val="num" w:pos="360"/>
        </w:tabs>
        <w:ind w:left="360" w:hangingChars="200" w:hanging="360"/>
      </w:pPr>
    </w:lvl>
  </w:abstractNum>
  <w:abstractNum w:abstractNumId="9">
    <w:nsid w:val="FFFFFF89"/>
    <w:multiLevelType w:val="singleLevel"/>
    <w:tmpl w:val="2F5C4682"/>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0">
    <w:nsid w:val="002E117A"/>
    <w:multiLevelType w:val="hybridMultilevel"/>
    <w:tmpl w:val="3C5C0CF2"/>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1">
    <w:nsid w:val="003B0AA0"/>
    <w:multiLevelType w:val="multilevel"/>
    <w:tmpl w:val="A49A57A2"/>
    <w:lvl w:ilvl="0">
      <w:start w:val="1"/>
      <w:numFmt w:val="decimal"/>
      <w:pStyle w:val="OutLineNumber1"/>
      <w:lvlText w:val="%1 )"/>
      <w:lvlJc w:val="left"/>
      <w:pPr>
        <w:tabs>
          <w:tab w:val="num" w:pos="864"/>
        </w:tabs>
        <w:ind w:left="864" w:hanging="403"/>
      </w:pPr>
      <w:rPr>
        <w:rFonts w:hint="eastAsia"/>
      </w:rPr>
    </w:lvl>
    <w:lvl w:ilvl="1">
      <w:start w:val="1"/>
      <w:numFmt w:val="decimal"/>
      <w:pStyle w:val="OutLineNumber2"/>
      <w:lvlText w:val="%1.%2 )"/>
      <w:lvlJc w:val="left"/>
      <w:pPr>
        <w:tabs>
          <w:tab w:val="num" w:pos="1080"/>
        </w:tabs>
        <w:ind w:left="1080" w:hanging="619"/>
      </w:pPr>
      <w:rPr>
        <w:rFonts w:hint="eastAsia"/>
      </w:rPr>
    </w:lvl>
    <w:lvl w:ilvl="2">
      <w:start w:val="1"/>
      <w:numFmt w:val="decimal"/>
      <w:pStyle w:val="OutLineNumber3"/>
      <w:lvlText w:val="%1.%2.%3 )"/>
      <w:lvlJc w:val="left"/>
      <w:pPr>
        <w:tabs>
          <w:tab w:val="num" w:pos="1296"/>
        </w:tabs>
        <w:ind w:left="1296" w:hanging="835"/>
      </w:pPr>
      <w:rPr>
        <w:rFonts w:hint="eastAsia"/>
      </w:rPr>
    </w:lvl>
    <w:lvl w:ilvl="3">
      <w:start w:val="1"/>
      <w:numFmt w:val="decimal"/>
      <w:lvlText w:val="%1.%2.%3.%4."/>
      <w:lvlJc w:val="left"/>
      <w:pPr>
        <w:tabs>
          <w:tab w:val="num" w:pos="846"/>
        </w:tabs>
        <w:ind w:left="846" w:hanging="851"/>
      </w:pPr>
      <w:rPr>
        <w:rFonts w:hint="eastAsia"/>
      </w:rPr>
    </w:lvl>
    <w:lvl w:ilvl="4">
      <w:start w:val="1"/>
      <w:numFmt w:val="decimal"/>
      <w:lvlText w:val="%1.%2.%3.%4.%5."/>
      <w:lvlJc w:val="left"/>
      <w:pPr>
        <w:tabs>
          <w:tab w:val="num" w:pos="987"/>
        </w:tabs>
        <w:ind w:left="987" w:hanging="992"/>
      </w:pPr>
      <w:rPr>
        <w:rFonts w:hint="eastAsia"/>
      </w:rPr>
    </w:lvl>
    <w:lvl w:ilvl="5">
      <w:start w:val="1"/>
      <w:numFmt w:val="decimal"/>
      <w:lvlText w:val="%1.%2.%3.%4.%5.%6."/>
      <w:lvlJc w:val="left"/>
      <w:pPr>
        <w:tabs>
          <w:tab w:val="num" w:pos="1129"/>
        </w:tabs>
        <w:ind w:left="1129" w:hanging="1134"/>
      </w:pPr>
      <w:rPr>
        <w:rFonts w:hint="eastAsia"/>
      </w:rPr>
    </w:lvl>
    <w:lvl w:ilvl="6">
      <w:start w:val="1"/>
      <w:numFmt w:val="decimal"/>
      <w:lvlText w:val="%1.%2.%3.%4.%5.%6.%7."/>
      <w:lvlJc w:val="left"/>
      <w:pPr>
        <w:tabs>
          <w:tab w:val="num" w:pos="1271"/>
        </w:tabs>
        <w:ind w:left="1271" w:hanging="1276"/>
      </w:pPr>
      <w:rPr>
        <w:rFonts w:hint="eastAsia"/>
      </w:rPr>
    </w:lvl>
    <w:lvl w:ilvl="7">
      <w:start w:val="1"/>
      <w:numFmt w:val="decimal"/>
      <w:lvlText w:val="%1.%2.%3.%4.%5.%6.%7.%8."/>
      <w:lvlJc w:val="left"/>
      <w:pPr>
        <w:tabs>
          <w:tab w:val="num" w:pos="1413"/>
        </w:tabs>
        <w:ind w:left="1413" w:hanging="1418"/>
      </w:pPr>
      <w:rPr>
        <w:rFonts w:hint="eastAsia"/>
      </w:rPr>
    </w:lvl>
    <w:lvl w:ilvl="8">
      <w:start w:val="1"/>
      <w:numFmt w:val="decimal"/>
      <w:lvlText w:val="%1.%2.%3.%4.%5.%6.%7.%8.%9."/>
      <w:lvlJc w:val="left"/>
      <w:pPr>
        <w:tabs>
          <w:tab w:val="num" w:pos="1554"/>
        </w:tabs>
        <w:ind w:left="1554" w:hanging="1559"/>
      </w:pPr>
      <w:rPr>
        <w:rFonts w:hint="eastAsia"/>
      </w:rPr>
    </w:lvl>
  </w:abstractNum>
  <w:abstractNum w:abstractNumId="12">
    <w:nsid w:val="07254F84"/>
    <w:multiLevelType w:val="hybridMultilevel"/>
    <w:tmpl w:val="009EF6AA"/>
    <w:lvl w:ilvl="0" w:tplc="D494E2D8">
      <w:start w:val="1"/>
      <w:numFmt w:val="decimal"/>
      <w:lvlText w:val="（%1）"/>
      <w:lvlJc w:val="left"/>
      <w:pPr>
        <w:ind w:left="1155" w:hanging="72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3">
    <w:nsid w:val="0A922B08"/>
    <w:multiLevelType w:val="hybridMultilevel"/>
    <w:tmpl w:val="BC1C164E"/>
    <w:lvl w:ilvl="0" w:tplc="564E5F0E">
      <w:start w:val="1"/>
      <w:numFmt w:val="bullet"/>
      <w:lvlText w:val=""/>
      <w:lvlJc w:val="left"/>
      <w:pPr>
        <w:ind w:left="1200" w:hanging="360"/>
      </w:pPr>
      <w:rPr>
        <w:rFonts w:ascii="Symbol" w:hAnsi="Symbol" w:hint="default"/>
      </w:rPr>
    </w:lvl>
    <w:lvl w:ilvl="1" w:tplc="FB8CD610">
      <w:start w:val="1"/>
      <w:numFmt w:val="bullet"/>
      <w:pStyle w:val="BULLET2"/>
      <w:lvlText w:val="o"/>
      <w:lvlJc w:val="left"/>
      <w:pPr>
        <w:ind w:left="1920" w:hanging="360"/>
      </w:pPr>
      <w:rPr>
        <w:rFonts w:ascii="Courier New" w:hAnsi="Courier New" w:cs="Courier New" w:hint="default"/>
      </w:rPr>
    </w:lvl>
    <w:lvl w:ilvl="2" w:tplc="B30A2ECE" w:tentative="1">
      <w:start w:val="1"/>
      <w:numFmt w:val="bullet"/>
      <w:lvlText w:val=""/>
      <w:lvlJc w:val="left"/>
      <w:pPr>
        <w:ind w:left="2640" w:hanging="360"/>
      </w:pPr>
      <w:rPr>
        <w:rFonts w:ascii="Wingdings" w:hAnsi="Wingdings" w:hint="default"/>
      </w:rPr>
    </w:lvl>
    <w:lvl w:ilvl="3" w:tplc="229414D6" w:tentative="1">
      <w:start w:val="1"/>
      <w:numFmt w:val="bullet"/>
      <w:lvlText w:val=""/>
      <w:lvlJc w:val="left"/>
      <w:pPr>
        <w:ind w:left="3360" w:hanging="360"/>
      </w:pPr>
      <w:rPr>
        <w:rFonts w:ascii="Symbol" w:hAnsi="Symbol" w:hint="default"/>
      </w:rPr>
    </w:lvl>
    <w:lvl w:ilvl="4" w:tplc="CA70A7BC" w:tentative="1">
      <w:start w:val="1"/>
      <w:numFmt w:val="bullet"/>
      <w:lvlText w:val="o"/>
      <w:lvlJc w:val="left"/>
      <w:pPr>
        <w:ind w:left="4080" w:hanging="360"/>
      </w:pPr>
      <w:rPr>
        <w:rFonts w:ascii="Courier New" w:hAnsi="Courier New" w:cs="Courier New" w:hint="default"/>
      </w:rPr>
    </w:lvl>
    <w:lvl w:ilvl="5" w:tplc="7DF8F4B0" w:tentative="1">
      <w:start w:val="1"/>
      <w:numFmt w:val="bullet"/>
      <w:lvlText w:val=""/>
      <w:lvlJc w:val="left"/>
      <w:pPr>
        <w:ind w:left="4800" w:hanging="360"/>
      </w:pPr>
      <w:rPr>
        <w:rFonts w:ascii="Wingdings" w:hAnsi="Wingdings" w:hint="default"/>
      </w:rPr>
    </w:lvl>
    <w:lvl w:ilvl="6" w:tplc="B81219C4" w:tentative="1">
      <w:start w:val="1"/>
      <w:numFmt w:val="bullet"/>
      <w:lvlText w:val=""/>
      <w:lvlJc w:val="left"/>
      <w:pPr>
        <w:ind w:left="5520" w:hanging="360"/>
      </w:pPr>
      <w:rPr>
        <w:rFonts w:ascii="Symbol" w:hAnsi="Symbol" w:hint="default"/>
      </w:rPr>
    </w:lvl>
    <w:lvl w:ilvl="7" w:tplc="CEE6DABA" w:tentative="1">
      <w:start w:val="1"/>
      <w:numFmt w:val="bullet"/>
      <w:lvlText w:val="o"/>
      <w:lvlJc w:val="left"/>
      <w:pPr>
        <w:ind w:left="6240" w:hanging="360"/>
      </w:pPr>
      <w:rPr>
        <w:rFonts w:ascii="Courier New" w:hAnsi="Courier New" w:cs="Courier New" w:hint="default"/>
      </w:rPr>
    </w:lvl>
    <w:lvl w:ilvl="8" w:tplc="A508D084" w:tentative="1">
      <w:start w:val="1"/>
      <w:numFmt w:val="bullet"/>
      <w:lvlText w:val=""/>
      <w:lvlJc w:val="left"/>
      <w:pPr>
        <w:ind w:left="6960" w:hanging="360"/>
      </w:pPr>
      <w:rPr>
        <w:rFonts w:ascii="Wingdings" w:hAnsi="Wingdings" w:hint="default"/>
      </w:rPr>
    </w:lvl>
  </w:abstractNum>
  <w:abstractNum w:abstractNumId="14">
    <w:nsid w:val="0D8D0E79"/>
    <w:multiLevelType w:val="hybridMultilevel"/>
    <w:tmpl w:val="B5EEFAC6"/>
    <w:lvl w:ilvl="0" w:tplc="6FD019F2">
      <w:start w:val="1"/>
      <w:numFmt w:val="decimal"/>
      <w:lvlText w:val="（%1）"/>
      <w:lvlJc w:val="left"/>
      <w:pPr>
        <w:ind w:left="420" w:hanging="420"/>
      </w:pPr>
      <w:rPr>
        <w:rFonts w:hint="eastAsia"/>
        <w:sz w:val="24"/>
        <w:szCs w:val="24"/>
        <w:lang w:val="en-US"/>
      </w:rPr>
    </w:lvl>
    <w:lvl w:ilvl="1" w:tplc="04090019" w:tentative="1">
      <w:start w:val="1"/>
      <w:numFmt w:val="lowerLetter"/>
      <w:lvlText w:val="%2)"/>
      <w:lvlJc w:val="left"/>
      <w:pPr>
        <w:ind w:left="840" w:hanging="420"/>
      </w:pPr>
    </w:lvl>
    <w:lvl w:ilvl="2" w:tplc="B64C3976">
      <w:start w:val="1"/>
      <w:numFmt w:val="decimal"/>
      <w:suff w:val="space"/>
      <w:lvlText w:val="（%3）"/>
      <w:lvlJc w:val="left"/>
      <w:pPr>
        <w:ind w:left="624" w:firstLine="216"/>
      </w:pPr>
      <w:rPr>
        <w:rFonts w:hint="eastAsia"/>
        <w:sz w:val="24"/>
        <w:szCs w:val="24"/>
        <w:lang w:val="en-US"/>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E754126"/>
    <w:multiLevelType w:val="hybridMultilevel"/>
    <w:tmpl w:val="0B38A26A"/>
    <w:lvl w:ilvl="0" w:tplc="7F14C9CC">
      <w:start w:val="1"/>
      <w:numFmt w:val="decimal"/>
      <w:suff w:val="space"/>
      <w:lvlText w:val="(%1)"/>
      <w:lvlJc w:val="left"/>
      <w:pPr>
        <w:ind w:left="540" w:hanging="420"/>
      </w:pPr>
      <w:rPr>
        <w:rFonts w:ascii="仿宋_GB2312" w:eastAsia="仿宋_GB2312" w:hAnsi="Arial Narrow"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2CA7F24"/>
    <w:multiLevelType w:val="hybridMultilevel"/>
    <w:tmpl w:val="9F980C16"/>
    <w:lvl w:ilvl="0" w:tplc="AF480512">
      <w:start w:val="1"/>
      <w:numFmt w:val="bullet"/>
      <w:pStyle w:val="a"/>
      <w:lvlText w:val=""/>
      <w:lvlJc w:val="left"/>
      <w:pPr>
        <w:ind w:left="720" w:hanging="360"/>
      </w:pPr>
      <w:rPr>
        <w:rFonts w:ascii="Symbol" w:hAnsi="Symbol" w:hint="default"/>
      </w:rPr>
    </w:lvl>
    <w:lvl w:ilvl="1" w:tplc="DE24AA0A" w:tentative="1">
      <w:start w:val="1"/>
      <w:numFmt w:val="bullet"/>
      <w:lvlText w:val="o"/>
      <w:lvlJc w:val="left"/>
      <w:pPr>
        <w:ind w:left="1440" w:hanging="360"/>
      </w:pPr>
      <w:rPr>
        <w:rFonts w:ascii="Courier New" w:hAnsi="Courier New" w:cs="Courier New" w:hint="default"/>
      </w:rPr>
    </w:lvl>
    <w:lvl w:ilvl="2" w:tplc="E36C56CC" w:tentative="1">
      <w:start w:val="1"/>
      <w:numFmt w:val="bullet"/>
      <w:lvlText w:val=""/>
      <w:lvlJc w:val="left"/>
      <w:pPr>
        <w:ind w:left="2160" w:hanging="360"/>
      </w:pPr>
      <w:rPr>
        <w:rFonts w:ascii="Wingdings" w:hAnsi="Wingdings" w:hint="default"/>
      </w:rPr>
    </w:lvl>
    <w:lvl w:ilvl="3" w:tplc="520C0A3C" w:tentative="1">
      <w:start w:val="1"/>
      <w:numFmt w:val="bullet"/>
      <w:lvlText w:val=""/>
      <w:lvlJc w:val="left"/>
      <w:pPr>
        <w:ind w:left="2880" w:hanging="360"/>
      </w:pPr>
      <w:rPr>
        <w:rFonts w:ascii="Symbol" w:hAnsi="Symbol" w:hint="default"/>
      </w:rPr>
    </w:lvl>
    <w:lvl w:ilvl="4" w:tplc="2196013C" w:tentative="1">
      <w:start w:val="1"/>
      <w:numFmt w:val="bullet"/>
      <w:lvlText w:val="o"/>
      <w:lvlJc w:val="left"/>
      <w:pPr>
        <w:ind w:left="3600" w:hanging="360"/>
      </w:pPr>
      <w:rPr>
        <w:rFonts w:ascii="Courier New" w:hAnsi="Courier New" w:cs="Courier New" w:hint="default"/>
      </w:rPr>
    </w:lvl>
    <w:lvl w:ilvl="5" w:tplc="93DC019A" w:tentative="1">
      <w:start w:val="1"/>
      <w:numFmt w:val="bullet"/>
      <w:lvlText w:val=""/>
      <w:lvlJc w:val="left"/>
      <w:pPr>
        <w:ind w:left="4320" w:hanging="360"/>
      </w:pPr>
      <w:rPr>
        <w:rFonts w:ascii="Wingdings" w:hAnsi="Wingdings" w:hint="default"/>
      </w:rPr>
    </w:lvl>
    <w:lvl w:ilvl="6" w:tplc="CECA9EA2" w:tentative="1">
      <w:start w:val="1"/>
      <w:numFmt w:val="bullet"/>
      <w:lvlText w:val=""/>
      <w:lvlJc w:val="left"/>
      <w:pPr>
        <w:ind w:left="5040" w:hanging="360"/>
      </w:pPr>
      <w:rPr>
        <w:rFonts w:ascii="Symbol" w:hAnsi="Symbol" w:hint="default"/>
      </w:rPr>
    </w:lvl>
    <w:lvl w:ilvl="7" w:tplc="25404EA6" w:tentative="1">
      <w:start w:val="1"/>
      <w:numFmt w:val="bullet"/>
      <w:lvlText w:val="o"/>
      <w:lvlJc w:val="left"/>
      <w:pPr>
        <w:ind w:left="5760" w:hanging="360"/>
      </w:pPr>
      <w:rPr>
        <w:rFonts w:ascii="Courier New" w:hAnsi="Courier New" w:cs="Courier New" w:hint="default"/>
      </w:rPr>
    </w:lvl>
    <w:lvl w:ilvl="8" w:tplc="C874B29E" w:tentative="1">
      <w:start w:val="1"/>
      <w:numFmt w:val="bullet"/>
      <w:lvlText w:val=""/>
      <w:lvlJc w:val="left"/>
      <w:pPr>
        <w:ind w:left="6480" w:hanging="360"/>
      </w:pPr>
      <w:rPr>
        <w:rFonts w:ascii="Wingdings" w:hAnsi="Wingdings" w:hint="default"/>
      </w:rPr>
    </w:lvl>
  </w:abstractNum>
  <w:abstractNum w:abstractNumId="17">
    <w:nsid w:val="18B91EE3"/>
    <w:multiLevelType w:val="hybridMultilevel"/>
    <w:tmpl w:val="F6C21A7A"/>
    <w:lvl w:ilvl="0" w:tplc="83E45F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8E83D62"/>
    <w:multiLevelType w:val="hybridMultilevel"/>
    <w:tmpl w:val="37BC84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A043666"/>
    <w:multiLevelType w:val="hybridMultilevel"/>
    <w:tmpl w:val="6E9A84AC"/>
    <w:lvl w:ilvl="0" w:tplc="3A007D76">
      <w:start w:val="1"/>
      <w:numFmt w:val="bullet"/>
      <w:pStyle w:val="CG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0CB394D"/>
    <w:multiLevelType w:val="hybridMultilevel"/>
    <w:tmpl w:val="40E042FC"/>
    <w:lvl w:ilvl="0" w:tplc="5852DE54">
      <w:start w:val="1"/>
      <w:numFmt w:val="bullet"/>
      <w:pStyle w:val="3"/>
      <w:lvlText w:val=""/>
      <w:lvlJc w:val="left"/>
      <w:pPr>
        <w:ind w:left="900" w:hanging="420"/>
      </w:pPr>
      <w:rPr>
        <w:rFonts w:ascii="Wingdings" w:hAnsi="Wingdings" w:hint="default"/>
      </w:rPr>
    </w:lvl>
    <w:lvl w:ilvl="1" w:tplc="E870A3C0" w:tentative="1">
      <w:start w:val="1"/>
      <w:numFmt w:val="bullet"/>
      <w:lvlText w:val=""/>
      <w:lvlJc w:val="left"/>
      <w:pPr>
        <w:ind w:left="1320" w:hanging="420"/>
      </w:pPr>
      <w:rPr>
        <w:rFonts w:ascii="Wingdings" w:hAnsi="Wingdings" w:hint="default"/>
      </w:rPr>
    </w:lvl>
    <w:lvl w:ilvl="2" w:tplc="78CCCD40" w:tentative="1">
      <w:start w:val="1"/>
      <w:numFmt w:val="bullet"/>
      <w:lvlText w:val=""/>
      <w:lvlJc w:val="left"/>
      <w:pPr>
        <w:ind w:left="1740" w:hanging="420"/>
      </w:pPr>
      <w:rPr>
        <w:rFonts w:ascii="Wingdings" w:hAnsi="Wingdings" w:hint="default"/>
      </w:rPr>
    </w:lvl>
    <w:lvl w:ilvl="3" w:tplc="858EFCAA" w:tentative="1">
      <w:start w:val="1"/>
      <w:numFmt w:val="bullet"/>
      <w:lvlText w:val=""/>
      <w:lvlJc w:val="left"/>
      <w:pPr>
        <w:ind w:left="2160" w:hanging="420"/>
      </w:pPr>
      <w:rPr>
        <w:rFonts w:ascii="Wingdings" w:hAnsi="Wingdings" w:hint="default"/>
      </w:rPr>
    </w:lvl>
    <w:lvl w:ilvl="4" w:tplc="B0F41FF0" w:tentative="1">
      <w:start w:val="1"/>
      <w:numFmt w:val="bullet"/>
      <w:lvlText w:val=""/>
      <w:lvlJc w:val="left"/>
      <w:pPr>
        <w:ind w:left="2580" w:hanging="420"/>
      </w:pPr>
      <w:rPr>
        <w:rFonts w:ascii="Wingdings" w:hAnsi="Wingdings" w:hint="default"/>
      </w:rPr>
    </w:lvl>
    <w:lvl w:ilvl="5" w:tplc="BF383B9C" w:tentative="1">
      <w:start w:val="1"/>
      <w:numFmt w:val="bullet"/>
      <w:lvlText w:val=""/>
      <w:lvlJc w:val="left"/>
      <w:pPr>
        <w:ind w:left="3000" w:hanging="420"/>
      </w:pPr>
      <w:rPr>
        <w:rFonts w:ascii="Wingdings" w:hAnsi="Wingdings" w:hint="default"/>
      </w:rPr>
    </w:lvl>
    <w:lvl w:ilvl="6" w:tplc="34786798" w:tentative="1">
      <w:start w:val="1"/>
      <w:numFmt w:val="bullet"/>
      <w:lvlText w:val=""/>
      <w:lvlJc w:val="left"/>
      <w:pPr>
        <w:ind w:left="3420" w:hanging="420"/>
      </w:pPr>
      <w:rPr>
        <w:rFonts w:ascii="Wingdings" w:hAnsi="Wingdings" w:hint="default"/>
      </w:rPr>
    </w:lvl>
    <w:lvl w:ilvl="7" w:tplc="D186B562" w:tentative="1">
      <w:start w:val="1"/>
      <w:numFmt w:val="bullet"/>
      <w:lvlText w:val=""/>
      <w:lvlJc w:val="left"/>
      <w:pPr>
        <w:ind w:left="3840" w:hanging="420"/>
      </w:pPr>
      <w:rPr>
        <w:rFonts w:ascii="Wingdings" w:hAnsi="Wingdings" w:hint="default"/>
      </w:rPr>
    </w:lvl>
    <w:lvl w:ilvl="8" w:tplc="FFA4E276" w:tentative="1">
      <w:start w:val="1"/>
      <w:numFmt w:val="bullet"/>
      <w:lvlText w:val=""/>
      <w:lvlJc w:val="left"/>
      <w:pPr>
        <w:ind w:left="4260" w:hanging="420"/>
      </w:pPr>
      <w:rPr>
        <w:rFonts w:ascii="Wingdings" w:hAnsi="Wingdings" w:hint="default"/>
      </w:rPr>
    </w:lvl>
  </w:abstractNum>
  <w:abstractNum w:abstractNumId="21">
    <w:nsid w:val="2C237CDD"/>
    <w:multiLevelType w:val="hybridMultilevel"/>
    <w:tmpl w:val="84343034"/>
    <w:lvl w:ilvl="0" w:tplc="FE3A7AE0">
      <w:start w:val="1"/>
      <w:numFmt w:val="decimal"/>
      <w:pStyle w:val="a0"/>
      <w:lvlText w:val="表%1"/>
      <w:lvlJc w:val="left"/>
      <w:pPr>
        <w:tabs>
          <w:tab w:val="num" w:pos="720"/>
        </w:tabs>
        <w:ind w:left="454" w:hanging="454"/>
      </w:pPr>
      <w:rPr>
        <w:rFonts w:hint="eastAsia"/>
      </w:rPr>
    </w:lvl>
    <w:lvl w:ilvl="1" w:tplc="6882CCA0" w:tentative="1">
      <w:start w:val="1"/>
      <w:numFmt w:val="lowerLetter"/>
      <w:lvlText w:val="%2)"/>
      <w:lvlJc w:val="left"/>
      <w:pPr>
        <w:tabs>
          <w:tab w:val="num" w:pos="840"/>
        </w:tabs>
        <w:ind w:left="840" w:hanging="420"/>
      </w:pPr>
    </w:lvl>
    <w:lvl w:ilvl="2" w:tplc="9E56E544" w:tentative="1">
      <w:start w:val="1"/>
      <w:numFmt w:val="lowerRoman"/>
      <w:lvlText w:val="%3."/>
      <w:lvlJc w:val="right"/>
      <w:pPr>
        <w:tabs>
          <w:tab w:val="num" w:pos="1260"/>
        </w:tabs>
        <w:ind w:left="1260" w:hanging="420"/>
      </w:pPr>
    </w:lvl>
    <w:lvl w:ilvl="3" w:tplc="0014734A" w:tentative="1">
      <w:start w:val="1"/>
      <w:numFmt w:val="decimal"/>
      <w:lvlText w:val="%4."/>
      <w:lvlJc w:val="left"/>
      <w:pPr>
        <w:tabs>
          <w:tab w:val="num" w:pos="1680"/>
        </w:tabs>
        <w:ind w:left="1680" w:hanging="420"/>
      </w:pPr>
    </w:lvl>
    <w:lvl w:ilvl="4" w:tplc="7C5E8096" w:tentative="1">
      <w:start w:val="1"/>
      <w:numFmt w:val="lowerLetter"/>
      <w:lvlText w:val="%5)"/>
      <w:lvlJc w:val="left"/>
      <w:pPr>
        <w:tabs>
          <w:tab w:val="num" w:pos="2100"/>
        </w:tabs>
        <w:ind w:left="2100" w:hanging="420"/>
      </w:pPr>
    </w:lvl>
    <w:lvl w:ilvl="5" w:tplc="72967F6E" w:tentative="1">
      <w:start w:val="1"/>
      <w:numFmt w:val="lowerRoman"/>
      <w:lvlText w:val="%6."/>
      <w:lvlJc w:val="right"/>
      <w:pPr>
        <w:tabs>
          <w:tab w:val="num" w:pos="2520"/>
        </w:tabs>
        <w:ind w:left="2520" w:hanging="420"/>
      </w:pPr>
    </w:lvl>
    <w:lvl w:ilvl="6" w:tplc="20C8075E" w:tentative="1">
      <w:start w:val="1"/>
      <w:numFmt w:val="decimal"/>
      <w:lvlText w:val="%7."/>
      <w:lvlJc w:val="left"/>
      <w:pPr>
        <w:tabs>
          <w:tab w:val="num" w:pos="2940"/>
        </w:tabs>
        <w:ind w:left="2940" w:hanging="420"/>
      </w:pPr>
    </w:lvl>
    <w:lvl w:ilvl="7" w:tplc="19D2EDD4" w:tentative="1">
      <w:start w:val="1"/>
      <w:numFmt w:val="lowerLetter"/>
      <w:lvlText w:val="%8)"/>
      <w:lvlJc w:val="left"/>
      <w:pPr>
        <w:tabs>
          <w:tab w:val="num" w:pos="3360"/>
        </w:tabs>
        <w:ind w:left="3360" w:hanging="420"/>
      </w:pPr>
    </w:lvl>
    <w:lvl w:ilvl="8" w:tplc="66BE01FC" w:tentative="1">
      <w:start w:val="1"/>
      <w:numFmt w:val="lowerRoman"/>
      <w:lvlText w:val="%9."/>
      <w:lvlJc w:val="right"/>
      <w:pPr>
        <w:tabs>
          <w:tab w:val="num" w:pos="3780"/>
        </w:tabs>
        <w:ind w:left="3780" w:hanging="420"/>
      </w:pPr>
    </w:lvl>
  </w:abstractNum>
  <w:abstractNum w:abstractNumId="22">
    <w:nsid w:val="2C44640E"/>
    <w:multiLevelType w:val="hybridMultilevel"/>
    <w:tmpl w:val="8A927E3A"/>
    <w:lvl w:ilvl="0" w:tplc="1AA2354C">
      <w:start w:val="1"/>
      <w:numFmt w:val="decimal"/>
      <w:lvlText w:val="%1)"/>
      <w:lvlJc w:val="left"/>
      <w:pPr>
        <w:ind w:left="540" w:hanging="420"/>
      </w:pPr>
      <w:rPr>
        <w:rFonts w:hint="eastAsia"/>
      </w:rPr>
    </w:lvl>
    <w:lvl w:ilvl="1" w:tplc="F49EFDE2" w:tentative="1">
      <w:start w:val="1"/>
      <w:numFmt w:val="lowerLetter"/>
      <w:lvlText w:val="%2)"/>
      <w:lvlJc w:val="left"/>
      <w:pPr>
        <w:ind w:left="1320" w:hanging="420"/>
      </w:pPr>
    </w:lvl>
    <w:lvl w:ilvl="2" w:tplc="4DB22264" w:tentative="1">
      <w:start w:val="1"/>
      <w:numFmt w:val="lowerRoman"/>
      <w:lvlText w:val="%3."/>
      <w:lvlJc w:val="right"/>
      <w:pPr>
        <w:ind w:left="1740" w:hanging="420"/>
      </w:pPr>
    </w:lvl>
    <w:lvl w:ilvl="3" w:tplc="E0663D3A" w:tentative="1">
      <w:start w:val="1"/>
      <w:numFmt w:val="decimal"/>
      <w:lvlText w:val="%4."/>
      <w:lvlJc w:val="left"/>
      <w:pPr>
        <w:ind w:left="2160" w:hanging="420"/>
      </w:pPr>
    </w:lvl>
    <w:lvl w:ilvl="4" w:tplc="400A4856" w:tentative="1">
      <w:start w:val="1"/>
      <w:numFmt w:val="lowerLetter"/>
      <w:lvlText w:val="%5)"/>
      <w:lvlJc w:val="left"/>
      <w:pPr>
        <w:ind w:left="2580" w:hanging="420"/>
      </w:pPr>
    </w:lvl>
    <w:lvl w:ilvl="5" w:tplc="5AC46B2A" w:tentative="1">
      <w:start w:val="1"/>
      <w:numFmt w:val="lowerRoman"/>
      <w:lvlText w:val="%6."/>
      <w:lvlJc w:val="right"/>
      <w:pPr>
        <w:ind w:left="3000" w:hanging="420"/>
      </w:pPr>
    </w:lvl>
    <w:lvl w:ilvl="6" w:tplc="A6BCF08A" w:tentative="1">
      <w:start w:val="1"/>
      <w:numFmt w:val="decimal"/>
      <w:lvlText w:val="%7."/>
      <w:lvlJc w:val="left"/>
      <w:pPr>
        <w:ind w:left="3420" w:hanging="420"/>
      </w:pPr>
    </w:lvl>
    <w:lvl w:ilvl="7" w:tplc="9320C5B0" w:tentative="1">
      <w:start w:val="1"/>
      <w:numFmt w:val="lowerLetter"/>
      <w:lvlText w:val="%8)"/>
      <w:lvlJc w:val="left"/>
      <w:pPr>
        <w:ind w:left="3840" w:hanging="420"/>
      </w:pPr>
    </w:lvl>
    <w:lvl w:ilvl="8" w:tplc="6C8A67AA" w:tentative="1">
      <w:start w:val="1"/>
      <w:numFmt w:val="lowerRoman"/>
      <w:lvlText w:val="%9."/>
      <w:lvlJc w:val="right"/>
      <w:pPr>
        <w:ind w:left="4260" w:hanging="420"/>
      </w:pPr>
    </w:lvl>
  </w:abstractNum>
  <w:abstractNum w:abstractNumId="23">
    <w:nsid w:val="2C880D19"/>
    <w:multiLevelType w:val="hybridMultilevel"/>
    <w:tmpl w:val="6DDC1AE0"/>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24">
    <w:nsid w:val="2DCC2216"/>
    <w:multiLevelType w:val="hybridMultilevel"/>
    <w:tmpl w:val="AFA4B6E6"/>
    <w:lvl w:ilvl="0" w:tplc="E482DCEE">
      <w:start w:val="1"/>
      <w:numFmt w:val="bullet"/>
      <w:pStyle w:val="4"/>
      <w:lvlText w:val=""/>
      <w:lvlJc w:val="left"/>
      <w:pPr>
        <w:tabs>
          <w:tab w:val="num" w:pos="902"/>
        </w:tabs>
        <w:ind w:left="902" w:hanging="420"/>
      </w:pPr>
      <w:rPr>
        <w:rFonts w:ascii="Wingdings" w:hAnsi="Wingdings" w:hint="default"/>
      </w:rPr>
    </w:lvl>
    <w:lvl w:ilvl="1" w:tplc="1D78F0FA">
      <w:start w:val="1"/>
      <w:numFmt w:val="bullet"/>
      <w:lvlText w:val=""/>
      <w:lvlJc w:val="left"/>
      <w:pPr>
        <w:tabs>
          <w:tab w:val="num" w:pos="840"/>
        </w:tabs>
        <w:ind w:left="840" w:hanging="420"/>
      </w:pPr>
      <w:rPr>
        <w:rFonts w:ascii="Wingdings" w:hAnsi="Wingdings" w:hint="default"/>
      </w:rPr>
    </w:lvl>
    <w:lvl w:ilvl="2" w:tplc="28742F74">
      <w:start w:val="1"/>
      <w:numFmt w:val="bullet"/>
      <w:lvlText w:val=""/>
      <w:lvlJc w:val="left"/>
      <w:pPr>
        <w:tabs>
          <w:tab w:val="num" w:pos="1260"/>
        </w:tabs>
        <w:ind w:left="1260" w:hanging="420"/>
      </w:pPr>
      <w:rPr>
        <w:rFonts w:ascii="Wingdings" w:hAnsi="Wingdings" w:hint="default"/>
      </w:rPr>
    </w:lvl>
    <w:lvl w:ilvl="3" w:tplc="CF905FD4" w:tentative="1">
      <w:start w:val="1"/>
      <w:numFmt w:val="bullet"/>
      <w:lvlText w:val=""/>
      <w:lvlJc w:val="left"/>
      <w:pPr>
        <w:tabs>
          <w:tab w:val="num" w:pos="1680"/>
        </w:tabs>
        <w:ind w:left="1680" w:hanging="420"/>
      </w:pPr>
      <w:rPr>
        <w:rFonts w:ascii="Wingdings" w:hAnsi="Wingdings" w:hint="default"/>
      </w:rPr>
    </w:lvl>
    <w:lvl w:ilvl="4" w:tplc="C0FC2C62" w:tentative="1">
      <w:start w:val="1"/>
      <w:numFmt w:val="bullet"/>
      <w:lvlText w:val=""/>
      <w:lvlJc w:val="left"/>
      <w:pPr>
        <w:tabs>
          <w:tab w:val="num" w:pos="2100"/>
        </w:tabs>
        <w:ind w:left="2100" w:hanging="420"/>
      </w:pPr>
      <w:rPr>
        <w:rFonts w:ascii="Wingdings" w:hAnsi="Wingdings" w:hint="default"/>
      </w:rPr>
    </w:lvl>
    <w:lvl w:ilvl="5" w:tplc="10BAEC66" w:tentative="1">
      <w:start w:val="1"/>
      <w:numFmt w:val="bullet"/>
      <w:lvlText w:val=""/>
      <w:lvlJc w:val="left"/>
      <w:pPr>
        <w:tabs>
          <w:tab w:val="num" w:pos="2520"/>
        </w:tabs>
        <w:ind w:left="2520" w:hanging="420"/>
      </w:pPr>
      <w:rPr>
        <w:rFonts w:ascii="Wingdings" w:hAnsi="Wingdings" w:hint="default"/>
      </w:rPr>
    </w:lvl>
    <w:lvl w:ilvl="6" w:tplc="C6D21A20" w:tentative="1">
      <w:start w:val="1"/>
      <w:numFmt w:val="bullet"/>
      <w:lvlText w:val=""/>
      <w:lvlJc w:val="left"/>
      <w:pPr>
        <w:tabs>
          <w:tab w:val="num" w:pos="2940"/>
        </w:tabs>
        <w:ind w:left="2940" w:hanging="420"/>
      </w:pPr>
      <w:rPr>
        <w:rFonts w:ascii="Wingdings" w:hAnsi="Wingdings" w:hint="default"/>
      </w:rPr>
    </w:lvl>
    <w:lvl w:ilvl="7" w:tplc="C3960600" w:tentative="1">
      <w:start w:val="1"/>
      <w:numFmt w:val="bullet"/>
      <w:lvlText w:val=""/>
      <w:lvlJc w:val="left"/>
      <w:pPr>
        <w:tabs>
          <w:tab w:val="num" w:pos="3360"/>
        </w:tabs>
        <w:ind w:left="3360" w:hanging="420"/>
      </w:pPr>
      <w:rPr>
        <w:rFonts w:ascii="Wingdings" w:hAnsi="Wingdings" w:hint="default"/>
      </w:rPr>
    </w:lvl>
    <w:lvl w:ilvl="8" w:tplc="78D2A98A" w:tentative="1">
      <w:start w:val="1"/>
      <w:numFmt w:val="bullet"/>
      <w:lvlText w:val=""/>
      <w:lvlJc w:val="left"/>
      <w:pPr>
        <w:tabs>
          <w:tab w:val="num" w:pos="3780"/>
        </w:tabs>
        <w:ind w:left="3780" w:hanging="420"/>
      </w:pPr>
      <w:rPr>
        <w:rFonts w:ascii="Wingdings" w:hAnsi="Wingdings" w:hint="default"/>
      </w:rPr>
    </w:lvl>
  </w:abstractNum>
  <w:abstractNum w:abstractNumId="25">
    <w:nsid w:val="2ED84994"/>
    <w:multiLevelType w:val="hybridMultilevel"/>
    <w:tmpl w:val="25CC4BE0"/>
    <w:lvl w:ilvl="0" w:tplc="943E7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FBE4388"/>
    <w:multiLevelType w:val="multilevel"/>
    <w:tmpl w:val="D28261C4"/>
    <w:styleLink w:val="ListLevel1"/>
    <w:lvl w:ilvl="0">
      <w:start w:val="1"/>
      <w:numFmt w:val="bullet"/>
      <w:lvlText w:val=""/>
      <w:lvlJc w:val="left"/>
      <w:pPr>
        <w:ind w:left="1185" w:hanging="360"/>
      </w:pPr>
      <w:rPr>
        <w:rFonts w:ascii="Arial" w:eastAsia="宋体" w:hAnsi="Arial" w:hint="default"/>
        <w:sz w:val="24"/>
      </w:rPr>
    </w:lvl>
    <w:lvl w:ilvl="1">
      <w:start w:val="1"/>
      <w:numFmt w:val="bullet"/>
      <w:lvlText w:val="o"/>
      <w:lvlJc w:val="left"/>
      <w:pPr>
        <w:ind w:left="1905" w:hanging="360"/>
      </w:pPr>
      <w:rPr>
        <w:rFonts w:ascii="Courier New" w:hAnsi="Courier New" w:cs="Courier New" w:hint="default"/>
      </w:rPr>
    </w:lvl>
    <w:lvl w:ilvl="2">
      <w:start w:val="1"/>
      <w:numFmt w:val="bullet"/>
      <w:lvlText w:val=""/>
      <w:lvlJc w:val="left"/>
      <w:pPr>
        <w:ind w:left="2625" w:hanging="360"/>
      </w:pPr>
      <w:rPr>
        <w:rFonts w:ascii="Wingdings" w:hAnsi="Wingdings" w:hint="default"/>
      </w:rPr>
    </w:lvl>
    <w:lvl w:ilvl="3">
      <w:start w:val="1"/>
      <w:numFmt w:val="bullet"/>
      <w:lvlText w:val=""/>
      <w:lvlJc w:val="left"/>
      <w:pPr>
        <w:ind w:left="3345" w:hanging="360"/>
      </w:pPr>
      <w:rPr>
        <w:rFonts w:ascii="Symbol" w:hAnsi="Symbol" w:hint="default"/>
      </w:rPr>
    </w:lvl>
    <w:lvl w:ilvl="4">
      <w:start w:val="1"/>
      <w:numFmt w:val="bullet"/>
      <w:lvlText w:val="o"/>
      <w:lvlJc w:val="left"/>
      <w:pPr>
        <w:ind w:left="4065" w:hanging="360"/>
      </w:pPr>
      <w:rPr>
        <w:rFonts w:ascii="Courier New" w:hAnsi="Courier New" w:cs="Courier New" w:hint="default"/>
      </w:rPr>
    </w:lvl>
    <w:lvl w:ilvl="5">
      <w:start w:val="1"/>
      <w:numFmt w:val="bullet"/>
      <w:lvlText w:val=""/>
      <w:lvlJc w:val="left"/>
      <w:pPr>
        <w:ind w:left="4785" w:hanging="360"/>
      </w:pPr>
      <w:rPr>
        <w:rFonts w:ascii="Wingdings" w:hAnsi="Wingdings" w:hint="default"/>
      </w:rPr>
    </w:lvl>
    <w:lvl w:ilvl="6">
      <w:start w:val="1"/>
      <w:numFmt w:val="bullet"/>
      <w:lvlText w:val=""/>
      <w:lvlJc w:val="left"/>
      <w:pPr>
        <w:ind w:left="5505" w:hanging="360"/>
      </w:pPr>
      <w:rPr>
        <w:rFonts w:ascii="Symbol" w:hAnsi="Symbol" w:hint="default"/>
      </w:rPr>
    </w:lvl>
    <w:lvl w:ilvl="7">
      <w:start w:val="1"/>
      <w:numFmt w:val="bullet"/>
      <w:lvlText w:val="o"/>
      <w:lvlJc w:val="left"/>
      <w:pPr>
        <w:ind w:left="6225" w:hanging="360"/>
      </w:pPr>
      <w:rPr>
        <w:rFonts w:ascii="Courier New" w:hAnsi="Courier New" w:cs="Courier New" w:hint="default"/>
      </w:rPr>
    </w:lvl>
    <w:lvl w:ilvl="8">
      <w:start w:val="1"/>
      <w:numFmt w:val="bullet"/>
      <w:lvlText w:val=""/>
      <w:lvlJc w:val="left"/>
      <w:pPr>
        <w:ind w:left="6945" w:hanging="360"/>
      </w:pPr>
      <w:rPr>
        <w:rFonts w:ascii="Wingdings" w:hAnsi="Wingdings" w:hint="default"/>
      </w:rPr>
    </w:lvl>
  </w:abstractNum>
  <w:abstractNum w:abstractNumId="27">
    <w:nsid w:val="3032358E"/>
    <w:multiLevelType w:val="hybridMultilevel"/>
    <w:tmpl w:val="9BB4ED02"/>
    <w:lvl w:ilvl="0" w:tplc="0AF25AE0">
      <w:start w:val="1"/>
      <w:numFmt w:val="bullet"/>
      <w:pStyle w:val="Bullet1"/>
      <w:lvlText w:val=""/>
      <w:lvlJc w:val="left"/>
      <w:pPr>
        <w:tabs>
          <w:tab w:val="num" w:pos="420"/>
        </w:tabs>
        <w:ind w:left="420" w:hanging="23"/>
      </w:pPr>
      <w:rPr>
        <w:rFonts w:ascii="Wingdings" w:hAnsi="Wingdings" w:hint="default"/>
      </w:rPr>
    </w:lvl>
    <w:lvl w:ilvl="1" w:tplc="AD260B1A" w:tentative="1">
      <w:start w:val="1"/>
      <w:numFmt w:val="bullet"/>
      <w:lvlText w:val=""/>
      <w:lvlJc w:val="left"/>
      <w:pPr>
        <w:tabs>
          <w:tab w:val="num" w:pos="840"/>
        </w:tabs>
        <w:ind w:left="840" w:hanging="420"/>
      </w:pPr>
      <w:rPr>
        <w:rFonts w:ascii="Wingdings" w:hAnsi="Wingdings" w:hint="default"/>
      </w:rPr>
    </w:lvl>
    <w:lvl w:ilvl="2" w:tplc="2AB6125A" w:tentative="1">
      <w:start w:val="1"/>
      <w:numFmt w:val="bullet"/>
      <w:lvlText w:val=""/>
      <w:lvlJc w:val="left"/>
      <w:pPr>
        <w:tabs>
          <w:tab w:val="num" w:pos="1260"/>
        </w:tabs>
        <w:ind w:left="1260" w:hanging="420"/>
      </w:pPr>
      <w:rPr>
        <w:rFonts w:ascii="Wingdings" w:hAnsi="Wingdings" w:hint="default"/>
      </w:rPr>
    </w:lvl>
    <w:lvl w:ilvl="3" w:tplc="5A6683E0" w:tentative="1">
      <w:start w:val="1"/>
      <w:numFmt w:val="bullet"/>
      <w:lvlText w:val=""/>
      <w:lvlJc w:val="left"/>
      <w:pPr>
        <w:tabs>
          <w:tab w:val="num" w:pos="1680"/>
        </w:tabs>
        <w:ind w:left="1680" w:hanging="420"/>
      </w:pPr>
      <w:rPr>
        <w:rFonts w:ascii="Wingdings" w:hAnsi="Wingdings" w:hint="default"/>
      </w:rPr>
    </w:lvl>
    <w:lvl w:ilvl="4" w:tplc="CE262854" w:tentative="1">
      <w:start w:val="1"/>
      <w:numFmt w:val="bullet"/>
      <w:lvlText w:val=""/>
      <w:lvlJc w:val="left"/>
      <w:pPr>
        <w:tabs>
          <w:tab w:val="num" w:pos="2100"/>
        </w:tabs>
        <w:ind w:left="2100" w:hanging="420"/>
      </w:pPr>
      <w:rPr>
        <w:rFonts w:ascii="Wingdings" w:hAnsi="Wingdings" w:hint="default"/>
      </w:rPr>
    </w:lvl>
    <w:lvl w:ilvl="5" w:tplc="A85EA84C" w:tentative="1">
      <w:start w:val="1"/>
      <w:numFmt w:val="bullet"/>
      <w:lvlText w:val=""/>
      <w:lvlJc w:val="left"/>
      <w:pPr>
        <w:tabs>
          <w:tab w:val="num" w:pos="2520"/>
        </w:tabs>
        <w:ind w:left="2520" w:hanging="420"/>
      </w:pPr>
      <w:rPr>
        <w:rFonts w:ascii="Wingdings" w:hAnsi="Wingdings" w:hint="default"/>
      </w:rPr>
    </w:lvl>
    <w:lvl w:ilvl="6" w:tplc="F270421A" w:tentative="1">
      <w:start w:val="1"/>
      <w:numFmt w:val="bullet"/>
      <w:lvlText w:val=""/>
      <w:lvlJc w:val="left"/>
      <w:pPr>
        <w:tabs>
          <w:tab w:val="num" w:pos="2940"/>
        </w:tabs>
        <w:ind w:left="2940" w:hanging="420"/>
      </w:pPr>
      <w:rPr>
        <w:rFonts w:ascii="Wingdings" w:hAnsi="Wingdings" w:hint="default"/>
      </w:rPr>
    </w:lvl>
    <w:lvl w:ilvl="7" w:tplc="46F69850" w:tentative="1">
      <w:start w:val="1"/>
      <w:numFmt w:val="bullet"/>
      <w:lvlText w:val=""/>
      <w:lvlJc w:val="left"/>
      <w:pPr>
        <w:tabs>
          <w:tab w:val="num" w:pos="3360"/>
        </w:tabs>
        <w:ind w:left="3360" w:hanging="420"/>
      </w:pPr>
      <w:rPr>
        <w:rFonts w:ascii="Wingdings" w:hAnsi="Wingdings" w:hint="default"/>
      </w:rPr>
    </w:lvl>
    <w:lvl w:ilvl="8" w:tplc="9F38977A" w:tentative="1">
      <w:start w:val="1"/>
      <w:numFmt w:val="bullet"/>
      <w:lvlText w:val=""/>
      <w:lvlJc w:val="left"/>
      <w:pPr>
        <w:tabs>
          <w:tab w:val="num" w:pos="3780"/>
        </w:tabs>
        <w:ind w:left="3780" w:hanging="420"/>
      </w:pPr>
      <w:rPr>
        <w:rFonts w:ascii="Wingdings" w:hAnsi="Wingdings" w:hint="default"/>
      </w:rPr>
    </w:lvl>
  </w:abstractNum>
  <w:abstractNum w:abstractNumId="28">
    <w:nsid w:val="315844D9"/>
    <w:multiLevelType w:val="hybridMultilevel"/>
    <w:tmpl w:val="2DBCE4C4"/>
    <w:lvl w:ilvl="0" w:tplc="7A301A76">
      <w:start w:val="1"/>
      <w:numFmt w:val="bullet"/>
      <w:pStyle w:val="zw1"/>
      <w:lvlText w:val=""/>
      <w:lvlJc w:val="left"/>
      <w:pPr>
        <w:tabs>
          <w:tab w:val="num" w:pos="60"/>
        </w:tabs>
        <w:ind w:left="60" w:hanging="420"/>
      </w:pPr>
      <w:rPr>
        <w:rFonts w:ascii="Wingdings" w:hAnsi="Wingdings" w:hint="default"/>
        <w:sz w:val="13"/>
        <w:szCs w:val="13"/>
      </w:rPr>
    </w:lvl>
    <w:lvl w:ilvl="1" w:tplc="7BC84DE6">
      <w:start w:val="1"/>
      <w:numFmt w:val="bullet"/>
      <w:lvlText w:val=""/>
      <w:lvlJc w:val="left"/>
      <w:pPr>
        <w:tabs>
          <w:tab w:val="num" w:pos="480"/>
        </w:tabs>
        <w:ind w:left="480" w:hanging="420"/>
      </w:pPr>
      <w:rPr>
        <w:rFonts w:ascii="Wingdings" w:hAnsi="Wingdings" w:hint="default"/>
        <w:sz w:val="13"/>
        <w:szCs w:val="13"/>
      </w:rPr>
    </w:lvl>
    <w:lvl w:ilvl="2" w:tplc="DC5EB270">
      <w:start w:val="1"/>
      <w:numFmt w:val="bullet"/>
      <w:lvlText w:val=""/>
      <w:lvlJc w:val="left"/>
      <w:pPr>
        <w:tabs>
          <w:tab w:val="num" w:pos="900"/>
        </w:tabs>
        <w:ind w:left="900" w:hanging="420"/>
      </w:pPr>
      <w:rPr>
        <w:rFonts w:ascii="Wingdings" w:hAnsi="Wingdings" w:hint="default"/>
      </w:rPr>
    </w:lvl>
    <w:lvl w:ilvl="3" w:tplc="ED8CB364">
      <w:start w:val="1"/>
      <w:numFmt w:val="bullet"/>
      <w:lvlText w:val=""/>
      <w:lvlJc w:val="left"/>
      <w:pPr>
        <w:tabs>
          <w:tab w:val="num" w:pos="1320"/>
        </w:tabs>
        <w:ind w:left="1320" w:hanging="420"/>
      </w:pPr>
      <w:rPr>
        <w:rFonts w:ascii="Wingdings" w:hAnsi="Wingdings" w:hint="default"/>
      </w:rPr>
    </w:lvl>
    <w:lvl w:ilvl="4" w:tplc="73748F4A" w:tentative="1">
      <w:start w:val="1"/>
      <w:numFmt w:val="bullet"/>
      <w:lvlText w:val=""/>
      <w:lvlJc w:val="left"/>
      <w:pPr>
        <w:tabs>
          <w:tab w:val="num" w:pos="1740"/>
        </w:tabs>
        <w:ind w:left="1740" w:hanging="420"/>
      </w:pPr>
      <w:rPr>
        <w:rFonts w:ascii="Wingdings" w:hAnsi="Wingdings" w:hint="default"/>
      </w:rPr>
    </w:lvl>
    <w:lvl w:ilvl="5" w:tplc="91AAABD0" w:tentative="1">
      <w:start w:val="1"/>
      <w:numFmt w:val="bullet"/>
      <w:lvlText w:val=""/>
      <w:lvlJc w:val="left"/>
      <w:pPr>
        <w:tabs>
          <w:tab w:val="num" w:pos="2160"/>
        </w:tabs>
        <w:ind w:left="2160" w:hanging="420"/>
      </w:pPr>
      <w:rPr>
        <w:rFonts w:ascii="Wingdings" w:hAnsi="Wingdings" w:hint="default"/>
      </w:rPr>
    </w:lvl>
    <w:lvl w:ilvl="6" w:tplc="BE7892E4" w:tentative="1">
      <w:start w:val="1"/>
      <w:numFmt w:val="bullet"/>
      <w:lvlText w:val=""/>
      <w:lvlJc w:val="left"/>
      <w:pPr>
        <w:tabs>
          <w:tab w:val="num" w:pos="2580"/>
        </w:tabs>
        <w:ind w:left="2580" w:hanging="420"/>
      </w:pPr>
      <w:rPr>
        <w:rFonts w:ascii="Wingdings" w:hAnsi="Wingdings" w:hint="default"/>
      </w:rPr>
    </w:lvl>
    <w:lvl w:ilvl="7" w:tplc="C7EEA67C" w:tentative="1">
      <w:start w:val="1"/>
      <w:numFmt w:val="bullet"/>
      <w:lvlText w:val=""/>
      <w:lvlJc w:val="left"/>
      <w:pPr>
        <w:tabs>
          <w:tab w:val="num" w:pos="3000"/>
        </w:tabs>
        <w:ind w:left="3000" w:hanging="420"/>
      </w:pPr>
      <w:rPr>
        <w:rFonts w:ascii="Wingdings" w:hAnsi="Wingdings" w:hint="default"/>
      </w:rPr>
    </w:lvl>
    <w:lvl w:ilvl="8" w:tplc="80AA70FA" w:tentative="1">
      <w:start w:val="1"/>
      <w:numFmt w:val="bullet"/>
      <w:lvlText w:val=""/>
      <w:lvlJc w:val="left"/>
      <w:pPr>
        <w:tabs>
          <w:tab w:val="num" w:pos="3420"/>
        </w:tabs>
        <w:ind w:left="3420" w:hanging="420"/>
      </w:pPr>
      <w:rPr>
        <w:rFonts w:ascii="Wingdings" w:hAnsi="Wingdings" w:hint="default"/>
      </w:rPr>
    </w:lvl>
  </w:abstractNum>
  <w:abstractNum w:abstractNumId="29">
    <w:nsid w:val="31BA702C"/>
    <w:multiLevelType w:val="hybridMultilevel"/>
    <w:tmpl w:val="48986800"/>
    <w:lvl w:ilvl="0" w:tplc="04090001">
      <w:start w:val="1"/>
      <w:numFmt w:val="bullet"/>
      <w:lvlText w:val=""/>
      <w:lvlJc w:val="left"/>
      <w:pPr>
        <w:tabs>
          <w:tab w:val="num" w:pos="804"/>
        </w:tabs>
        <w:ind w:left="804" w:hanging="360"/>
      </w:pPr>
      <w:rPr>
        <w:rFonts w:ascii="Symbol" w:hAnsi="Symbol" w:hint="default"/>
      </w:rPr>
    </w:lvl>
    <w:lvl w:ilvl="1" w:tplc="04090003">
      <w:start w:val="1"/>
      <w:numFmt w:val="bullet"/>
      <w:lvlText w:val="o"/>
      <w:lvlJc w:val="left"/>
      <w:pPr>
        <w:tabs>
          <w:tab w:val="num" w:pos="1524"/>
        </w:tabs>
        <w:ind w:left="1524" w:hanging="360"/>
      </w:pPr>
      <w:rPr>
        <w:rFonts w:ascii="Courier New" w:hAnsi="Courier New" w:cs="Courier New" w:hint="default"/>
      </w:rPr>
    </w:lvl>
    <w:lvl w:ilvl="2" w:tplc="04090005">
      <w:start w:val="1"/>
      <w:numFmt w:val="bullet"/>
      <w:lvlText w:val=""/>
      <w:lvlJc w:val="left"/>
      <w:pPr>
        <w:tabs>
          <w:tab w:val="num" w:pos="2244"/>
        </w:tabs>
        <w:ind w:left="2244" w:hanging="360"/>
      </w:pPr>
      <w:rPr>
        <w:rFonts w:ascii="Wingdings" w:hAnsi="Wingdings" w:hint="default"/>
      </w:rPr>
    </w:lvl>
    <w:lvl w:ilvl="3" w:tplc="04090001" w:tentative="1">
      <w:start w:val="1"/>
      <w:numFmt w:val="bullet"/>
      <w:lvlText w:val=""/>
      <w:lvlJc w:val="left"/>
      <w:pPr>
        <w:tabs>
          <w:tab w:val="num" w:pos="2964"/>
        </w:tabs>
        <w:ind w:left="2964" w:hanging="360"/>
      </w:pPr>
      <w:rPr>
        <w:rFonts w:ascii="Symbol" w:hAnsi="Symbol" w:hint="default"/>
      </w:rPr>
    </w:lvl>
    <w:lvl w:ilvl="4" w:tplc="04090003" w:tentative="1">
      <w:start w:val="1"/>
      <w:numFmt w:val="bullet"/>
      <w:lvlText w:val="o"/>
      <w:lvlJc w:val="left"/>
      <w:pPr>
        <w:tabs>
          <w:tab w:val="num" w:pos="3684"/>
        </w:tabs>
        <w:ind w:left="3684" w:hanging="360"/>
      </w:pPr>
      <w:rPr>
        <w:rFonts w:ascii="Courier New" w:hAnsi="Courier New" w:cs="Courier New" w:hint="default"/>
      </w:rPr>
    </w:lvl>
    <w:lvl w:ilvl="5" w:tplc="04090005" w:tentative="1">
      <w:start w:val="1"/>
      <w:numFmt w:val="bullet"/>
      <w:lvlText w:val=""/>
      <w:lvlJc w:val="left"/>
      <w:pPr>
        <w:tabs>
          <w:tab w:val="num" w:pos="4404"/>
        </w:tabs>
        <w:ind w:left="4404" w:hanging="360"/>
      </w:pPr>
      <w:rPr>
        <w:rFonts w:ascii="Wingdings" w:hAnsi="Wingdings" w:hint="default"/>
      </w:rPr>
    </w:lvl>
    <w:lvl w:ilvl="6" w:tplc="04090001" w:tentative="1">
      <w:start w:val="1"/>
      <w:numFmt w:val="bullet"/>
      <w:lvlText w:val=""/>
      <w:lvlJc w:val="left"/>
      <w:pPr>
        <w:tabs>
          <w:tab w:val="num" w:pos="5124"/>
        </w:tabs>
        <w:ind w:left="5124" w:hanging="360"/>
      </w:pPr>
      <w:rPr>
        <w:rFonts w:ascii="Symbol" w:hAnsi="Symbol" w:hint="default"/>
      </w:rPr>
    </w:lvl>
    <w:lvl w:ilvl="7" w:tplc="04090003" w:tentative="1">
      <w:start w:val="1"/>
      <w:numFmt w:val="bullet"/>
      <w:lvlText w:val="o"/>
      <w:lvlJc w:val="left"/>
      <w:pPr>
        <w:tabs>
          <w:tab w:val="num" w:pos="5844"/>
        </w:tabs>
        <w:ind w:left="5844" w:hanging="360"/>
      </w:pPr>
      <w:rPr>
        <w:rFonts w:ascii="Courier New" w:hAnsi="Courier New" w:cs="Courier New" w:hint="default"/>
      </w:rPr>
    </w:lvl>
    <w:lvl w:ilvl="8" w:tplc="04090005" w:tentative="1">
      <w:start w:val="1"/>
      <w:numFmt w:val="bullet"/>
      <w:lvlText w:val=""/>
      <w:lvlJc w:val="left"/>
      <w:pPr>
        <w:tabs>
          <w:tab w:val="num" w:pos="6564"/>
        </w:tabs>
        <w:ind w:left="6564" w:hanging="360"/>
      </w:pPr>
      <w:rPr>
        <w:rFonts w:ascii="Wingdings" w:hAnsi="Wingdings" w:hint="default"/>
      </w:rPr>
    </w:lvl>
  </w:abstractNum>
  <w:abstractNum w:abstractNumId="30">
    <w:nsid w:val="343647FC"/>
    <w:multiLevelType w:val="hybridMultilevel"/>
    <w:tmpl w:val="AE243076"/>
    <w:lvl w:ilvl="0" w:tplc="A162C728">
      <w:start w:val="1"/>
      <w:numFmt w:val="upperLetter"/>
      <w:lvlText w:val="（%1）"/>
      <w:lvlJc w:val="left"/>
      <w:pPr>
        <w:tabs>
          <w:tab w:val="num" w:pos="1215"/>
        </w:tabs>
        <w:ind w:left="1215" w:hanging="720"/>
      </w:pPr>
      <w:rPr>
        <w:rFonts w:hint="default"/>
      </w:rPr>
    </w:lvl>
    <w:lvl w:ilvl="1" w:tplc="FC88BAA0">
      <w:start w:val="1"/>
      <w:numFmt w:val="decimal"/>
      <w:lvlText w:val="(%2)"/>
      <w:lvlJc w:val="left"/>
      <w:pPr>
        <w:tabs>
          <w:tab w:val="num" w:pos="1200"/>
        </w:tabs>
        <w:ind w:left="1200" w:hanging="780"/>
      </w:pPr>
      <w:rPr>
        <w:rFonts w:hint="default"/>
      </w:rPr>
    </w:lvl>
    <w:lvl w:ilvl="2" w:tplc="87764EF2">
      <w:start w:val="1"/>
      <w:numFmt w:val="decimal"/>
      <w:lvlText w:val="（%3）"/>
      <w:lvlJc w:val="left"/>
      <w:pPr>
        <w:tabs>
          <w:tab w:val="num" w:pos="1680"/>
        </w:tabs>
        <w:ind w:left="1680" w:hanging="840"/>
      </w:pPr>
      <w:rPr>
        <w:rFonts w:ascii="宋体" w:eastAsia="宋体" w:hAnsi="宋体" w:cs="宋体"/>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34C80B06"/>
    <w:multiLevelType w:val="hybridMultilevel"/>
    <w:tmpl w:val="6B0E9436"/>
    <w:lvl w:ilvl="0" w:tplc="A2C87F9C">
      <w:start w:val="1"/>
      <w:numFmt w:val="bullet"/>
      <w:pStyle w:val="2"/>
      <w:lvlText w:val=""/>
      <w:lvlJc w:val="left"/>
      <w:pPr>
        <w:tabs>
          <w:tab w:val="num" w:pos="760"/>
        </w:tabs>
        <w:ind w:left="400" w:firstLine="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start w:val="1"/>
      <w:numFmt w:val="bullet"/>
      <w:lvlText w:val=""/>
      <w:lvlJc w:val="left"/>
      <w:pPr>
        <w:tabs>
          <w:tab w:val="num" w:pos="2520"/>
        </w:tabs>
        <w:ind w:left="2520" w:hanging="420"/>
      </w:pPr>
      <w:rPr>
        <w:rFonts w:ascii="Wingdings" w:hAnsi="Wingdings" w:hint="default"/>
      </w:rPr>
    </w:lvl>
    <w:lvl w:ilvl="6" w:tplc="FFFFFFFF">
      <w:start w:val="1"/>
      <w:numFmt w:val="bullet"/>
      <w:lvlText w:val=""/>
      <w:lvlJc w:val="left"/>
      <w:pPr>
        <w:tabs>
          <w:tab w:val="num" w:pos="2940"/>
        </w:tabs>
        <w:ind w:left="2940" w:hanging="420"/>
      </w:pPr>
      <w:rPr>
        <w:rFonts w:ascii="Wingdings" w:hAnsi="Wingdings" w:hint="default"/>
      </w:rPr>
    </w:lvl>
    <w:lvl w:ilvl="7" w:tplc="FFFFFFFF">
      <w:start w:val="1"/>
      <w:numFmt w:val="bullet"/>
      <w:lvlText w:val=""/>
      <w:lvlJc w:val="left"/>
      <w:pPr>
        <w:tabs>
          <w:tab w:val="num" w:pos="3360"/>
        </w:tabs>
        <w:ind w:left="3360" w:hanging="420"/>
      </w:pPr>
      <w:rPr>
        <w:rFonts w:ascii="Wingdings" w:hAnsi="Wingdings" w:hint="default"/>
      </w:rPr>
    </w:lvl>
    <w:lvl w:ilvl="8" w:tplc="FFFFFFFF">
      <w:start w:val="1"/>
      <w:numFmt w:val="bullet"/>
      <w:lvlText w:val=""/>
      <w:lvlJc w:val="left"/>
      <w:pPr>
        <w:tabs>
          <w:tab w:val="num" w:pos="3780"/>
        </w:tabs>
        <w:ind w:left="3780" w:hanging="420"/>
      </w:pPr>
      <w:rPr>
        <w:rFonts w:ascii="Wingdings" w:hAnsi="Wingdings" w:hint="default"/>
      </w:rPr>
    </w:lvl>
  </w:abstractNum>
  <w:abstractNum w:abstractNumId="32">
    <w:nsid w:val="34FA11FC"/>
    <w:multiLevelType w:val="hybridMultilevel"/>
    <w:tmpl w:val="42284A78"/>
    <w:lvl w:ilvl="0" w:tplc="04090011">
      <w:start w:val="1"/>
      <w:numFmt w:val="decimal"/>
      <w:lvlText w:val="（%1）"/>
      <w:lvlJc w:val="left"/>
      <w:pPr>
        <w:ind w:left="1200" w:hanging="720"/>
      </w:pPr>
      <w:rPr>
        <w:rFonts w:hint="default"/>
      </w:rPr>
    </w:lvl>
    <w:lvl w:ilvl="1" w:tplc="6A141692" w:tentative="1">
      <w:start w:val="1"/>
      <w:numFmt w:val="lowerLetter"/>
      <w:lvlText w:val="%2)"/>
      <w:lvlJc w:val="left"/>
      <w:pPr>
        <w:ind w:left="1320" w:hanging="420"/>
      </w:pPr>
    </w:lvl>
    <w:lvl w:ilvl="2" w:tplc="23141820" w:tentative="1">
      <w:start w:val="1"/>
      <w:numFmt w:val="lowerRoman"/>
      <w:lvlText w:val="%3."/>
      <w:lvlJc w:val="right"/>
      <w:pPr>
        <w:ind w:left="1740" w:hanging="420"/>
      </w:pPr>
    </w:lvl>
    <w:lvl w:ilvl="3" w:tplc="D2DE4ACE" w:tentative="1">
      <w:start w:val="1"/>
      <w:numFmt w:val="decimal"/>
      <w:lvlText w:val="%4."/>
      <w:lvlJc w:val="left"/>
      <w:pPr>
        <w:ind w:left="2160" w:hanging="420"/>
      </w:pPr>
    </w:lvl>
    <w:lvl w:ilvl="4" w:tplc="414C5086" w:tentative="1">
      <w:start w:val="1"/>
      <w:numFmt w:val="lowerLetter"/>
      <w:lvlText w:val="%5)"/>
      <w:lvlJc w:val="left"/>
      <w:pPr>
        <w:ind w:left="2580" w:hanging="420"/>
      </w:pPr>
    </w:lvl>
    <w:lvl w:ilvl="5" w:tplc="78386CE8" w:tentative="1">
      <w:start w:val="1"/>
      <w:numFmt w:val="lowerRoman"/>
      <w:lvlText w:val="%6."/>
      <w:lvlJc w:val="right"/>
      <w:pPr>
        <w:ind w:left="3000" w:hanging="420"/>
      </w:pPr>
    </w:lvl>
    <w:lvl w:ilvl="6" w:tplc="794E13C8" w:tentative="1">
      <w:start w:val="1"/>
      <w:numFmt w:val="decimal"/>
      <w:lvlText w:val="%7."/>
      <w:lvlJc w:val="left"/>
      <w:pPr>
        <w:ind w:left="3420" w:hanging="420"/>
      </w:pPr>
    </w:lvl>
    <w:lvl w:ilvl="7" w:tplc="302EE248" w:tentative="1">
      <w:start w:val="1"/>
      <w:numFmt w:val="lowerLetter"/>
      <w:lvlText w:val="%8)"/>
      <w:lvlJc w:val="left"/>
      <w:pPr>
        <w:ind w:left="3840" w:hanging="420"/>
      </w:pPr>
    </w:lvl>
    <w:lvl w:ilvl="8" w:tplc="637266CA" w:tentative="1">
      <w:start w:val="1"/>
      <w:numFmt w:val="lowerRoman"/>
      <w:lvlText w:val="%9."/>
      <w:lvlJc w:val="right"/>
      <w:pPr>
        <w:ind w:left="4260" w:hanging="420"/>
      </w:pPr>
    </w:lvl>
  </w:abstractNum>
  <w:abstractNum w:abstractNumId="33">
    <w:nsid w:val="375E5143"/>
    <w:multiLevelType w:val="hybridMultilevel"/>
    <w:tmpl w:val="7796283C"/>
    <w:lvl w:ilvl="0" w:tplc="DF229BD6">
      <w:start w:val="1"/>
      <w:numFmt w:val="decimal"/>
      <w:pStyle w:val="a1"/>
      <w:lvlText w:val="图%1"/>
      <w:lvlJc w:val="left"/>
      <w:pPr>
        <w:tabs>
          <w:tab w:val="num" w:pos="420"/>
        </w:tabs>
        <w:ind w:left="420" w:hanging="420"/>
      </w:pPr>
      <w:rPr>
        <w:rFonts w:ascii="Times New Roman" w:eastAsia="楷体_GB2312" w:hAnsi="Times New Roman" w:hint="default"/>
        <w:b w:val="0"/>
        <w:i w:val="0"/>
        <w:sz w:val="21"/>
      </w:rPr>
    </w:lvl>
    <w:lvl w:ilvl="1" w:tplc="D1F063B6">
      <w:start w:val="1"/>
      <w:numFmt w:val="decimal"/>
      <w:lvlText w:val="%2、"/>
      <w:lvlJc w:val="left"/>
      <w:pPr>
        <w:tabs>
          <w:tab w:val="num" w:pos="780"/>
        </w:tabs>
        <w:ind w:left="780" w:hanging="360"/>
      </w:pPr>
      <w:rPr>
        <w:rFonts w:hint="eastAsia"/>
      </w:rPr>
    </w:lvl>
    <w:lvl w:ilvl="2" w:tplc="9C12012E">
      <w:start w:val="1"/>
      <w:numFmt w:val="bullet"/>
      <w:lvlText w:val=""/>
      <w:lvlJc w:val="left"/>
      <w:pPr>
        <w:tabs>
          <w:tab w:val="num" w:pos="1260"/>
        </w:tabs>
        <w:ind w:left="1260" w:hanging="420"/>
      </w:pPr>
      <w:rPr>
        <w:rFonts w:ascii="Wingdings" w:hAnsi="Wingdings" w:hint="default"/>
      </w:rPr>
    </w:lvl>
    <w:lvl w:ilvl="3" w:tplc="ACDE6CFE" w:tentative="1">
      <w:start w:val="1"/>
      <w:numFmt w:val="decimal"/>
      <w:lvlText w:val="%4."/>
      <w:lvlJc w:val="left"/>
      <w:pPr>
        <w:tabs>
          <w:tab w:val="num" w:pos="1680"/>
        </w:tabs>
        <w:ind w:left="1680" w:hanging="420"/>
      </w:pPr>
    </w:lvl>
    <w:lvl w:ilvl="4" w:tplc="DFDCB68A" w:tentative="1">
      <w:start w:val="1"/>
      <w:numFmt w:val="lowerLetter"/>
      <w:lvlText w:val="%5)"/>
      <w:lvlJc w:val="left"/>
      <w:pPr>
        <w:tabs>
          <w:tab w:val="num" w:pos="2100"/>
        </w:tabs>
        <w:ind w:left="2100" w:hanging="420"/>
      </w:pPr>
    </w:lvl>
    <w:lvl w:ilvl="5" w:tplc="73563194" w:tentative="1">
      <w:start w:val="1"/>
      <w:numFmt w:val="lowerRoman"/>
      <w:lvlText w:val="%6."/>
      <w:lvlJc w:val="right"/>
      <w:pPr>
        <w:tabs>
          <w:tab w:val="num" w:pos="2520"/>
        </w:tabs>
        <w:ind w:left="2520" w:hanging="420"/>
      </w:pPr>
    </w:lvl>
    <w:lvl w:ilvl="6" w:tplc="47FAA38A" w:tentative="1">
      <w:start w:val="1"/>
      <w:numFmt w:val="decimal"/>
      <w:lvlText w:val="%7."/>
      <w:lvlJc w:val="left"/>
      <w:pPr>
        <w:tabs>
          <w:tab w:val="num" w:pos="2940"/>
        </w:tabs>
        <w:ind w:left="2940" w:hanging="420"/>
      </w:pPr>
    </w:lvl>
    <w:lvl w:ilvl="7" w:tplc="98DA4D7A" w:tentative="1">
      <w:start w:val="1"/>
      <w:numFmt w:val="lowerLetter"/>
      <w:lvlText w:val="%8)"/>
      <w:lvlJc w:val="left"/>
      <w:pPr>
        <w:tabs>
          <w:tab w:val="num" w:pos="3360"/>
        </w:tabs>
        <w:ind w:left="3360" w:hanging="420"/>
      </w:pPr>
    </w:lvl>
    <w:lvl w:ilvl="8" w:tplc="96E66D66" w:tentative="1">
      <w:start w:val="1"/>
      <w:numFmt w:val="lowerRoman"/>
      <w:lvlText w:val="%9."/>
      <w:lvlJc w:val="right"/>
      <w:pPr>
        <w:tabs>
          <w:tab w:val="num" w:pos="3780"/>
        </w:tabs>
        <w:ind w:left="3780" w:hanging="420"/>
      </w:pPr>
    </w:lvl>
  </w:abstractNum>
  <w:abstractNum w:abstractNumId="34">
    <w:nsid w:val="37C53DC6"/>
    <w:multiLevelType w:val="hybridMultilevel"/>
    <w:tmpl w:val="B5FC1D60"/>
    <w:lvl w:ilvl="0" w:tplc="6068CD74">
      <w:start w:val="1"/>
      <w:numFmt w:val="decimal"/>
      <w:lvlText w:val="（%1）"/>
      <w:lvlJc w:val="left"/>
      <w:pPr>
        <w:ind w:left="1515" w:hanging="1035"/>
      </w:pPr>
      <w:rPr>
        <w:rFonts w:hint="default"/>
      </w:rPr>
    </w:lvl>
    <w:lvl w:ilvl="1" w:tplc="5C7C9C48" w:tentative="1">
      <w:start w:val="1"/>
      <w:numFmt w:val="lowerLetter"/>
      <w:lvlText w:val="%2)"/>
      <w:lvlJc w:val="left"/>
      <w:pPr>
        <w:ind w:left="1320" w:hanging="420"/>
      </w:pPr>
    </w:lvl>
    <w:lvl w:ilvl="2" w:tplc="F17015AA" w:tentative="1">
      <w:start w:val="1"/>
      <w:numFmt w:val="lowerRoman"/>
      <w:lvlText w:val="%3."/>
      <w:lvlJc w:val="right"/>
      <w:pPr>
        <w:ind w:left="1740" w:hanging="420"/>
      </w:pPr>
    </w:lvl>
    <w:lvl w:ilvl="3" w:tplc="60086830" w:tentative="1">
      <w:start w:val="1"/>
      <w:numFmt w:val="decimal"/>
      <w:lvlText w:val="%4."/>
      <w:lvlJc w:val="left"/>
      <w:pPr>
        <w:ind w:left="2160" w:hanging="420"/>
      </w:pPr>
    </w:lvl>
    <w:lvl w:ilvl="4" w:tplc="7E7012B4" w:tentative="1">
      <w:start w:val="1"/>
      <w:numFmt w:val="lowerLetter"/>
      <w:lvlText w:val="%5)"/>
      <w:lvlJc w:val="left"/>
      <w:pPr>
        <w:ind w:left="2580" w:hanging="420"/>
      </w:pPr>
    </w:lvl>
    <w:lvl w:ilvl="5" w:tplc="F5961426" w:tentative="1">
      <w:start w:val="1"/>
      <w:numFmt w:val="lowerRoman"/>
      <w:lvlText w:val="%6."/>
      <w:lvlJc w:val="right"/>
      <w:pPr>
        <w:ind w:left="3000" w:hanging="420"/>
      </w:pPr>
    </w:lvl>
    <w:lvl w:ilvl="6" w:tplc="55527DB8" w:tentative="1">
      <w:start w:val="1"/>
      <w:numFmt w:val="decimal"/>
      <w:lvlText w:val="%7."/>
      <w:lvlJc w:val="left"/>
      <w:pPr>
        <w:ind w:left="3420" w:hanging="420"/>
      </w:pPr>
    </w:lvl>
    <w:lvl w:ilvl="7" w:tplc="A2307E28" w:tentative="1">
      <w:start w:val="1"/>
      <w:numFmt w:val="lowerLetter"/>
      <w:lvlText w:val="%8)"/>
      <w:lvlJc w:val="left"/>
      <w:pPr>
        <w:ind w:left="3840" w:hanging="420"/>
      </w:pPr>
    </w:lvl>
    <w:lvl w:ilvl="8" w:tplc="2A8A6C3C" w:tentative="1">
      <w:start w:val="1"/>
      <w:numFmt w:val="lowerRoman"/>
      <w:lvlText w:val="%9."/>
      <w:lvlJc w:val="right"/>
      <w:pPr>
        <w:ind w:left="4260" w:hanging="420"/>
      </w:pPr>
    </w:lvl>
  </w:abstractNum>
  <w:abstractNum w:abstractNumId="35">
    <w:nsid w:val="38A55413"/>
    <w:multiLevelType w:val="multilevel"/>
    <w:tmpl w:val="38A55413"/>
    <w:lvl w:ilvl="0">
      <w:start w:val="1"/>
      <w:numFmt w:val="decimal"/>
      <w:lvlText w:val="%1"/>
      <w:lvlJc w:val="left"/>
      <w:pPr>
        <w:tabs>
          <w:tab w:val="num" w:pos="864"/>
        </w:tabs>
        <w:ind w:left="864" w:hanging="864"/>
      </w:pPr>
      <w:rPr>
        <w:rFonts w:hint="eastAsia"/>
      </w:rPr>
    </w:lvl>
    <w:lvl w:ilvl="1">
      <w:start w:val="1"/>
      <w:numFmt w:val="decimal"/>
      <w:lvlText w:val="%1.%2"/>
      <w:lvlJc w:val="left"/>
      <w:pPr>
        <w:tabs>
          <w:tab w:val="num" w:pos="864"/>
        </w:tabs>
        <w:ind w:left="864" w:hanging="864"/>
      </w:pPr>
      <w:rPr>
        <w:rFonts w:hint="eastAsia"/>
      </w:rPr>
    </w:lvl>
    <w:lvl w:ilvl="2">
      <w:start w:val="1"/>
      <w:numFmt w:val="decimal"/>
      <w:lvlText w:val="%1.%2.%3"/>
      <w:lvlJc w:val="left"/>
      <w:pPr>
        <w:tabs>
          <w:tab w:val="num" w:pos="864"/>
        </w:tabs>
        <w:ind w:left="864" w:hanging="864"/>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6">
    <w:nsid w:val="43E56F99"/>
    <w:multiLevelType w:val="hybridMultilevel"/>
    <w:tmpl w:val="2416C1D4"/>
    <w:lvl w:ilvl="0" w:tplc="6E042B48">
      <w:start w:val="1"/>
      <w:numFmt w:val="decimal"/>
      <w:pStyle w:val="-"/>
      <w:lvlText w:val="%1）"/>
      <w:lvlJc w:val="left"/>
      <w:pPr>
        <w:tabs>
          <w:tab w:val="num" w:pos="784"/>
        </w:tabs>
        <w:ind w:left="784" w:hanging="360"/>
      </w:pPr>
      <w:rPr>
        <w:rFonts w:ascii="Times New Roman" w:eastAsia="宋体" w:hAnsi="Times New Roman" w:hint="default"/>
        <w:sz w:val="21"/>
      </w:rPr>
    </w:lvl>
    <w:lvl w:ilvl="1" w:tplc="04090019">
      <w:start w:val="1"/>
      <w:numFmt w:val="decimalEnclosedCircle"/>
      <w:lvlText w:val="%2"/>
      <w:lvlJc w:val="left"/>
      <w:pPr>
        <w:tabs>
          <w:tab w:val="num" w:pos="1504"/>
        </w:tabs>
        <w:ind w:left="1504" w:hanging="360"/>
      </w:pPr>
      <w:rPr>
        <w:rFonts w:hint="eastAsia"/>
      </w:rPr>
    </w:lvl>
    <w:lvl w:ilvl="2" w:tplc="0409001B" w:tentative="1">
      <w:start w:val="1"/>
      <w:numFmt w:val="lowerRoman"/>
      <w:lvlText w:val="%3."/>
      <w:lvlJc w:val="right"/>
      <w:pPr>
        <w:tabs>
          <w:tab w:val="num" w:pos="2224"/>
        </w:tabs>
        <w:ind w:left="2224" w:hanging="180"/>
      </w:pPr>
    </w:lvl>
    <w:lvl w:ilvl="3" w:tplc="0409000F" w:tentative="1">
      <w:start w:val="1"/>
      <w:numFmt w:val="decimal"/>
      <w:lvlText w:val="%4."/>
      <w:lvlJc w:val="left"/>
      <w:pPr>
        <w:tabs>
          <w:tab w:val="num" w:pos="2944"/>
        </w:tabs>
        <w:ind w:left="2944" w:hanging="360"/>
      </w:pPr>
    </w:lvl>
    <w:lvl w:ilvl="4" w:tplc="04090019" w:tentative="1">
      <w:start w:val="1"/>
      <w:numFmt w:val="lowerLetter"/>
      <w:lvlText w:val="%5."/>
      <w:lvlJc w:val="left"/>
      <w:pPr>
        <w:tabs>
          <w:tab w:val="num" w:pos="3664"/>
        </w:tabs>
        <w:ind w:left="3664" w:hanging="360"/>
      </w:pPr>
    </w:lvl>
    <w:lvl w:ilvl="5" w:tplc="0409001B" w:tentative="1">
      <w:start w:val="1"/>
      <w:numFmt w:val="lowerRoman"/>
      <w:lvlText w:val="%6."/>
      <w:lvlJc w:val="right"/>
      <w:pPr>
        <w:tabs>
          <w:tab w:val="num" w:pos="4384"/>
        </w:tabs>
        <w:ind w:left="4384" w:hanging="180"/>
      </w:pPr>
    </w:lvl>
    <w:lvl w:ilvl="6" w:tplc="0409000F" w:tentative="1">
      <w:start w:val="1"/>
      <w:numFmt w:val="decimal"/>
      <w:lvlText w:val="%7."/>
      <w:lvlJc w:val="left"/>
      <w:pPr>
        <w:tabs>
          <w:tab w:val="num" w:pos="5104"/>
        </w:tabs>
        <w:ind w:left="5104" w:hanging="360"/>
      </w:pPr>
    </w:lvl>
    <w:lvl w:ilvl="7" w:tplc="04090019" w:tentative="1">
      <w:start w:val="1"/>
      <w:numFmt w:val="lowerLetter"/>
      <w:lvlText w:val="%8."/>
      <w:lvlJc w:val="left"/>
      <w:pPr>
        <w:tabs>
          <w:tab w:val="num" w:pos="5824"/>
        </w:tabs>
        <w:ind w:left="5824" w:hanging="360"/>
      </w:pPr>
    </w:lvl>
    <w:lvl w:ilvl="8" w:tplc="0409001B" w:tentative="1">
      <w:start w:val="1"/>
      <w:numFmt w:val="lowerRoman"/>
      <w:lvlText w:val="%9."/>
      <w:lvlJc w:val="right"/>
      <w:pPr>
        <w:tabs>
          <w:tab w:val="num" w:pos="6544"/>
        </w:tabs>
        <w:ind w:left="6544" w:hanging="180"/>
      </w:pPr>
    </w:lvl>
  </w:abstractNum>
  <w:abstractNum w:abstractNumId="37">
    <w:nsid w:val="47A844D0"/>
    <w:multiLevelType w:val="multilevel"/>
    <w:tmpl w:val="15D880D8"/>
    <w:lvl w:ilvl="0">
      <w:start w:val="1"/>
      <w:numFmt w:val="decimal"/>
      <w:lvlText w:val="%1."/>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lvlText w:val="%1.%2."/>
      <w:lvlJc w:val="left"/>
      <w:pPr>
        <w:ind w:left="567" w:hanging="567"/>
      </w:p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48CA1EAA"/>
    <w:multiLevelType w:val="hybridMultilevel"/>
    <w:tmpl w:val="47948588"/>
    <w:lvl w:ilvl="0" w:tplc="FC1A184A">
      <w:start w:val="1"/>
      <w:numFmt w:val="decimal"/>
      <w:pStyle w:val="a2"/>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9F80289"/>
    <w:multiLevelType w:val="hybridMultilevel"/>
    <w:tmpl w:val="FE92EA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4ECF32F3"/>
    <w:multiLevelType w:val="hybridMultilevel"/>
    <w:tmpl w:val="BBD2E27E"/>
    <w:lvl w:ilvl="0" w:tplc="29B8ECB8">
      <w:start w:val="1"/>
      <w:numFmt w:val="bullet"/>
      <w:pStyle w:val="List2"/>
      <w:lvlText w:val=""/>
      <w:lvlJc w:val="left"/>
      <w:pPr>
        <w:tabs>
          <w:tab w:val="num" w:pos="785"/>
        </w:tabs>
        <w:ind w:left="425" w:firstLine="0"/>
      </w:pPr>
      <w:rPr>
        <w:rFonts w:ascii="Wingdings" w:hAnsi="Wingdings" w:hint="default"/>
      </w:rPr>
    </w:lvl>
    <w:lvl w:ilvl="1" w:tplc="4B34633C">
      <w:start w:val="1"/>
      <w:numFmt w:val="bullet"/>
      <w:lvlText w:val=""/>
      <w:lvlJc w:val="left"/>
      <w:pPr>
        <w:tabs>
          <w:tab w:val="num" w:pos="1205"/>
        </w:tabs>
        <w:ind w:left="1129" w:hanging="284"/>
      </w:pPr>
      <w:rPr>
        <w:rFonts w:ascii="Symbol" w:hAnsi="Symbol" w:hint="default"/>
      </w:rPr>
    </w:lvl>
    <w:lvl w:ilvl="2" w:tplc="0409000B">
      <w:start w:val="1"/>
      <w:numFmt w:val="bullet"/>
      <w:lvlText w:val=""/>
      <w:lvlJc w:val="left"/>
      <w:pPr>
        <w:tabs>
          <w:tab w:val="num" w:pos="1685"/>
        </w:tabs>
        <w:ind w:left="1685" w:hanging="420"/>
      </w:pPr>
      <w:rPr>
        <w:rFonts w:ascii="Wingdings" w:hAnsi="Wingdings" w:hint="default"/>
      </w:rPr>
    </w:lvl>
    <w:lvl w:ilvl="3" w:tplc="0409000F">
      <w:start w:val="1"/>
      <w:numFmt w:val="bullet"/>
      <w:lvlText w:val=""/>
      <w:lvlJc w:val="left"/>
      <w:pPr>
        <w:tabs>
          <w:tab w:val="num" w:pos="2105"/>
        </w:tabs>
        <w:ind w:left="2105" w:hanging="420"/>
      </w:pPr>
      <w:rPr>
        <w:rFonts w:ascii="Wingdings" w:hAnsi="Wingdings" w:hint="default"/>
      </w:rPr>
    </w:lvl>
    <w:lvl w:ilvl="4" w:tplc="04090019" w:tentative="1">
      <w:start w:val="1"/>
      <w:numFmt w:val="bullet"/>
      <w:lvlText w:val=""/>
      <w:lvlJc w:val="left"/>
      <w:pPr>
        <w:tabs>
          <w:tab w:val="num" w:pos="2525"/>
        </w:tabs>
        <w:ind w:left="2525" w:hanging="420"/>
      </w:pPr>
      <w:rPr>
        <w:rFonts w:ascii="Wingdings" w:hAnsi="Wingdings" w:hint="default"/>
      </w:rPr>
    </w:lvl>
    <w:lvl w:ilvl="5" w:tplc="0409001B" w:tentative="1">
      <w:start w:val="1"/>
      <w:numFmt w:val="bullet"/>
      <w:lvlText w:val=""/>
      <w:lvlJc w:val="left"/>
      <w:pPr>
        <w:tabs>
          <w:tab w:val="num" w:pos="2945"/>
        </w:tabs>
        <w:ind w:left="2945" w:hanging="420"/>
      </w:pPr>
      <w:rPr>
        <w:rFonts w:ascii="Wingdings" w:hAnsi="Wingdings" w:hint="default"/>
      </w:rPr>
    </w:lvl>
    <w:lvl w:ilvl="6" w:tplc="0409000F" w:tentative="1">
      <w:start w:val="1"/>
      <w:numFmt w:val="bullet"/>
      <w:lvlText w:val=""/>
      <w:lvlJc w:val="left"/>
      <w:pPr>
        <w:tabs>
          <w:tab w:val="num" w:pos="3365"/>
        </w:tabs>
        <w:ind w:left="3365" w:hanging="420"/>
      </w:pPr>
      <w:rPr>
        <w:rFonts w:ascii="Wingdings" w:hAnsi="Wingdings" w:hint="default"/>
      </w:rPr>
    </w:lvl>
    <w:lvl w:ilvl="7" w:tplc="04090019" w:tentative="1">
      <w:start w:val="1"/>
      <w:numFmt w:val="bullet"/>
      <w:lvlText w:val=""/>
      <w:lvlJc w:val="left"/>
      <w:pPr>
        <w:tabs>
          <w:tab w:val="num" w:pos="3785"/>
        </w:tabs>
        <w:ind w:left="3785" w:hanging="420"/>
      </w:pPr>
      <w:rPr>
        <w:rFonts w:ascii="Wingdings" w:hAnsi="Wingdings" w:hint="default"/>
      </w:rPr>
    </w:lvl>
    <w:lvl w:ilvl="8" w:tplc="0409001B" w:tentative="1">
      <w:start w:val="1"/>
      <w:numFmt w:val="bullet"/>
      <w:lvlText w:val=""/>
      <w:lvlJc w:val="left"/>
      <w:pPr>
        <w:tabs>
          <w:tab w:val="num" w:pos="4205"/>
        </w:tabs>
        <w:ind w:left="4205" w:hanging="420"/>
      </w:pPr>
      <w:rPr>
        <w:rFonts w:ascii="Wingdings" w:hAnsi="Wingdings" w:hint="default"/>
      </w:rPr>
    </w:lvl>
  </w:abstractNum>
  <w:abstractNum w:abstractNumId="41">
    <w:nsid w:val="4F330E74"/>
    <w:multiLevelType w:val="multilevel"/>
    <w:tmpl w:val="EC10A36A"/>
    <w:styleLink w:val="a3"/>
    <w:lvl w:ilvl="0">
      <w:start w:val="1"/>
      <w:numFmt w:val="bullet"/>
      <w:lvlText w:val=""/>
      <w:lvlJc w:val="left"/>
      <w:pPr>
        <w:tabs>
          <w:tab w:val="num" w:pos="1134"/>
        </w:tabs>
        <w:ind w:left="1134" w:hanging="567"/>
      </w:pPr>
      <w:rPr>
        <w:rFonts w:ascii="Wingdings" w:hAnsi="Wingdings" w:hint="default"/>
        <w:b/>
        <w:sz w:val="24"/>
      </w:rPr>
    </w:lvl>
    <w:lvl w:ilvl="1">
      <w:start w:val="1"/>
      <w:numFmt w:val="bullet"/>
      <w:lvlText w:val=""/>
      <w:lvlJc w:val="left"/>
      <w:pPr>
        <w:tabs>
          <w:tab w:val="num" w:pos="2778"/>
        </w:tabs>
        <w:ind w:left="2495" w:hanging="284"/>
      </w:pPr>
      <w:rPr>
        <w:rFonts w:ascii="Wingdings" w:hAnsi="Wingdings" w:hint="default"/>
        <w:sz w:val="21"/>
      </w:rPr>
    </w:lvl>
    <w:lvl w:ilvl="2">
      <w:start w:val="1"/>
      <w:numFmt w:val="bullet"/>
      <w:lvlText w:val=""/>
      <w:lvlJc w:val="left"/>
      <w:pPr>
        <w:tabs>
          <w:tab w:val="num" w:pos="2016"/>
        </w:tabs>
        <w:ind w:left="2682" w:hanging="154"/>
      </w:pPr>
      <w:rPr>
        <w:rFonts w:ascii="Wingdings" w:hAnsi="Wingdings" w:hint="default"/>
        <w:sz w:val="21"/>
      </w:rPr>
    </w:lvl>
    <w:lvl w:ilvl="3">
      <w:start w:val="1"/>
      <w:numFmt w:val="decimal"/>
      <w:lvlText w:val="%1.%2.%3.%4"/>
      <w:lvlJc w:val="left"/>
      <w:pPr>
        <w:tabs>
          <w:tab w:val="num" w:pos="2801"/>
        </w:tabs>
        <w:ind w:left="2069" w:hanging="708"/>
      </w:pPr>
      <w:rPr>
        <w:rFonts w:hint="eastAsia"/>
      </w:rPr>
    </w:lvl>
    <w:lvl w:ilvl="4">
      <w:start w:val="1"/>
      <w:numFmt w:val="decimal"/>
      <w:lvlText w:val="%1.%2.%3.%4.%5"/>
      <w:lvlJc w:val="left"/>
      <w:pPr>
        <w:tabs>
          <w:tab w:val="num" w:pos="3586"/>
        </w:tabs>
        <w:ind w:left="2636" w:hanging="850"/>
      </w:pPr>
      <w:rPr>
        <w:rFonts w:hint="eastAsia"/>
      </w:rPr>
    </w:lvl>
    <w:lvl w:ilvl="5">
      <w:start w:val="1"/>
      <w:numFmt w:val="decimal"/>
      <w:lvlText w:val="%1.%2.%3.%4.%5.%6"/>
      <w:lvlJc w:val="left"/>
      <w:pPr>
        <w:tabs>
          <w:tab w:val="num" w:pos="4731"/>
        </w:tabs>
        <w:ind w:left="3345" w:hanging="1134"/>
      </w:pPr>
      <w:rPr>
        <w:rFonts w:hint="eastAsia"/>
      </w:rPr>
    </w:lvl>
    <w:lvl w:ilvl="6">
      <w:start w:val="1"/>
      <w:numFmt w:val="decimal"/>
      <w:lvlText w:val="%1.%2.%3.%4.%5.%6.%7"/>
      <w:lvlJc w:val="left"/>
      <w:pPr>
        <w:tabs>
          <w:tab w:val="num" w:pos="5516"/>
        </w:tabs>
        <w:ind w:left="3912" w:hanging="1276"/>
      </w:pPr>
      <w:rPr>
        <w:rFonts w:hint="eastAsia"/>
      </w:rPr>
    </w:lvl>
    <w:lvl w:ilvl="7">
      <w:start w:val="1"/>
      <w:numFmt w:val="decimal"/>
      <w:lvlText w:val="%1.%2.%3.%4.%5.%6.%7.%8"/>
      <w:lvlJc w:val="left"/>
      <w:pPr>
        <w:tabs>
          <w:tab w:val="num" w:pos="6301"/>
        </w:tabs>
        <w:ind w:left="4479" w:hanging="1418"/>
      </w:pPr>
      <w:rPr>
        <w:rFonts w:hint="eastAsia"/>
      </w:rPr>
    </w:lvl>
    <w:lvl w:ilvl="8">
      <w:start w:val="1"/>
      <w:numFmt w:val="decimal"/>
      <w:lvlText w:val="%1.%2.%3.%4.%5.%6.%7.%8.%9"/>
      <w:lvlJc w:val="left"/>
      <w:pPr>
        <w:tabs>
          <w:tab w:val="num" w:pos="7087"/>
        </w:tabs>
        <w:ind w:left="5187" w:hanging="1700"/>
      </w:pPr>
      <w:rPr>
        <w:rFonts w:hint="eastAsia"/>
      </w:rPr>
    </w:lvl>
  </w:abstractNum>
  <w:abstractNum w:abstractNumId="42">
    <w:nsid w:val="5083022E"/>
    <w:multiLevelType w:val="multilevel"/>
    <w:tmpl w:val="5083022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43">
    <w:nsid w:val="50B159A8"/>
    <w:multiLevelType w:val="hybridMultilevel"/>
    <w:tmpl w:val="7B0AC176"/>
    <w:lvl w:ilvl="0" w:tplc="0409000F">
      <w:start w:val="1"/>
      <w:numFmt w:val="decimal"/>
      <w:lvlText w:val="%1."/>
      <w:lvlJc w:val="left"/>
      <w:pPr>
        <w:ind w:left="432" w:hanging="432"/>
      </w:pPr>
      <w:rPr>
        <w:rFonts w:hint="default"/>
      </w:r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29D1714"/>
    <w:multiLevelType w:val="multilevel"/>
    <w:tmpl w:val="6DEA1074"/>
    <w:lvl w:ilvl="0">
      <w:start w:val="1"/>
      <w:numFmt w:val="decimal"/>
      <w:pStyle w:val="BodyTextSpaceAbove"/>
      <w:suff w:val="space"/>
      <w:lvlText w:val="%1"/>
      <w:lvlJc w:val="left"/>
      <w:pPr>
        <w:ind w:left="0" w:firstLine="0"/>
      </w:pPr>
      <w:rPr>
        <w:rFonts w:hint="eastAsia"/>
      </w:rPr>
    </w:lvl>
    <w:lvl w:ilvl="1">
      <w:start w:val="1"/>
      <w:numFmt w:val="decimal"/>
      <w:pStyle w:val="MMTopic1"/>
      <w:suff w:val="space"/>
      <w:lvlText w:val="%1.%2"/>
      <w:lvlJc w:val="left"/>
      <w:pPr>
        <w:ind w:left="0" w:firstLine="0"/>
      </w:pPr>
      <w:rPr>
        <w:rFonts w:hint="eastAsia"/>
      </w:rPr>
    </w:lvl>
    <w:lvl w:ilvl="2">
      <w:start w:val="1"/>
      <w:numFmt w:val="decimal"/>
      <w:suff w:val="space"/>
      <w:lvlText w:val="%1.%2.%3"/>
      <w:lvlJc w:val="left"/>
      <w:pPr>
        <w:ind w:left="1260" w:firstLine="0"/>
      </w:pPr>
      <w:rPr>
        <w:rFonts w:hint="eastAsia"/>
      </w:rPr>
    </w:lvl>
    <w:lvl w:ilvl="3">
      <w:start w:val="1"/>
      <w:numFmt w:val="decimal"/>
      <w:suff w:val="space"/>
      <w:lvlText w:val="%1.%2.%3.%4"/>
      <w:lvlJc w:val="left"/>
      <w:pPr>
        <w:ind w:left="560" w:firstLine="0"/>
      </w:pPr>
      <w:rPr>
        <w:rFonts w:hint="eastAsia"/>
      </w:rPr>
    </w:lvl>
    <w:lvl w:ilvl="4">
      <w:start w:val="1"/>
      <w:numFmt w:val="decimal"/>
      <w:suff w:val="space"/>
      <w:lvlText w:val="%1.%2.%3.%4.%5"/>
      <w:lvlJc w:val="left"/>
      <w:pPr>
        <w:ind w:left="540" w:firstLine="0"/>
      </w:pPr>
      <w:rPr>
        <w:rFonts w:hint="eastAsia"/>
      </w:rPr>
    </w:lvl>
    <w:lvl w:ilvl="5">
      <w:start w:val="1"/>
      <w:numFmt w:val="decimal"/>
      <w:suff w:val="space"/>
      <w:lvlText w:val="%1.%2.%3.%4.%5.%6"/>
      <w:lvlJc w:val="left"/>
      <w:pPr>
        <w:ind w:left="1620" w:firstLine="0"/>
      </w:pPr>
      <w:rPr>
        <w:rFonts w:hint="eastAsia"/>
      </w:rPr>
    </w:lvl>
    <w:lvl w:ilvl="6">
      <w:start w:val="1"/>
      <w:numFmt w:val="decimal"/>
      <w:pStyle w:val="MMTopic7"/>
      <w:suff w:val="space"/>
      <w:lvlText w:val="%1.%2.%3.%4.%5.%6.%7"/>
      <w:lvlJc w:val="left"/>
      <w:pPr>
        <w:ind w:left="0" w:firstLine="0"/>
      </w:pPr>
      <w:rPr>
        <w:rFonts w:hint="eastAsia"/>
      </w:rPr>
    </w:lvl>
    <w:lvl w:ilvl="7">
      <w:start w:val="1"/>
      <w:numFmt w:val="decimal"/>
      <w:pStyle w:val="MMTopic7"/>
      <w:suff w:val="space"/>
      <w:lvlText w:val="%1.%2.%3.%4.%5.%6.%7.%8"/>
      <w:lvlJc w:val="left"/>
      <w:pPr>
        <w:ind w:left="1440" w:firstLine="0"/>
      </w:pPr>
      <w:rPr>
        <w:rFonts w:hint="eastAsia"/>
      </w:rPr>
    </w:lvl>
    <w:lvl w:ilvl="8">
      <w:start w:val="1"/>
      <w:numFmt w:val="decimal"/>
      <w:pStyle w:val="MMTopic8"/>
      <w:suff w:val="space"/>
      <w:lvlText w:val="%1.%2.%3.%4.%5.%6.%7.%8.%9"/>
      <w:lvlJc w:val="left"/>
      <w:pPr>
        <w:ind w:left="0" w:firstLine="0"/>
      </w:pPr>
      <w:rPr>
        <w:rFonts w:hint="eastAsia"/>
      </w:rPr>
    </w:lvl>
  </w:abstractNum>
  <w:abstractNum w:abstractNumId="45">
    <w:nsid w:val="58950519"/>
    <w:multiLevelType w:val="hybridMultilevel"/>
    <w:tmpl w:val="821CDA26"/>
    <w:lvl w:ilvl="0" w:tplc="072A572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5CE17221"/>
    <w:multiLevelType w:val="hybridMultilevel"/>
    <w:tmpl w:val="C900A93E"/>
    <w:lvl w:ilvl="0" w:tplc="60B0B98C">
      <w:start w:val="1"/>
      <w:numFmt w:val="decimal"/>
      <w:lvlText w:val="（%1）"/>
      <w:lvlJc w:val="left"/>
      <w:pPr>
        <w:ind w:left="900" w:hanging="420"/>
      </w:pPr>
      <w:rPr>
        <w:rFonts w:hint="default"/>
        <w:lang w:val="en-US"/>
      </w:rPr>
    </w:lvl>
    <w:lvl w:ilvl="1" w:tplc="D2EAEE08" w:tentative="1">
      <w:start w:val="1"/>
      <w:numFmt w:val="lowerLetter"/>
      <w:lvlText w:val="%2)"/>
      <w:lvlJc w:val="left"/>
      <w:pPr>
        <w:ind w:left="1320" w:hanging="420"/>
      </w:pPr>
    </w:lvl>
    <w:lvl w:ilvl="2" w:tplc="421C8A2E" w:tentative="1">
      <w:start w:val="1"/>
      <w:numFmt w:val="lowerRoman"/>
      <w:lvlText w:val="%3."/>
      <w:lvlJc w:val="right"/>
      <w:pPr>
        <w:ind w:left="1740" w:hanging="420"/>
      </w:pPr>
    </w:lvl>
    <w:lvl w:ilvl="3" w:tplc="73A61692" w:tentative="1">
      <w:start w:val="1"/>
      <w:numFmt w:val="decimal"/>
      <w:lvlText w:val="%4."/>
      <w:lvlJc w:val="left"/>
      <w:pPr>
        <w:ind w:left="2160" w:hanging="420"/>
      </w:pPr>
    </w:lvl>
    <w:lvl w:ilvl="4" w:tplc="5D501970" w:tentative="1">
      <w:start w:val="1"/>
      <w:numFmt w:val="lowerLetter"/>
      <w:lvlText w:val="%5)"/>
      <w:lvlJc w:val="left"/>
      <w:pPr>
        <w:ind w:left="2580" w:hanging="420"/>
      </w:pPr>
    </w:lvl>
    <w:lvl w:ilvl="5" w:tplc="2D743C80" w:tentative="1">
      <w:start w:val="1"/>
      <w:numFmt w:val="lowerRoman"/>
      <w:lvlText w:val="%6."/>
      <w:lvlJc w:val="right"/>
      <w:pPr>
        <w:ind w:left="3000" w:hanging="420"/>
      </w:pPr>
    </w:lvl>
    <w:lvl w:ilvl="6" w:tplc="75AA5AC6" w:tentative="1">
      <w:start w:val="1"/>
      <w:numFmt w:val="decimal"/>
      <w:lvlText w:val="%7."/>
      <w:lvlJc w:val="left"/>
      <w:pPr>
        <w:ind w:left="3420" w:hanging="420"/>
      </w:pPr>
    </w:lvl>
    <w:lvl w:ilvl="7" w:tplc="BA1A23CE" w:tentative="1">
      <w:start w:val="1"/>
      <w:numFmt w:val="lowerLetter"/>
      <w:lvlText w:val="%8)"/>
      <w:lvlJc w:val="left"/>
      <w:pPr>
        <w:ind w:left="3840" w:hanging="420"/>
      </w:pPr>
    </w:lvl>
    <w:lvl w:ilvl="8" w:tplc="F64ECC1C" w:tentative="1">
      <w:start w:val="1"/>
      <w:numFmt w:val="lowerRoman"/>
      <w:lvlText w:val="%9."/>
      <w:lvlJc w:val="right"/>
      <w:pPr>
        <w:ind w:left="4260" w:hanging="420"/>
      </w:pPr>
    </w:lvl>
  </w:abstractNum>
  <w:abstractNum w:abstractNumId="47">
    <w:nsid w:val="66A81B2E"/>
    <w:multiLevelType w:val="hybridMultilevel"/>
    <w:tmpl w:val="03FAD6C6"/>
    <w:lvl w:ilvl="0" w:tplc="5CB282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67156000"/>
    <w:multiLevelType w:val="hybridMultilevel"/>
    <w:tmpl w:val="C962470C"/>
    <w:lvl w:ilvl="0" w:tplc="BD026820">
      <w:start w:val="1"/>
      <w:numFmt w:val="decimal"/>
      <w:pStyle w:val="SOW2"/>
      <w:lvlText w:val="%1."/>
      <w:lvlJc w:val="left"/>
      <w:pPr>
        <w:tabs>
          <w:tab w:val="num" w:pos="360"/>
        </w:tabs>
        <w:ind w:left="360" w:hanging="360"/>
      </w:pPr>
      <w:rPr>
        <w:b/>
        <w:i w:val="0"/>
        <w:u w:val="none"/>
      </w:rPr>
    </w:lvl>
    <w:lvl w:ilvl="1" w:tplc="197E6376">
      <w:start w:val="1"/>
      <w:numFmt w:val="bullet"/>
      <w:lvlText w:val=""/>
      <w:lvlJc w:val="left"/>
      <w:pPr>
        <w:tabs>
          <w:tab w:val="num" w:pos="1440"/>
        </w:tabs>
        <w:ind w:left="1440" w:hanging="360"/>
      </w:pPr>
      <w:rPr>
        <w:rFonts w:ascii="Wingdings" w:hAnsi="Wingdings" w:hint="default"/>
      </w:rPr>
    </w:lvl>
    <w:lvl w:ilvl="2" w:tplc="39C48B66">
      <w:start w:val="1"/>
      <w:numFmt w:val="bullet"/>
      <w:lvlText w:val=""/>
      <w:lvlJc w:val="left"/>
      <w:pPr>
        <w:tabs>
          <w:tab w:val="num" w:pos="2340"/>
        </w:tabs>
        <w:ind w:left="2340" w:hanging="360"/>
      </w:pPr>
      <w:rPr>
        <w:rFonts w:ascii="Wingdings" w:hAnsi="Wingdings" w:hint="default"/>
      </w:rPr>
    </w:lvl>
    <w:lvl w:ilvl="3" w:tplc="3F4485A8">
      <w:start w:val="1"/>
      <w:numFmt w:val="decimal"/>
      <w:lvlText w:val="%4."/>
      <w:lvlJc w:val="left"/>
      <w:pPr>
        <w:tabs>
          <w:tab w:val="num" w:pos="2880"/>
        </w:tabs>
        <w:ind w:left="2880" w:hanging="360"/>
      </w:pPr>
    </w:lvl>
    <w:lvl w:ilvl="4" w:tplc="DFF8BB88">
      <w:start w:val="1"/>
      <w:numFmt w:val="lowerLetter"/>
      <w:lvlText w:val="%5."/>
      <w:lvlJc w:val="left"/>
      <w:pPr>
        <w:tabs>
          <w:tab w:val="num" w:pos="3600"/>
        </w:tabs>
        <w:ind w:left="3600" w:hanging="360"/>
      </w:pPr>
    </w:lvl>
    <w:lvl w:ilvl="5" w:tplc="FEA21F8E">
      <w:start w:val="1"/>
      <w:numFmt w:val="decimal"/>
      <w:lvlText w:val="%6）"/>
      <w:lvlJc w:val="left"/>
      <w:pPr>
        <w:tabs>
          <w:tab w:val="num" w:pos="4620"/>
        </w:tabs>
        <w:ind w:left="4620" w:hanging="480"/>
      </w:pPr>
      <w:rPr>
        <w:rFonts w:hint="eastAsia"/>
      </w:rPr>
    </w:lvl>
    <w:lvl w:ilvl="6" w:tplc="F0AE0DDA">
      <w:start w:val="1"/>
      <w:numFmt w:val="bullet"/>
      <w:lvlText w:val=""/>
      <w:lvlJc w:val="left"/>
      <w:pPr>
        <w:tabs>
          <w:tab w:val="num" w:pos="5040"/>
        </w:tabs>
        <w:ind w:left="5040" w:hanging="360"/>
      </w:pPr>
      <w:rPr>
        <w:rFonts w:ascii="Wingdings" w:hAnsi="Wingdings" w:hint="default"/>
      </w:rPr>
    </w:lvl>
    <w:lvl w:ilvl="7" w:tplc="E5A22FF6" w:tentative="1">
      <w:start w:val="1"/>
      <w:numFmt w:val="lowerLetter"/>
      <w:lvlText w:val="%8."/>
      <w:lvlJc w:val="left"/>
      <w:pPr>
        <w:tabs>
          <w:tab w:val="num" w:pos="5760"/>
        </w:tabs>
        <w:ind w:left="5760" w:hanging="360"/>
      </w:pPr>
    </w:lvl>
    <w:lvl w:ilvl="8" w:tplc="6CB03B32" w:tentative="1">
      <w:start w:val="1"/>
      <w:numFmt w:val="lowerRoman"/>
      <w:lvlText w:val="%9."/>
      <w:lvlJc w:val="right"/>
      <w:pPr>
        <w:tabs>
          <w:tab w:val="num" w:pos="6480"/>
        </w:tabs>
        <w:ind w:left="6480" w:hanging="180"/>
      </w:pPr>
    </w:lvl>
  </w:abstractNum>
  <w:abstractNum w:abstractNumId="49">
    <w:nsid w:val="6C0421BD"/>
    <w:multiLevelType w:val="hybridMultilevel"/>
    <w:tmpl w:val="2F543782"/>
    <w:lvl w:ilvl="0" w:tplc="83C45646">
      <w:start w:val="1"/>
      <w:numFmt w:val="decimal"/>
      <w:lvlText w:val="（%1）"/>
      <w:lvlJc w:val="left"/>
      <w:pPr>
        <w:ind w:left="900" w:hanging="420"/>
      </w:pPr>
      <w:rPr>
        <w:rFonts w:ascii="宋体" w:eastAsia="宋体" w:hAnsi="宋体" w:cs="Times New Roman" w:hint="default"/>
      </w:rPr>
    </w:lvl>
    <w:lvl w:ilvl="1" w:tplc="275EB8D4">
      <w:start w:val="1"/>
      <w:numFmt w:val="lowerLetter"/>
      <w:lvlText w:val="%2)"/>
      <w:lvlJc w:val="left"/>
      <w:pPr>
        <w:ind w:left="1320" w:hanging="420"/>
      </w:pPr>
    </w:lvl>
    <w:lvl w:ilvl="2" w:tplc="40BCC07C">
      <w:start w:val="1"/>
      <w:numFmt w:val="lowerRoman"/>
      <w:lvlText w:val="%3."/>
      <w:lvlJc w:val="right"/>
      <w:pPr>
        <w:ind w:left="1740" w:hanging="420"/>
      </w:pPr>
    </w:lvl>
    <w:lvl w:ilvl="3" w:tplc="F44CAC22">
      <w:start w:val="1"/>
      <w:numFmt w:val="decimal"/>
      <w:lvlText w:val="（%4）"/>
      <w:lvlJc w:val="left"/>
      <w:pPr>
        <w:ind w:left="2160" w:hanging="420"/>
      </w:pPr>
      <w:rPr>
        <w:rFonts w:ascii="宋体" w:eastAsia="宋体" w:hAnsi="宋体" w:cs="Times New Roman" w:hint="default"/>
      </w:rPr>
    </w:lvl>
    <w:lvl w:ilvl="4" w:tplc="43E28AF0" w:tentative="1">
      <w:start w:val="1"/>
      <w:numFmt w:val="lowerLetter"/>
      <w:lvlText w:val="%5)"/>
      <w:lvlJc w:val="left"/>
      <w:pPr>
        <w:ind w:left="2580" w:hanging="420"/>
      </w:pPr>
    </w:lvl>
    <w:lvl w:ilvl="5" w:tplc="9C4A337E" w:tentative="1">
      <w:start w:val="1"/>
      <w:numFmt w:val="lowerRoman"/>
      <w:lvlText w:val="%6."/>
      <w:lvlJc w:val="right"/>
      <w:pPr>
        <w:ind w:left="3000" w:hanging="420"/>
      </w:pPr>
    </w:lvl>
    <w:lvl w:ilvl="6" w:tplc="E2E64C44" w:tentative="1">
      <w:start w:val="1"/>
      <w:numFmt w:val="decimal"/>
      <w:lvlText w:val="%7."/>
      <w:lvlJc w:val="left"/>
      <w:pPr>
        <w:ind w:left="3420" w:hanging="420"/>
      </w:pPr>
    </w:lvl>
    <w:lvl w:ilvl="7" w:tplc="5A249840" w:tentative="1">
      <w:start w:val="1"/>
      <w:numFmt w:val="lowerLetter"/>
      <w:lvlText w:val="%8)"/>
      <w:lvlJc w:val="left"/>
      <w:pPr>
        <w:ind w:left="3840" w:hanging="420"/>
      </w:pPr>
    </w:lvl>
    <w:lvl w:ilvl="8" w:tplc="7A243B8C" w:tentative="1">
      <w:start w:val="1"/>
      <w:numFmt w:val="lowerRoman"/>
      <w:lvlText w:val="%9."/>
      <w:lvlJc w:val="right"/>
      <w:pPr>
        <w:ind w:left="4260" w:hanging="420"/>
      </w:pPr>
    </w:lvl>
  </w:abstractNum>
  <w:abstractNum w:abstractNumId="50">
    <w:nsid w:val="6CEA2025"/>
    <w:multiLevelType w:val="multilevel"/>
    <w:tmpl w:val="0CE4FEE6"/>
    <w:lvl w:ilvl="0">
      <w:start w:val="1"/>
      <w:numFmt w:val="none"/>
      <w:pStyle w:val="a4"/>
      <w:suff w:val="nothing"/>
      <w:lvlText w:val="%1"/>
      <w:lvlJc w:val="left"/>
      <w:pPr>
        <w:ind w:left="-278" w:firstLine="0"/>
      </w:pPr>
      <w:rPr>
        <w:rFonts w:ascii="Times New Roman" w:hAnsi="Times New Roman" w:hint="default"/>
        <w:b/>
        <w:i w:val="0"/>
        <w:sz w:val="21"/>
      </w:rPr>
    </w:lvl>
    <w:lvl w:ilvl="1">
      <w:start w:val="1"/>
      <w:numFmt w:val="decimal"/>
      <w:pStyle w:val="a5"/>
      <w:suff w:val="nothing"/>
      <w:lvlText w:val="%1%2　"/>
      <w:lvlJc w:val="left"/>
      <w:pPr>
        <w:ind w:left="0" w:firstLine="0"/>
      </w:pPr>
      <w:rPr>
        <w:rFonts w:ascii="黑体" w:eastAsia="黑体" w:hAnsi="Times New Roman" w:hint="eastAsia"/>
        <w:b w:val="0"/>
        <w:i w:val="0"/>
        <w:sz w:val="21"/>
      </w:rPr>
    </w:lvl>
    <w:lvl w:ilvl="2">
      <w:start w:val="1"/>
      <w:numFmt w:val="decimal"/>
      <w:pStyle w:val="a6"/>
      <w:suff w:val="nothing"/>
      <w:lvlText w:val="%1%2.%3　"/>
      <w:lvlJc w:val="left"/>
      <w:pPr>
        <w:ind w:left="0" w:firstLine="0"/>
      </w:pPr>
      <w:rPr>
        <w:rFonts w:ascii="黑体" w:eastAsia="黑体" w:hAnsi="黑体" w:cs="Times New Roman"/>
        <w:b w:val="0"/>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a7"/>
      <w:suff w:val="nothing"/>
      <w:lvlText w:val="%1%2.%3.%4　"/>
      <w:lvlJc w:val="left"/>
      <w:pPr>
        <w:ind w:left="284" w:firstLine="0"/>
      </w:pPr>
      <w:rPr>
        <w:rFonts w:ascii="黑体" w:eastAsia="黑体" w:hAnsi="Times New Roman" w:hint="eastAsia"/>
        <w:b w:val="0"/>
        <w:i w:val="0"/>
        <w:sz w:val="21"/>
      </w:rPr>
    </w:lvl>
    <w:lvl w:ilvl="4">
      <w:start w:val="1"/>
      <w:numFmt w:val="decimal"/>
      <w:suff w:val="nothing"/>
      <w:lvlText w:val="%1%2.%3.%4.%5　"/>
      <w:lvlJc w:val="left"/>
      <w:pPr>
        <w:ind w:left="-278" w:firstLine="0"/>
      </w:pPr>
      <w:rPr>
        <w:rFonts w:ascii="黑体" w:eastAsia="黑体" w:hAnsi="Times New Roman" w:hint="eastAsia"/>
        <w:b w:val="0"/>
        <w:i w:val="0"/>
        <w:sz w:val="21"/>
      </w:rPr>
    </w:lvl>
    <w:lvl w:ilvl="5">
      <w:start w:val="1"/>
      <w:numFmt w:val="decimal"/>
      <w:suff w:val="nothing"/>
      <w:lvlText w:val="%1%2.%3.%4.%5.%6　"/>
      <w:lvlJc w:val="left"/>
      <w:pPr>
        <w:ind w:left="-278" w:firstLine="0"/>
      </w:pPr>
      <w:rPr>
        <w:rFonts w:ascii="黑体" w:eastAsia="黑体" w:hAnsi="Times New Roman" w:hint="eastAsia"/>
        <w:b w:val="0"/>
        <w:i w:val="0"/>
        <w:sz w:val="21"/>
      </w:rPr>
    </w:lvl>
    <w:lvl w:ilvl="6">
      <w:start w:val="1"/>
      <w:numFmt w:val="decimal"/>
      <w:suff w:val="nothing"/>
      <w:lvlText w:val="%1%2.%3.%4.%5.%6.%7　"/>
      <w:lvlJc w:val="left"/>
      <w:pPr>
        <w:ind w:left="-278" w:firstLine="0"/>
      </w:pPr>
      <w:rPr>
        <w:rFonts w:ascii="黑体" w:eastAsia="黑体" w:hAnsi="Times New Roman" w:hint="eastAsia"/>
        <w:b w:val="0"/>
        <w:i w:val="0"/>
        <w:sz w:val="21"/>
      </w:rPr>
    </w:lvl>
    <w:lvl w:ilvl="7">
      <w:start w:val="1"/>
      <w:numFmt w:val="decimal"/>
      <w:lvlText w:val="%1.%2.%3.%4.%5.%6.%7.%8"/>
      <w:lvlJc w:val="left"/>
      <w:pPr>
        <w:tabs>
          <w:tab w:val="num" w:pos="4073"/>
        </w:tabs>
        <w:ind w:left="3691" w:hanging="1418"/>
      </w:pPr>
      <w:rPr>
        <w:rFonts w:hint="eastAsia"/>
      </w:rPr>
    </w:lvl>
    <w:lvl w:ilvl="8">
      <w:start w:val="1"/>
      <w:numFmt w:val="decimal"/>
      <w:lvlText w:val="%1.%2.%3.%4.%5.%6.%7.%8.%9"/>
      <w:lvlJc w:val="left"/>
      <w:pPr>
        <w:tabs>
          <w:tab w:val="num" w:pos="4499"/>
        </w:tabs>
        <w:ind w:left="4399" w:hanging="1700"/>
      </w:pPr>
      <w:rPr>
        <w:rFonts w:hint="eastAsia"/>
      </w:rPr>
    </w:lvl>
  </w:abstractNum>
  <w:abstractNum w:abstractNumId="51">
    <w:nsid w:val="74DC7F5D"/>
    <w:multiLevelType w:val="hybridMultilevel"/>
    <w:tmpl w:val="57B8B9F6"/>
    <w:lvl w:ilvl="0" w:tplc="8832495A">
      <w:start w:val="1"/>
      <w:numFmt w:val="bullet"/>
      <w:pStyle w:val="BULLET10"/>
      <w:lvlText w:val=""/>
      <w:lvlJc w:val="left"/>
      <w:pPr>
        <w:tabs>
          <w:tab w:val="num" w:pos="900"/>
        </w:tabs>
        <w:ind w:left="900" w:hanging="420"/>
      </w:pPr>
      <w:rPr>
        <w:rFonts w:ascii="Wingdings" w:hAnsi="Wingdings" w:hint="default"/>
      </w:rPr>
    </w:lvl>
    <w:lvl w:ilvl="1" w:tplc="8744BD12">
      <w:start w:val="1"/>
      <w:numFmt w:val="bullet"/>
      <w:lvlText w:val=""/>
      <w:lvlJc w:val="left"/>
      <w:pPr>
        <w:tabs>
          <w:tab w:val="num" w:pos="1320"/>
        </w:tabs>
        <w:ind w:left="1320" w:hanging="420"/>
      </w:pPr>
      <w:rPr>
        <w:rFonts w:ascii="Wingdings" w:hAnsi="Wingdings" w:hint="default"/>
      </w:rPr>
    </w:lvl>
    <w:lvl w:ilvl="2" w:tplc="E5AA35EC" w:tentative="1">
      <w:start w:val="1"/>
      <w:numFmt w:val="bullet"/>
      <w:lvlText w:val=""/>
      <w:lvlJc w:val="left"/>
      <w:pPr>
        <w:tabs>
          <w:tab w:val="num" w:pos="1740"/>
        </w:tabs>
        <w:ind w:left="1740" w:hanging="420"/>
      </w:pPr>
      <w:rPr>
        <w:rFonts w:ascii="Wingdings" w:hAnsi="Wingdings" w:hint="default"/>
      </w:rPr>
    </w:lvl>
    <w:lvl w:ilvl="3" w:tplc="F13077F4" w:tentative="1">
      <w:start w:val="1"/>
      <w:numFmt w:val="bullet"/>
      <w:lvlText w:val=""/>
      <w:lvlJc w:val="left"/>
      <w:pPr>
        <w:tabs>
          <w:tab w:val="num" w:pos="2160"/>
        </w:tabs>
        <w:ind w:left="2160" w:hanging="420"/>
      </w:pPr>
      <w:rPr>
        <w:rFonts w:ascii="Wingdings" w:hAnsi="Wingdings" w:hint="default"/>
      </w:rPr>
    </w:lvl>
    <w:lvl w:ilvl="4" w:tplc="299A7222" w:tentative="1">
      <w:start w:val="1"/>
      <w:numFmt w:val="bullet"/>
      <w:lvlText w:val=""/>
      <w:lvlJc w:val="left"/>
      <w:pPr>
        <w:tabs>
          <w:tab w:val="num" w:pos="2580"/>
        </w:tabs>
        <w:ind w:left="2580" w:hanging="420"/>
      </w:pPr>
      <w:rPr>
        <w:rFonts w:ascii="Wingdings" w:hAnsi="Wingdings" w:hint="default"/>
      </w:rPr>
    </w:lvl>
    <w:lvl w:ilvl="5" w:tplc="0AF81620" w:tentative="1">
      <w:start w:val="1"/>
      <w:numFmt w:val="bullet"/>
      <w:lvlText w:val=""/>
      <w:lvlJc w:val="left"/>
      <w:pPr>
        <w:tabs>
          <w:tab w:val="num" w:pos="3000"/>
        </w:tabs>
        <w:ind w:left="3000" w:hanging="420"/>
      </w:pPr>
      <w:rPr>
        <w:rFonts w:ascii="Wingdings" w:hAnsi="Wingdings" w:hint="default"/>
      </w:rPr>
    </w:lvl>
    <w:lvl w:ilvl="6" w:tplc="48C289F6" w:tentative="1">
      <w:start w:val="1"/>
      <w:numFmt w:val="bullet"/>
      <w:lvlText w:val=""/>
      <w:lvlJc w:val="left"/>
      <w:pPr>
        <w:tabs>
          <w:tab w:val="num" w:pos="3420"/>
        </w:tabs>
        <w:ind w:left="3420" w:hanging="420"/>
      </w:pPr>
      <w:rPr>
        <w:rFonts w:ascii="Wingdings" w:hAnsi="Wingdings" w:hint="default"/>
      </w:rPr>
    </w:lvl>
    <w:lvl w:ilvl="7" w:tplc="20663AD8" w:tentative="1">
      <w:start w:val="1"/>
      <w:numFmt w:val="bullet"/>
      <w:lvlText w:val=""/>
      <w:lvlJc w:val="left"/>
      <w:pPr>
        <w:tabs>
          <w:tab w:val="num" w:pos="3840"/>
        </w:tabs>
        <w:ind w:left="3840" w:hanging="420"/>
      </w:pPr>
      <w:rPr>
        <w:rFonts w:ascii="Wingdings" w:hAnsi="Wingdings" w:hint="default"/>
      </w:rPr>
    </w:lvl>
    <w:lvl w:ilvl="8" w:tplc="F35CD322" w:tentative="1">
      <w:start w:val="1"/>
      <w:numFmt w:val="bullet"/>
      <w:lvlText w:val=""/>
      <w:lvlJc w:val="left"/>
      <w:pPr>
        <w:tabs>
          <w:tab w:val="num" w:pos="4260"/>
        </w:tabs>
        <w:ind w:left="4260" w:hanging="420"/>
      </w:pPr>
      <w:rPr>
        <w:rFonts w:ascii="Wingdings" w:hAnsi="Wingdings" w:hint="default"/>
      </w:rPr>
    </w:lvl>
  </w:abstractNum>
  <w:abstractNum w:abstractNumId="52">
    <w:nsid w:val="76933334"/>
    <w:multiLevelType w:val="hybridMultilevel"/>
    <w:tmpl w:val="52FE6F82"/>
    <w:lvl w:ilvl="0" w:tplc="58985A8C">
      <w:start w:val="1"/>
      <w:numFmt w:val="none"/>
      <w:pStyle w:val="a8"/>
      <w:lvlText w:val="%1——"/>
      <w:lvlJc w:val="left"/>
      <w:pPr>
        <w:tabs>
          <w:tab w:val="num" w:pos="11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3">
    <w:nsid w:val="77072C67"/>
    <w:multiLevelType w:val="hybridMultilevel"/>
    <w:tmpl w:val="E3C0FF98"/>
    <w:lvl w:ilvl="0" w:tplc="04090019">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7E124FBA"/>
    <w:multiLevelType w:val="multilevel"/>
    <w:tmpl w:val="43240E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5">
    <w:nsid w:val="7E8D33A5"/>
    <w:multiLevelType w:val="hybridMultilevel"/>
    <w:tmpl w:val="F80A45F8"/>
    <w:lvl w:ilvl="0" w:tplc="05E6C876">
      <w:start w:val="1"/>
      <w:numFmt w:val="bullet"/>
      <w:lvlText w:val=""/>
      <w:lvlJc w:val="left"/>
      <w:pPr>
        <w:ind w:left="1168" w:hanging="360"/>
      </w:pPr>
      <w:rPr>
        <w:rFonts w:ascii="Symbol" w:hAnsi="Symbol" w:hint="default"/>
      </w:rPr>
    </w:lvl>
    <w:lvl w:ilvl="1" w:tplc="EB02732C" w:tentative="1">
      <w:start w:val="1"/>
      <w:numFmt w:val="bullet"/>
      <w:lvlText w:val="o"/>
      <w:lvlJc w:val="left"/>
      <w:pPr>
        <w:ind w:left="1888" w:hanging="360"/>
      </w:pPr>
      <w:rPr>
        <w:rFonts w:ascii="Courier New" w:hAnsi="Courier New" w:cs="Courier New" w:hint="default"/>
      </w:rPr>
    </w:lvl>
    <w:lvl w:ilvl="2" w:tplc="C538940A" w:tentative="1">
      <w:start w:val="1"/>
      <w:numFmt w:val="bullet"/>
      <w:lvlText w:val=""/>
      <w:lvlJc w:val="left"/>
      <w:pPr>
        <w:ind w:left="2608" w:hanging="360"/>
      </w:pPr>
      <w:rPr>
        <w:rFonts w:ascii="Wingdings" w:hAnsi="Wingdings" w:hint="default"/>
      </w:rPr>
    </w:lvl>
    <w:lvl w:ilvl="3" w:tplc="D22A34B4" w:tentative="1">
      <w:start w:val="1"/>
      <w:numFmt w:val="bullet"/>
      <w:lvlText w:val=""/>
      <w:lvlJc w:val="left"/>
      <w:pPr>
        <w:ind w:left="3328" w:hanging="360"/>
      </w:pPr>
      <w:rPr>
        <w:rFonts w:ascii="Symbol" w:hAnsi="Symbol" w:hint="default"/>
      </w:rPr>
    </w:lvl>
    <w:lvl w:ilvl="4" w:tplc="6FB4E97C" w:tentative="1">
      <w:start w:val="1"/>
      <w:numFmt w:val="bullet"/>
      <w:lvlText w:val="o"/>
      <w:lvlJc w:val="left"/>
      <w:pPr>
        <w:ind w:left="4048" w:hanging="360"/>
      </w:pPr>
      <w:rPr>
        <w:rFonts w:ascii="Courier New" w:hAnsi="Courier New" w:cs="Courier New" w:hint="default"/>
      </w:rPr>
    </w:lvl>
    <w:lvl w:ilvl="5" w:tplc="ECAAFCE2" w:tentative="1">
      <w:start w:val="1"/>
      <w:numFmt w:val="bullet"/>
      <w:lvlText w:val=""/>
      <w:lvlJc w:val="left"/>
      <w:pPr>
        <w:ind w:left="4768" w:hanging="360"/>
      </w:pPr>
      <w:rPr>
        <w:rFonts w:ascii="Wingdings" w:hAnsi="Wingdings" w:hint="default"/>
      </w:rPr>
    </w:lvl>
    <w:lvl w:ilvl="6" w:tplc="0E7892FE" w:tentative="1">
      <w:start w:val="1"/>
      <w:numFmt w:val="bullet"/>
      <w:lvlText w:val=""/>
      <w:lvlJc w:val="left"/>
      <w:pPr>
        <w:ind w:left="5488" w:hanging="360"/>
      </w:pPr>
      <w:rPr>
        <w:rFonts w:ascii="Symbol" w:hAnsi="Symbol" w:hint="default"/>
      </w:rPr>
    </w:lvl>
    <w:lvl w:ilvl="7" w:tplc="AE1260CA" w:tentative="1">
      <w:start w:val="1"/>
      <w:numFmt w:val="bullet"/>
      <w:lvlText w:val="o"/>
      <w:lvlJc w:val="left"/>
      <w:pPr>
        <w:ind w:left="6208" w:hanging="360"/>
      </w:pPr>
      <w:rPr>
        <w:rFonts w:ascii="Courier New" w:hAnsi="Courier New" w:cs="Courier New" w:hint="default"/>
      </w:rPr>
    </w:lvl>
    <w:lvl w:ilvl="8" w:tplc="793ED0FE" w:tentative="1">
      <w:start w:val="1"/>
      <w:numFmt w:val="bullet"/>
      <w:lvlText w:val=""/>
      <w:lvlJc w:val="left"/>
      <w:pPr>
        <w:ind w:left="6928" w:hanging="360"/>
      </w:pPr>
      <w:rPr>
        <w:rFonts w:ascii="Wingdings" w:hAnsi="Wingdings" w:hint="default"/>
      </w:rPr>
    </w:lvl>
  </w:abstractNum>
  <w:num w:numId="1">
    <w:abstractNumId w:val="35"/>
  </w:num>
  <w:num w:numId="2">
    <w:abstractNumId w:val="42"/>
  </w:num>
  <w:num w:numId="3">
    <w:abstractNumId w:val="13"/>
  </w:num>
  <w:num w:numId="4">
    <w:abstractNumId w:val="24"/>
  </w:num>
  <w:num w:numId="5">
    <w:abstractNumId w:val="31"/>
  </w:num>
  <w:num w:numId="6">
    <w:abstractNumId w:val="51"/>
  </w:num>
  <w:num w:numId="7">
    <w:abstractNumId w:val="26"/>
  </w:num>
  <w:num w:numId="8">
    <w:abstractNumId w:val="28"/>
  </w:num>
  <w:num w:numId="9">
    <w:abstractNumId w:val="40"/>
  </w:num>
  <w:num w:numId="10">
    <w:abstractNumId w:val="41"/>
  </w:num>
  <w:num w:numId="11">
    <w:abstractNumId w:val="44"/>
  </w:num>
  <w:num w:numId="12">
    <w:abstractNumId w:val="9"/>
  </w:num>
  <w:num w:numId="13">
    <w:abstractNumId w:val="27"/>
  </w:num>
  <w:num w:numId="14">
    <w:abstractNumId w:val="48"/>
  </w:num>
  <w:num w:numId="15">
    <w:abstractNumId w:val="11"/>
  </w:num>
  <w:num w:numId="16">
    <w:abstractNumId w:val="52"/>
  </w:num>
  <w:num w:numId="17">
    <w:abstractNumId w:val="50"/>
  </w:num>
  <w:num w:numId="18">
    <w:abstractNumId w:val="16"/>
  </w:num>
  <w:num w:numId="19">
    <w:abstractNumId w:val="19"/>
  </w:num>
  <w:num w:numId="20">
    <w:abstractNumId w:val="49"/>
  </w:num>
  <w:num w:numId="21">
    <w:abstractNumId w:val="7"/>
  </w:num>
  <w:num w:numId="22">
    <w:abstractNumId w:val="20"/>
  </w:num>
  <w:num w:numId="23">
    <w:abstractNumId w:val="5"/>
  </w:num>
  <w:num w:numId="24">
    <w:abstractNumId w:val="8"/>
  </w:num>
  <w:num w:numId="25">
    <w:abstractNumId w:val="3"/>
  </w:num>
  <w:num w:numId="26">
    <w:abstractNumId w:val="2"/>
  </w:num>
  <w:num w:numId="27">
    <w:abstractNumId w:val="1"/>
  </w:num>
  <w:num w:numId="28">
    <w:abstractNumId w:val="0"/>
  </w:num>
  <w:num w:numId="29">
    <w:abstractNumId w:val="6"/>
  </w:num>
  <w:num w:numId="30">
    <w:abstractNumId w:val="4"/>
  </w:num>
  <w:num w:numId="31">
    <w:abstractNumId w:val="21"/>
  </w:num>
  <w:num w:numId="32">
    <w:abstractNumId w:val="36"/>
  </w:num>
  <w:num w:numId="33">
    <w:abstractNumId w:val="33"/>
  </w:num>
  <w:num w:numId="34">
    <w:abstractNumId w:val="15"/>
  </w:num>
  <w:num w:numId="35">
    <w:abstractNumId w:val="32"/>
  </w:num>
  <w:num w:numId="36">
    <w:abstractNumId w:val="45"/>
  </w:num>
  <w:num w:numId="37">
    <w:abstractNumId w:val="18"/>
  </w:num>
  <w:num w:numId="38">
    <w:abstractNumId w:val="22"/>
  </w:num>
  <w:num w:numId="39">
    <w:abstractNumId w:val="14"/>
  </w:num>
  <w:num w:numId="40">
    <w:abstractNumId w:val="53"/>
  </w:num>
  <w:num w:numId="41">
    <w:abstractNumId w:val="46"/>
  </w:num>
  <w:num w:numId="42">
    <w:abstractNumId w:val="10"/>
  </w:num>
  <w:num w:numId="43">
    <w:abstractNumId w:val="37"/>
  </w:num>
  <w:num w:numId="44">
    <w:abstractNumId w:val="54"/>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1984" w:hanging="708"/>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Override>
  </w:num>
  <w:num w:numId="45">
    <w:abstractNumId w:val="34"/>
  </w:num>
  <w:num w:numId="46">
    <w:abstractNumId w:val="38"/>
  </w:num>
  <w:num w:numId="47">
    <w:abstractNumId w:val="30"/>
  </w:num>
  <w:num w:numId="48">
    <w:abstractNumId w:val="23"/>
  </w:num>
  <w:num w:numId="49">
    <w:abstractNumId w:val="12"/>
  </w:num>
  <w:num w:numId="50">
    <w:abstractNumId w:val="55"/>
  </w:num>
  <w:num w:numId="51">
    <w:abstractNumId w:val="25"/>
  </w:num>
  <w:num w:numId="52">
    <w:abstractNumId w:val="39"/>
  </w:num>
  <w:num w:numId="53">
    <w:abstractNumId w:val="17"/>
  </w:num>
  <w:num w:numId="54">
    <w:abstractNumId w:val="43"/>
  </w:num>
  <w:num w:numId="55">
    <w:abstractNumId w:val="47"/>
  </w:num>
  <w:num w:numId="56">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HorizontalSpacing w:val="105"/>
  <w:drawingGridVerticalSpacing w:val="156"/>
  <w:noPunctuationKerning/>
  <w:characterSpacingControl w:val="compressPunctuation"/>
  <w:doNotValidateAgainstSchema/>
  <w:doNotDemarcateInvalidXml/>
  <w:hdrShapeDefaults>
    <o:shapedefaults v:ext="edit" spidmax="2051" fill="f" stroke="f">
      <v:fill on="f"/>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00172A27"/>
    <w:rsid w:val="0000339E"/>
    <w:rsid w:val="00004F9D"/>
    <w:rsid w:val="0001609F"/>
    <w:rsid w:val="00030124"/>
    <w:rsid w:val="00032B28"/>
    <w:rsid w:val="00047598"/>
    <w:rsid w:val="00047EA7"/>
    <w:rsid w:val="00055059"/>
    <w:rsid w:val="000646A8"/>
    <w:rsid w:val="0006478C"/>
    <w:rsid w:val="000708AA"/>
    <w:rsid w:val="000741DF"/>
    <w:rsid w:val="0007505A"/>
    <w:rsid w:val="00081969"/>
    <w:rsid w:val="00085D9B"/>
    <w:rsid w:val="000903E5"/>
    <w:rsid w:val="00094163"/>
    <w:rsid w:val="000A57BA"/>
    <w:rsid w:val="000A5FDE"/>
    <w:rsid w:val="000A7026"/>
    <w:rsid w:val="000B13D4"/>
    <w:rsid w:val="000C37B7"/>
    <w:rsid w:val="000C3F59"/>
    <w:rsid w:val="000C5EF0"/>
    <w:rsid w:val="000D5837"/>
    <w:rsid w:val="000F5CEC"/>
    <w:rsid w:val="000F7702"/>
    <w:rsid w:val="00100729"/>
    <w:rsid w:val="00101319"/>
    <w:rsid w:val="00101558"/>
    <w:rsid w:val="0010354C"/>
    <w:rsid w:val="001036EE"/>
    <w:rsid w:val="00111729"/>
    <w:rsid w:val="00113969"/>
    <w:rsid w:val="00130DCA"/>
    <w:rsid w:val="001347C4"/>
    <w:rsid w:val="00137532"/>
    <w:rsid w:val="00137B9A"/>
    <w:rsid w:val="001437F4"/>
    <w:rsid w:val="00143C65"/>
    <w:rsid w:val="00157373"/>
    <w:rsid w:val="00161CED"/>
    <w:rsid w:val="0016218D"/>
    <w:rsid w:val="00166156"/>
    <w:rsid w:val="00166B7B"/>
    <w:rsid w:val="0016758D"/>
    <w:rsid w:val="00172A27"/>
    <w:rsid w:val="00176D06"/>
    <w:rsid w:val="00181281"/>
    <w:rsid w:val="00186A1E"/>
    <w:rsid w:val="001A53AF"/>
    <w:rsid w:val="001A58EE"/>
    <w:rsid w:val="001C0EA1"/>
    <w:rsid w:val="001C2B84"/>
    <w:rsid w:val="001C2BC5"/>
    <w:rsid w:val="001C4657"/>
    <w:rsid w:val="001C572A"/>
    <w:rsid w:val="001D24C5"/>
    <w:rsid w:val="001D3C3E"/>
    <w:rsid w:val="001E2317"/>
    <w:rsid w:val="001E7268"/>
    <w:rsid w:val="001F0EB2"/>
    <w:rsid w:val="001F53E7"/>
    <w:rsid w:val="00204823"/>
    <w:rsid w:val="00207D71"/>
    <w:rsid w:val="00234318"/>
    <w:rsid w:val="00243FA8"/>
    <w:rsid w:val="00247B9A"/>
    <w:rsid w:val="00250AA1"/>
    <w:rsid w:val="00256E94"/>
    <w:rsid w:val="002623B9"/>
    <w:rsid w:val="0026521E"/>
    <w:rsid w:val="0026622B"/>
    <w:rsid w:val="002674D1"/>
    <w:rsid w:val="00267847"/>
    <w:rsid w:val="002679E2"/>
    <w:rsid w:val="00274206"/>
    <w:rsid w:val="00276232"/>
    <w:rsid w:val="00276D56"/>
    <w:rsid w:val="0028390E"/>
    <w:rsid w:val="0028661E"/>
    <w:rsid w:val="00287F77"/>
    <w:rsid w:val="0029477E"/>
    <w:rsid w:val="00295954"/>
    <w:rsid w:val="002973D6"/>
    <w:rsid w:val="002A5E7A"/>
    <w:rsid w:val="002A6696"/>
    <w:rsid w:val="002B759D"/>
    <w:rsid w:val="002C13D7"/>
    <w:rsid w:val="002C36B9"/>
    <w:rsid w:val="002C5750"/>
    <w:rsid w:val="002C6F8A"/>
    <w:rsid w:val="002E4167"/>
    <w:rsid w:val="00302AE4"/>
    <w:rsid w:val="00307BF9"/>
    <w:rsid w:val="003115EC"/>
    <w:rsid w:val="00314FDC"/>
    <w:rsid w:val="003164B0"/>
    <w:rsid w:val="003173C6"/>
    <w:rsid w:val="00322049"/>
    <w:rsid w:val="003251D8"/>
    <w:rsid w:val="003253C2"/>
    <w:rsid w:val="003324B0"/>
    <w:rsid w:val="00336326"/>
    <w:rsid w:val="00337023"/>
    <w:rsid w:val="0034439A"/>
    <w:rsid w:val="003461B4"/>
    <w:rsid w:val="00347931"/>
    <w:rsid w:val="00350A6E"/>
    <w:rsid w:val="003537AE"/>
    <w:rsid w:val="003539CC"/>
    <w:rsid w:val="00355ADA"/>
    <w:rsid w:val="00360F29"/>
    <w:rsid w:val="00364A87"/>
    <w:rsid w:val="003722DB"/>
    <w:rsid w:val="0037258F"/>
    <w:rsid w:val="0037343C"/>
    <w:rsid w:val="003757ED"/>
    <w:rsid w:val="00377440"/>
    <w:rsid w:val="0038090B"/>
    <w:rsid w:val="00381100"/>
    <w:rsid w:val="0038283D"/>
    <w:rsid w:val="00386929"/>
    <w:rsid w:val="0038752B"/>
    <w:rsid w:val="00387ADE"/>
    <w:rsid w:val="00394A5A"/>
    <w:rsid w:val="00395775"/>
    <w:rsid w:val="003A118B"/>
    <w:rsid w:val="003B0411"/>
    <w:rsid w:val="003B0E09"/>
    <w:rsid w:val="003B1655"/>
    <w:rsid w:val="003B4982"/>
    <w:rsid w:val="003B4FF1"/>
    <w:rsid w:val="003C097C"/>
    <w:rsid w:val="003D0E68"/>
    <w:rsid w:val="003D1A1D"/>
    <w:rsid w:val="003E04CB"/>
    <w:rsid w:val="003E05FD"/>
    <w:rsid w:val="003E2FF7"/>
    <w:rsid w:val="003E4A1E"/>
    <w:rsid w:val="003E540B"/>
    <w:rsid w:val="003E6643"/>
    <w:rsid w:val="003E68ED"/>
    <w:rsid w:val="003F358B"/>
    <w:rsid w:val="003F7349"/>
    <w:rsid w:val="00405B37"/>
    <w:rsid w:val="00411914"/>
    <w:rsid w:val="0041453D"/>
    <w:rsid w:val="00415D44"/>
    <w:rsid w:val="00416DDA"/>
    <w:rsid w:val="00416EA0"/>
    <w:rsid w:val="004171A1"/>
    <w:rsid w:val="00420FCD"/>
    <w:rsid w:val="00422CD9"/>
    <w:rsid w:val="004275E9"/>
    <w:rsid w:val="0043260A"/>
    <w:rsid w:val="004328FA"/>
    <w:rsid w:val="00434C34"/>
    <w:rsid w:val="00435D21"/>
    <w:rsid w:val="004403E1"/>
    <w:rsid w:val="00440C02"/>
    <w:rsid w:val="00454D1B"/>
    <w:rsid w:val="00455436"/>
    <w:rsid w:val="004600A4"/>
    <w:rsid w:val="00461B84"/>
    <w:rsid w:val="00462006"/>
    <w:rsid w:val="0046362A"/>
    <w:rsid w:val="00463645"/>
    <w:rsid w:val="00467629"/>
    <w:rsid w:val="0047318F"/>
    <w:rsid w:val="004805C4"/>
    <w:rsid w:val="00481B4F"/>
    <w:rsid w:val="004837CE"/>
    <w:rsid w:val="004862DF"/>
    <w:rsid w:val="004904E3"/>
    <w:rsid w:val="00491FA0"/>
    <w:rsid w:val="004939FA"/>
    <w:rsid w:val="00496D45"/>
    <w:rsid w:val="004A0B50"/>
    <w:rsid w:val="004A1E01"/>
    <w:rsid w:val="004A551E"/>
    <w:rsid w:val="004C1009"/>
    <w:rsid w:val="004C5F7A"/>
    <w:rsid w:val="004C6B68"/>
    <w:rsid w:val="004D1C67"/>
    <w:rsid w:val="004D4888"/>
    <w:rsid w:val="004E17CF"/>
    <w:rsid w:val="004E20ED"/>
    <w:rsid w:val="004F0C5F"/>
    <w:rsid w:val="004F3F89"/>
    <w:rsid w:val="004F722D"/>
    <w:rsid w:val="004F789C"/>
    <w:rsid w:val="004F7D94"/>
    <w:rsid w:val="0050145A"/>
    <w:rsid w:val="005059A2"/>
    <w:rsid w:val="00506239"/>
    <w:rsid w:val="00506625"/>
    <w:rsid w:val="00512D77"/>
    <w:rsid w:val="00515FC2"/>
    <w:rsid w:val="0052121F"/>
    <w:rsid w:val="005356C2"/>
    <w:rsid w:val="0055758F"/>
    <w:rsid w:val="00560829"/>
    <w:rsid w:val="0056230F"/>
    <w:rsid w:val="00562A5C"/>
    <w:rsid w:val="00570092"/>
    <w:rsid w:val="00580322"/>
    <w:rsid w:val="00593A92"/>
    <w:rsid w:val="005965CC"/>
    <w:rsid w:val="005A371C"/>
    <w:rsid w:val="005A5E8E"/>
    <w:rsid w:val="005B226A"/>
    <w:rsid w:val="005B2D2C"/>
    <w:rsid w:val="005B4829"/>
    <w:rsid w:val="005B510B"/>
    <w:rsid w:val="005C0FC5"/>
    <w:rsid w:val="005C4C4D"/>
    <w:rsid w:val="005E02CB"/>
    <w:rsid w:val="005E0641"/>
    <w:rsid w:val="005E097D"/>
    <w:rsid w:val="005E7FC5"/>
    <w:rsid w:val="0060325B"/>
    <w:rsid w:val="00604015"/>
    <w:rsid w:val="00605069"/>
    <w:rsid w:val="0060571D"/>
    <w:rsid w:val="00605CC7"/>
    <w:rsid w:val="00611C8C"/>
    <w:rsid w:val="00615978"/>
    <w:rsid w:val="00625740"/>
    <w:rsid w:val="00630B89"/>
    <w:rsid w:val="00632698"/>
    <w:rsid w:val="006326C6"/>
    <w:rsid w:val="0063443D"/>
    <w:rsid w:val="00641E8A"/>
    <w:rsid w:val="0064286E"/>
    <w:rsid w:val="00645DC6"/>
    <w:rsid w:val="00646449"/>
    <w:rsid w:val="00650745"/>
    <w:rsid w:val="00651F6C"/>
    <w:rsid w:val="00652D5D"/>
    <w:rsid w:val="0066579A"/>
    <w:rsid w:val="00666FE8"/>
    <w:rsid w:val="00673FC0"/>
    <w:rsid w:val="0067411C"/>
    <w:rsid w:val="006869FE"/>
    <w:rsid w:val="00687601"/>
    <w:rsid w:val="00690FF2"/>
    <w:rsid w:val="0069191E"/>
    <w:rsid w:val="006930DF"/>
    <w:rsid w:val="00696DC0"/>
    <w:rsid w:val="006A21A0"/>
    <w:rsid w:val="006B5D84"/>
    <w:rsid w:val="006C0610"/>
    <w:rsid w:val="006C3859"/>
    <w:rsid w:val="006C41AE"/>
    <w:rsid w:val="006D5A45"/>
    <w:rsid w:val="006E49CF"/>
    <w:rsid w:val="006F072A"/>
    <w:rsid w:val="006F5D3A"/>
    <w:rsid w:val="006F6272"/>
    <w:rsid w:val="006F638B"/>
    <w:rsid w:val="00703654"/>
    <w:rsid w:val="0070538B"/>
    <w:rsid w:val="007059E4"/>
    <w:rsid w:val="00707A55"/>
    <w:rsid w:val="00707BA3"/>
    <w:rsid w:val="00710A2B"/>
    <w:rsid w:val="00713DF4"/>
    <w:rsid w:val="007140AD"/>
    <w:rsid w:val="0072744D"/>
    <w:rsid w:val="00733076"/>
    <w:rsid w:val="007372B1"/>
    <w:rsid w:val="00740267"/>
    <w:rsid w:val="007514C1"/>
    <w:rsid w:val="007600F7"/>
    <w:rsid w:val="00763105"/>
    <w:rsid w:val="007740BB"/>
    <w:rsid w:val="0077606B"/>
    <w:rsid w:val="00777207"/>
    <w:rsid w:val="00780DC1"/>
    <w:rsid w:val="007833FA"/>
    <w:rsid w:val="00785984"/>
    <w:rsid w:val="00790AD4"/>
    <w:rsid w:val="00794C3B"/>
    <w:rsid w:val="00795934"/>
    <w:rsid w:val="00796FB4"/>
    <w:rsid w:val="007A6EB0"/>
    <w:rsid w:val="007B2497"/>
    <w:rsid w:val="007B4CD9"/>
    <w:rsid w:val="007B72CE"/>
    <w:rsid w:val="007C1401"/>
    <w:rsid w:val="007C18CD"/>
    <w:rsid w:val="007C73A1"/>
    <w:rsid w:val="007D0504"/>
    <w:rsid w:val="007D188E"/>
    <w:rsid w:val="007D581C"/>
    <w:rsid w:val="007E1E22"/>
    <w:rsid w:val="007E56E8"/>
    <w:rsid w:val="008011A4"/>
    <w:rsid w:val="00802DFF"/>
    <w:rsid w:val="0081214B"/>
    <w:rsid w:val="0082019B"/>
    <w:rsid w:val="00821AE6"/>
    <w:rsid w:val="00821C01"/>
    <w:rsid w:val="0083204F"/>
    <w:rsid w:val="00840940"/>
    <w:rsid w:val="0084114B"/>
    <w:rsid w:val="00843572"/>
    <w:rsid w:val="00844500"/>
    <w:rsid w:val="00847163"/>
    <w:rsid w:val="00847F64"/>
    <w:rsid w:val="008532DF"/>
    <w:rsid w:val="00854247"/>
    <w:rsid w:val="008545D9"/>
    <w:rsid w:val="00861144"/>
    <w:rsid w:val="00861593"/>
    <w:rsid w:val="0086508D"/>
    <w:rsid w:val="0086555A"/>
    <w:rsid w:val="008744EA"/>
    <w:rsid w:val="00880068"/>
    <w:rsid w:val="008925BA"/>
    <w:rsid w:val="008941CC"/>
    <w:rsid w:val="00897A64"/>
    <w:rsid w:val="008A38D3"/>
    <w:rsid w:val="008A3C45"/>
    <w:rsid w:val="008A3E30"/>
    <w:rsid w:val="008A4D4D"/>
    <w:rsid w:val="008B20A0"/>
    <w:rsid w:val="008B211F"/>
    <w:rsid w:val="008B6BEE"/>
    <w:rsid w:val="008B6E83"/>
    <w:rsid w:val="008B6EAE"/>
    <w:rsid w:val="008C038C"/>
    <w:rsid w:val="008D0A75"/>
    <w:rsid w:val="008E1599"/>
    <w:rsid w:val="008E48FF"/>
    <w:rsid w:val="008E7446"/>
    <w:rsid w:val="008E7AA5"/>
    <w:rsid w:val="00900733"/>
    <w:rsid w:val="00901F68"/>
    <w:rsid w:val="009043A8"/>
    <w:rsid w:val="009157C1"/>
    <w:rsid w:val="0092104C"/>
    <w:rsid w:val="00921CC7"/>
    <w:rsid w:val="00922FB8"/>
    <w:rsid w:val="00925A1D"/>
    <w:rsid w:val="00926923"/>
    <w:rsid w:val="009328CE"/>
    <w:rsid w:val="00932FD4"/>
    <w:rsid w:val="00936827"/>
    <w:rsid w:val="00945090"/>
    <w:rsid w:val="009450D5"/>
    <w:rsid w:val="009455D8"/>
    <w:rsid w:val="0094729D"/>
    <w:rsid w:val="00947BB1"/>
    <w:rsid w:val="0095055A"/>
    <w:rsid w:val="0095533E"/>
    <w:rsid w:val="009557DF"/>
    <w:rsid w:val="00957A14"/>
    <w:rsid w:val="00967FB3"/>
    <w:rsid w:val="0097671B"/>
    <w:rsid w:val="00976FAA"/>
    <w:rsid w:val="009811E0"/>
    <w:rsid w:val="00983D65"/>
    <w:rsid w:val="009854B4"/>
    <w:rsid w:val="009871EC"/>
    <w:rsid w:val="00990DB5"/>
    <w:rsid w:val="009913EA"/>
    <w:rsid w:val="00991828"/>
    <w:rsid w:val="009965EB"/>
    <w:rsid w:val="009D1365"/>
    <w:rsid w:val="009D4AF6"/>
    <w:rsid w:val="009D6803"/>
    <w:rsid w:val="009D7C3D"/>
    <w:rsid w:val="009E0559"/>
    <w:rsid w:val="009E13C0"/>
    <w:rsid w:val="009E3C04"/>
    <w:rsid w:val="009E786A"/>
    <w:rsid w:val="009F0036"/>
    <w:rsid w:val="009F08F8"/>
    <w:rsid w:val="00A027BA"/>
    <w:rsid w:val="00A060AB"/>
    <w:rsid w:val="00A12FAF"/>
    <w:rsid w:val="00A13C4D"/>
    <w:rsid w:val="00A15A3D"/>
    <w:rsid w:val="00A20EB1"/>
    <w:rsid w:val="00A21293"/>
    <w:rsid w:val="00A26A6F"/>
    <w:rsid w:val="00A27A07"/>
    <w:rsid w:val="00A27B7B"/>
    <w:rsid w:val="00A30E53"/>
    <w:rsid w:val="00A32CD6"/>
    <w:rsid w:val="00A42822"/>
    <w:rsid w:val="00A47187"/>
    <w:rsid w:val="00A63736"/>
    <w:rsid w:val="00A64670"/>
    <w:rsid w:val="00A71F85"/>
    <w:rsid w:val="00A772A5"/>
    <w:rsid w:val="00A8112B"/>
    <w:rsid w:val="00A82DD0"/>
    <w:rsid w:val="00A8642F"/>
    <w:rsid w:val="00A8655B"/>
    <w:rsid w:val="00A871FF"/>
    <w:rsid w:val="00A94E22"/>
    <w:rsid w:val="00AA08C8"/>
    <w:rsid w:val="00AA436F"/>
    <w:rsid w:val="00AB1AC8"/>
    <w:rsid w:val="00AB27A7"/>
    <w:rsid w:val="00AB286D"/>
    <w:rsid w:val="00AB2EEA"/>
    <w:rsid w:val="00AB4797"/>
    <w:rsid w:val="00AB59D0"/>
    <w:rsid w:val="00AB7C00"/>
    <w:rsid w:val="00AC07B2"/>
    <w:rsid w:val="00AC2705"/>
    <w:rsid w:val="00AC2D86"/>
    <w:rsid w:val="00AC5DAE"/>
    <w:rsid w:val="00AD6F98"/>
    <w:rsid w:val="00AE23C8"/>
    <w:rsid w:val="00AE3F8D"/>
    <w:rsid w:val="00AE6A15"/>
    <w:rsid w:val="00AE77D0"/>
    <w:rsid w:val="00AE7821"/>
    <w:rsid w:val="00AF69A5"/>
    <w:rsid w:val="00B03751"/>
    <w:rsid w:val="00B0573C"/>
    <w:rsid w:val="00B05CE5"/>
    <w:rsid w:val="00B16F34"/>
    <w:rsid w:val="00B2036B"/>
    <w:rsid w:val="00B21DF2"/>
    <w:rsid w:val="00B24039"/>
    <w:rsid w:val="00B2501B"/>
    <w:rsid w:val="00B40608"/>
    <w:rsid w:val="00B40D4A"/>
    <w:rsid w:val="00B42C3A"/>
    <w:rsid w:val="00B46600"/>
    <w:rsid w:val="00B46874"/>
    <w:rsid w:val="00B57C23"/>
    <w:rsid w:val="00B617E8"/>
    <w:rsid w:val="00B65957"/>
    <w:rsid w:val="00B65BDD"/>
    <w:rsid w:val="00B67D98"/>
    <w:rsid w:val="00B70758"/>
    <w:rsid w:val="00B70E51"/>
    <w:rsid w:val="00B74BCE"/>
    <w:rsid w:val="00B74CF3"/>
    <w:rsid w:val="00B80FE1"/>
    <w:rsid w:val="00B81984"/>
    <w:rsid w:val="00B83020"/>
    <w:rsid w:val="00B92A0C"/>
    <w:rsid w:val="00B9376C"/>
    <w:rsid w:val="00B96D03"/>
    <w:rsid w:val="00BA16ED"/>
    <w:rsid w:val="00BA783B"/>
    <w:rsid w:val="00BB5539"/>
    <w:rsid w:val="00BB5763"/>
    <w:rsid w:val="00BC077C"/>
    <w:rsid w:val="00BC6430"/>
    <w:rsid w:val="00BD0497"/>
    <w:rsid w:val="00BD1738"/>
    <w:rsid w:val="00BD42FB"/>
    <w:rsid w:val="00BD4599"/>
    <w:rsid w:val="00BD4F62"/>
    <w:rsid w:val="00BD57CE"/>
    <w:rsid w:val="00BD7FD7"/>
    <w:rsid w:val="00BE5042"/>
    <w:rsid w:val="00BE5D16"/>
    <w:rsid w:val="00BE66E0"/>
    <w:rsid w:val="00BF21DA"/>
    <w:rsid w:val="00BF2C15"/>
    <w:rsid w:val="00BF3750"/>
    <w:rsid w:val="00C0215D"/>
    <w:rsid w:val="00C04EA9"/>
    <w:rsid w:val="00C0597A"/>
    <w:rsid w:val="00C0765C"/>
    <w:rsid w:val="00C123E9"/>
    <w:rsid w:val="00C12AAF"/>
    <w:rsid w:val="00C13AA6"/>
    <w:rsid w:val="00C14EC5"/>
    <w:rsid w:val="00C21607"/>
    <w:rsid w:val="00C226A0"/>
    <w:rsid w:val="00C2276A"/>
    <w:rsid w:val="00C32A29"/>
    <w:rsid w:val="00C369A8"/>
    <w:rsid w:val="00C4357C"/>
    <w:rsid w:val="00C4463F"/>
    <w:rsid w:val="00C50BC1"/>
    <w:rsid w:val="00C54B67"/>
    <w:rsid w:val="00C61AB2"/>
    <w:rsid w:val="00C61BA5"/>
    <w:rsid w:val="00C629F4"/>
    <w:rsid w:val="00C643C4"/>
    <w:rsid w:val="00C7342A"/>
    <w:rsid w:val="00C73D97"/>
    <w:rsid w:val="00C75C22"/>
    <w:rsid w:val="00C81EFC"/>
    <w:rsid w:val="00C85455"/>
    <w:rsid w:val="00C904F0"/>
    <w:rsid w:val="00C91F70"/>
    <w:rsid w:val="00C9288B"/>
    <w:rsid w:val="00CA0995"/>
    <w:rsid w:val="00CA7B85"/>
    <w:rsid w:val="00CB79EE"/>
    <w:rsid w:val="00CC0FF5"/>
    <w:rsid w:val="00CD14F1"/>
    <w:rsid w:val="00CD27E6"/>
    <w:rsid w:val="00CD73CB"/>
    <w:rsid w:val="00CE2B2D"/>
    <w:rsid w:val="00CE2BC6"/>
    <w:rsid w:val="00CE50F8"/>
    <w:rsid w:val="00CF15E1"/>
    <w:rsid w:val="00CF638A"/>
    <w:rsid w:val="00CF6BB6"/>
    <w:rsid w:val="00D10685"/>
    <w:rsid w:val="00D10A74"/>
    <w:rsid w:val="00D33B49"/>
    <w:rsid w:val="00D3615C"/>
    <w:rsid w:val="00D37284"/>
    <w:rsid w:val="00D42DE8"/>
    <w:rsid w:val="00D5309E"/>
    <w:rsid w:val="00D541EE"/>
    <w:rsid w:val="00D54C31"/>
    <w:rsid w:val="00D55315"/>
    <w:rsid w:val="00D70466"/>
    <w:rsid w:val="00D8426A"/>
    <w:rsid w:val="00D922A6"/>
    <w:rsid w:val="00D933DF"/>
    <w:rsid w:val="00D95246"/>
    <w:rsid w:val="00D95E3C"/>
    <w:rsid w:val="00DA13C0"/>
    <w:rsid w:val="00DA15B5"/>
    <w:rsid w:val="00DA3DDB"/>
    <w:rsid w:val="00DB2B48"/>
    <w:rsid w:val="00DB66C5"/>
    <w:rsid w:val="00DC17CA"/>
    <w:rsid w:val="00DC29C0"/>
    <w:rsid w:val="00DC3DE5"/>
    <w:rsid w:val="00DC4765"/>
    <w:rsid w:val="00DC4F26"/>
    <w:rsid w:val="00DC5C17"/>
    <w:rsid w:val="00DC5EB8"/>
    <w:rsid w:val="00DC644F"/>
    <w:rsid w:val="00DC7309"/>
    <w:rsid w:val="00DC78C6"/>
    <w:rsid w:val="00DD4426"/>
    <w:rsid w:val="00DE2065"/>
    <w:rsid w:val="00DF0A85"/>
    <w:rsid w:val="00E004C6"/>
    <w:rsid w:val="00E0372E"/>
    <w:rsid w:val="00E15654"/>
    <w:rsid w:val="00E20C79"/>
    <w:rsid w:val="00E217B7"/>
    <w:rsid w:val="00E32776"/>
    <w:rsid w:val="00E359D9"/>
    <w:rsid w:val="00E37963"/>
    <w:rsid w:val="00E426A8"/>
    <w:rsid w:val="00E42795"/>
    <w:rsid w:val="00E432DF"/>
    <w:rsid w:val="00E46DE8"/>
    <w:rsid w:val="00E563C4"/>
    <w:rsid w:val="00E57A7C"/>
    <w:rsid w:val="00E602C2"/>
    <w:rsid w:val="00E660AB"/>
    <w:rsid w:val="00E73A64"/>
    <w:rsid w:val="00E74539"/>
    <w:rsid w:val="00E74EB7"/>
    <w:rsid w:val="00E7614F"/>
    <w:rsid w:val="00E766C1"/>
    <w:rsid w:val="00E9014D"/>
    <w:rsid w:val="00E9256D"/>
    <w:rsid w:val="00EA170D"/>
    <w:rsid w:val="00EA709B"/>
    <w:rsid w:val="00EB24C0"/>
    <w:rsid w:val="00EB3F15"/>
    <w:rsid w:val="00EC4355"/>
    <w:rsid w:val="00EC43FA"/>
    <w:rsid w:val="00EC5B71"/>
    <w:rsid w:val="00ED35F3"/>
    <w:rsid w:val="00EE0655"/>
    <w:rsid w:val="00EE12E1"/>
    <w:rsid w:val="00EE1FC6"/>
    <w:rsid w:val="00EE7916"/>
    <w:rsid w:val="00EF1AB7"/>
    <w:rsid w:val="00F02C96"/>
    <w:rsid w:val="00F05D84"/>
    <w:rsid w:val="00F14887"/>
    <w:rsid w:val="00F15A6D"/>
    <w:rsid w:val="00F15E72"/>
    <w:rsid w:val="00F16DFF"/>
    <w:rsid w:val="00F219E4"/>
    <w:rsid w:val="00F27E5F"/>
    <w:rsid w:val="00F3275D"/>
    <w:rsid w:val="00F3698D"/>
    <w:rsid w:val="00F400CC"/>
    <w:rsid w:val="00F42414"/>
    <w:rsid w:val="00F442E6"/>
    <w:rsid w:val="00F44C06"/>
    <w:rsid w:val="00F479DC"/>
    <w:rsid w:val="00F47BC6"/>
    <w:rsid w:val="00F57F58"/>
    <w:rsid w:val="00F632F7"/>
    <w:rsid w:val="00F6422E"/>
    <w:rsid w:val="00F66092"/>
    <w:rsid w:val="00F665E8"/>
    <w:rsid w:val="00F66F65"/>
    <w:rsid w:val="00F75318"/>
    <w:rsid w:val="00F7592B"/>
    <w:rsid w:val="00F7612D"/>
    <w:rsid w:val="00F80C89"/>
    <w:rsid w:val="00F8121F"/>
    <w:rsid w:val="00F84547"/>
    <w:rsid w:val="00F86F96"/>
    <w:rsid w:val="00F87FA6"/>
    <w:rsid w:val="00F9638B"/>
    <w:rsid w:val="00F966DE"/>
    <w:rsid w:val="00FA1850"/>
    <w:rsid w:val="00FB13F9"/>
    <w:rsid w:val="00FB2572"/>
    <w:rsid w:val="00FB2D5B"/>
    <w:rsid w:val="00FC25FA"/>
    <w:rsid w:val="00FC4BD4"/>
    <w:rsid w:val="00FC6EF4"/>
    <w:rsid w:val="00FD0E00"/>
    <w:rsid w:val="00FD4E68"/>
    <w:rsid w:val="00FE3E5E"/>
    <w:rsid w:val="00FE5EFF"/>
    <w:rsid w:val="00FF04B2"/>
    <w:rsid w:val="00FF11C9"/>
    <w:rsid w:val="00FF2505"/>
    <w:rsid w:val="00FF3D5B"/>
    <w:rsid w:val="00FF6FB3"/>
    <w:rsid w:val="00FF6FBB"/>
    <w:rsid w:val="01613023"/>
    <w:rsid w:val="0169020A"/>
    <w:rsid w:val="017909A7"/>
    <w:rsid w:val="02434396"/>
    <w:rsid w:val="026914D8"/>
    <w:rsid w:val="03465FA2"/>
    <w:rsid w:val="0362061D"/>
    <w:rsid w:val="036F7566"/>
    <w:rsid w:val="03945B25"/>
    <w:rsid w:val="03A85CE8"/>
    <w:rsid w:val="041F0BBA"/>
    <w:rsid w:val="04E81A51"/>
    <w:rsid w:val="04FF6E35"/>
    <w:rsid w:val="05FB3800"/>
    <w:rsid w:val="061C75DC"/>
    <w:rsid w:val="06447C2A"/>
    <w:rsid w:val="064F4042"/>
    <w:rsid w:val="06F8736D"/>
    <w:rsid w:val="0785002C"/>
    <w:rsid w:val="079418E8"/>
    <w:rsid w:val="07A43CA5"/>
    <w:rsid w:val="07DE614C"/>
    <w:rsid w:val="086F1C27"/>
    <w:rsid w:val="08936FFF"/>
    <w:rsid w:val="092A7057"/>
    <w:rsid w:val="09555348"/>
    <w:rsid w:val="097B4C27"/>
    <w:rsid w:val="09B2774D"/>
    <w:rsid w:val="09B35937"/>
    <w:rsid w:val="0AA41147"/>
    <w:rsid w:val="0B593FD6"/>
    <w:rsid w:val="0B7164FA"/>
    <w:rsid w:val="0CE40C19"/>
    <w:rsid w:val="0D216AF3"/>
    <w:rsid w:val="0EF11921"/>
    <w:rsid w:val="10B17B0D"/>
    <w:rsid w:val="10CE3EC0"/>
    <w:rsid w:val="114B4666"/>
    <w:rsid w:val="12596A74"/>
    <w:rsid w:val="146D08D5"/>
    <w:rsid w:val="15C01A4C"/>
    <w:rsid w:val="171346BB"/>
    <w:rsid w:val="17664A7E"/>
    <w:rsid w:val="1782501D"/>
    <w:rsid w:val="179E53C2"/>
    <w:rsid w:val="18D23185"/>
    <w:rsid w:val="19111AE1"/>
    <w:rsid w:val="19647D78"/>
    <w:rsid w:val="19712370"/>
    <w:rsid w:val="19E4324D"/>
    <w:rsid w:val="1B46026D"/>
    <w:rsid w:val="1B9D4BAD"/>
    <w:rsid w:val="1BED7662"/>
    <w:rsid w:val="1C202DC0"/>
    <w:rsid w:val="1C8737F3"/>
    <w:rsid w:val="1CDC4E40"/>
    <w:rsid w:val="1D311464"/>
    <w:rsid w:val="1D4809A6"/>
    <w:rsid w:val="1DA26E19"/>
    <w:rsid w:val="1DDB7CF1"/>
    <w:rsid w:val="1ED93BEB"/>
    <w:rsid w:val="1F7E3D9E"/>
    <w:rsid w:val="1F8D1F2D"/>
    <w:rsid w:val="20116E4D"/>
    <w:rsid w:val="20C647A5"/>
    <w:rsid w:val="222B0AD9"/>
    <w:rsid w:val="232322C8"/>
    <w:rsid w:val="23F7013F"/>
    <w:rsid w:val="240A04C3"/>
    <w:rsid w:val="25496617"/>
    <w:rsid w:val="25A134DD"/>
    <w:rsid w:val="263D5BCE"/>
    <w:rsid w:val="268872C9"/>
    <w:rsid w:val="279B2DD7"/>
    <w:rsid w:val="27DF4062"/>
    <w:rsid w:val="292B08EA"/>
    <w:rsid w:val="2A8E4651"/>
    <w:rsid w:val="2A9A3668"/>
    <w:rsid w:val="2AB0688A"/>
    <w:rsid w:val="2AF740C0"/>
    <w:rsid w:val="2B0D5E93"/>
    <w:rsid w:val="2CB478DD"/>
    <w:rsid w:val="2CEB7646"/>
    <w:rsid w:val="2E950EF0"/>
    <w:rsid w:val="2EFE6F00"/>
    <w:rsid w:val="2F804F73"/>
    <w:rsid w:val="2F8816CD"/>
    <w:rsid w:val="2FEC7E2D"/>
    <w:rsid w:val="30077A1D"/>
    <w:rsid w:val="303D25AA"/>
    <w:rsid w:val="305E6ECB"/>
    <w:rsid w:val="319A3325"/>
    <w:rsid w:val="32DE2680"/>
    <w:rsid w:val="338C6B99"/>
    <w:rsid w:val="33BB1EB0"/>
    <w:rsid w:val="348972AD"/>
    <w:rsid w:val="35B177D6"/>
    <w:rsid w:val="35B9066E"/>
    <w:rsid w:val="35D1041A"/>
    <w:rsid w:val="35EC4CE1"/>
    <w:rsid w:val="36231580"/>
    <w:rsid w:val="36540FDF"/>
    <w:rsid w:val="383D50D1"/>
    <w:rsid w:val="38DA3138"/>
    <w:rsid w:val="395B5C6A"/>
    <w:rsid w:val="396F4299"/>
    <w:rsid w:val="3A4329D4"/>
    <w:rsid w:val="3A7248A4"/>
    <w:rsid w:val="3CF835BB"/>
    <w:rsid w:val="3E234B49"/>
    <w:rsid w:val="3E640489"/>
    <w:rsid w:val="3EAC1E51"/>
    <w:rsid w:val="3F6642A5"/>
    <w:rsid w:val="3F6A4F89"/>
    <w:rsid w:val="3FFC0203"/>
    <w:rsid w:val="404409B6"/>
    <w:rsid w:val="40557BBE"/>
    <w:rsid w:val="4084434B"/>
    <w:rsid w:val="4091360F"/>
    <w:rsid w:val="40D35E4B"/>
    <w:rsid w:val="40D36E27"/>
    <w:rsid w:val="40FB76BD"/>
    <w:rsid w:val="412B4D08"/>
    <w:rsid w:val="41AA0794"/>
    <w:rsid w:val="435633C9"/>
    <w:rsid w:val="45AA0501"/>
    <w:rsid w:val="460C714D"/>
    <w:rsid w:val="4697476B"/>
    <w:rsid w:val="473C374E"/>
    <w:rsid w:val="474C16CD"/>
    <w:rsid w:val="47A70676"/>
    <w:rsid w:val="48871008"/>
    <w:rsid w:val="48B6140B"/>
    <w:rsid w:val="49294157"/>
    <w:rsid w:val="4A2F43D4"/>
    <w:rsid w:val="4CA16319"/>
    <w:rsid w:val="4CB333B7"/>
    <w:rsid w:val="4CE20289"/>
    <w:rsid w:val="4CF34288"/>
    <w:rsid w:val="4D8E06F3"/>
    <w:rsid w:val="4DB26F18"/>
    <w:rsid w:val="4E3E019F"/>
    <w:rsid w:val="4E6F1D61"/>
    <w:rsid w:val="4F194B8D"/>
    <w:rsid w:val="50465047"/>
    <w:rsid w:val="50E66931"/>
    <w:rsid w:val="523E52BA"/>
    <w:rsid w:val="524761C7"/>
    <w:rsid w:val="52A3652D"/>
    <w:rsid w:val="52B6738D"/>
    <w:rsid w:val="533325C8"/>
    <w:rsid w:val="539B7B63"/>
    <w:rsid w:val="53C729BE"/>
    <w:rsid w:val="5491199D"/>
    <w:rsid w:val="570D2321"/>
    <w:rsid w:val="5753270C"/>
    <w:rsid w:val="59B56174"/>
    <w:rsid w:val="5A0543E5"/>
    <w:rsid w:val="5A684881"/>
    <w:rsid w:val="5A6D24E2"/>
    <w:rsid w:val="5AF90B68"/>
    <w:rsid w:val="5CA24CB7"/>
    <w:rsid w:val="5DAD465D"/>
    <w:rsid w:val="5E285DB8"/>
    <w:rsid w:val="5ECB183A"/>
    <w:rsid w:val="5F165C29"/>
    <w:rsid w:val="5F9E0E04"/>
    <w:rsid w:val="61084133"/>
    <w:rsid w:val="61913F83"/>
    <w:rsid w:val="62B93C33"/>
    <w:rsid w:val="63DD3409"/>
    <w:rsid w:val="64347A82"/>
    <w:rsid w:val="64683E56"/>
    <w:rsid w:val="64A37A57"/>
    <w:rsid w:val="64A774DF"/>
    <w:rsid w:val="65035A40"/>
    <w:rsid w:val="6521195E"/>
    <w:rsid w:val="65D05729"/>
    <w:rsid w:val="6618163F"/>
    <w:rsid w:val="67791FAE"/>
    <w:rsid w:val="6A5F0600"/>
    <w:rsid w:val="6BC40C12"/>
    <w:rsid w:val="6C02658B"/>
    <w:rsid w:val="6C0A55F5"/>
    <w:rsid w:val="6C3F105E"/>
    <w:rsid w:val="6CB13344"/>
    <w:rsid w:val="6CB6338B"/>
    <w:rsid w:val="6CF06A71"/>
    <w:rsid w:val="6D0C46AD"/>
    <w:rsid w:val="6F3709ED"/>
    <w:rsid w:val="70F311D5"/>
    <w:rsid w:val="71522C8A"/>
    <w:rsid w:val="72B86321"/>
    <w:rsid w:val="738D4317"/>
    <w:rsid w:val="747A5E6C"/>
    <w:rsid w:val="756B039E"/>
    <w:rsid w:val="763433EB"/>
    <w:rsid w:val="78163434"/>
    <w:rsid w:val="785A4068"/>
    <w:rsid w:val="788E5687"/>
    <w:rsid w:val="79046183"/>
    <w:rsid w:val="791904A0"/>
    <w:rsid w:val="798C2931"/>
    <w:rsid w:val="79D566D1"/>
    <w:rsid w:val="7A7B70D2"/>
    <w:rsid w:val="7B0A032C"/>
    <w:rsid w:val="7C9F03C2"/>
    <w:rsid w:val="7EA438E9"/>
    <w:rsid w:val="7F2232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f" stroke="f">
      <v:fill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footer" w:uiPriority="99"/>
    <w:lsdException w:name="caption" w:qFormat="1"/>
    <w:lsdException w:name="table of figures" w:uiPriority="99"/>
    <w:lsdException w:name="endnote reference" w:uiPriority="99"/>
    <w:lsdException w:name="endnote text" w:uiPriority="99"/>
    <w:lsdException w:name="List" w:uiPriority="99"/>
    <w:lsdException w:name="Title" w:qFormat="1"/>
    <w:lsdException w:name="Subtitle" w:qFormat="1"/>
    <w:lsdException w:name="Hyperlink" w:uiPriority="99"/>
    <w:lsdException w:name="FollowedHyperlink" w:uiPriority="99" w:unhideWhenUsed="1"/>
    <w:lsdException w:name="Strong" w:qFormat="1"/>
    <w:lsdException w:name="Emphasis" w:uiPriority="20"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atentStyles>
  <w:style w:type="paragraph" w:default="1" w:styleId="Normal">
    <w:name w:val="Normal"/>
    <w:qFormat/>
    <w:rsid w:val="005C4C4D"/>
    <w:pPr>
      <w:widowControl w:val="0"/>
      <w:jc w:val="both"/>
    </w:pPr>
    <w:rPr>
      <w:kern w:val="2"/>
      <w:sz w:val="21"/>
      <w:szCs w:val="24"/>
    </w:rPr>
  </w:style>
  <w:style w:type="paragraph" w:styleId="Heading1">
    <w:name w:val="heading 1"/>
    <w:aliases w:val="一级标题,Outline1,Head1,Heading apps,Class Heading,1,H1,heading1,Section,Section1,Section2,Section11,Propo,CMG H1,Lev 1,Section Heading,Heading 1 - Do not use,Heading 1numbered,Head 1,II+,I,Heading A,Heading1,H1-Heading 1,Header 1,l1,Legal Line 1"/>
    <w:basedOn w:val="Normal"/>
    <w:next w:val="Normal"/>
    <w:link w:val="Heading1Char"/>
    <w:qFormat/>
    <w:rsid w:val="005C4C4D"/>
    <w:pPr>
      <w:keepNext/>
      <w:keepLines/>
      <w:tabs>
        <w:tab w:val="left" w:pos="864"/>
      </w:tabs>
      <w:adjustRightInd w:val="0"/>
      <w:spacing w:before="120" w:after="120" w:line="360" w:lineRule="auto"/>
      <w:ind w:left="864" w:hanging="864"/>
      <w:jc w:val="left"/>
      <w:textAlignment w:val="baseline"/>
      <w:outlineLvl w:val="0"/>
    </w:pPr>
    <w:rPr>
      <w:rFonts w:ascii="Arial Bold" w:hAnsi="Arial Bold"/>
      <w:b/>
      <w:bCs/>
      <w:kern w:val="44"/>
      <w:sz w:val="28"/>
      <w:szCs w:val="44"/>
    </w:rPr>
  </w:style>
  <w:style w:type="paragraph" w:styleId="Heading2">
    <w:name w:val="heading 2"/>
    <w:aliases w:val="二级标题,二级标题，黑粗，小三，序号,ASAPHeading 2,标题2,Heading 2 Hidden,Heading 2 CCBS,heading 2,H2,Underrubrik1,prop2,2nd level,h2,2,Header 2,l2,Titre2,Head 2,Heading2,No Number,A,o,H2-Heading 2,Header2,22,heading2,list2,A.B.C.,list 2,Heading Indent No L2,I2,第"/>
    <w:basedOn w:val="Normal"/>
    <w:next w:val="Normal"/>
    <w:link w:val="Heading2Char"/>
    <w:qFormat/>
    <w:rsid w:val="005C4C4D"/>
    <w:pPr>
      <w:keepNext/>
      <w:keepLines/>
      <w:tabs>
        <w:tab w:val="left" w:pos="864"/>
      </w:tabs>
      <w:adjustRightInd w:val="0"/>
      <w:spacing w:before="260" w:after="260" w:line="360" w:lineRule="auto"/>
      <w:ind w:left="864" w:hanging="864"/>
      <w:jc w:val="left"/>
      <w:textAlignment w:val="baseline"/>
      <w:outlineLvl w:val="1"/>
    </w:pPr>
    <w:rPr>
      <w:rFonts w:ascii="Arial Bold" w:hAnsi="Arial Bold"/>
      <w:b/>
      <w:bCs/>
      <w:kern w:val="0"/>
      <w:sz w:val="24"/>
      <w:szCs w:val="32"/>
    </w:rPr>
  </w:style>
  <w:style w:type="paragraph" w:styleId="Heading3">
    <w:name w:val="heading 3"/>
    <w:aliases w:val="三级标题,三级标题，黑粗，四号，序号,ASAPHeading 3,标题 3 Char,Heading 3 - old,H3,h3,3rd level,level_3,PIM 3,Level 3 Head,1.1.1标题 3,sect1.2.3,sect1.2.31,sect1.2.32,sect1.2.311,sect1.2.33,sect1.2.312,H31,H32,H33,H34,H35,H36,H37,H38,H39,H310,H311,H321,H331,H341,第二层"/>
    <w:basedOn w:val="Normal"/>
    <w:next w:val="Normal"/>
    <w:link w:val="Heading3Char"/>
    <w:qFormat/>
    <w:rsid w:val="005C4C4D"/>
    <w:pPr>
      <w:keepNext/>
      <w:keepLines/>
      <w:tabs>
        <w:tab w:val="left" w:pos="864"/>
      </w:tabs>
      <w:adjustRightInd w:val="0"/>
      <w:spacing w:before="260" w:after="260" w:line="416" w:lineRule="atLeast"/>
      <w:ind w:left="864" w:hanging="864"/>
      <w:jc w:val="left"/>
      <w:textAlignment w:val="baseline"/>
      <w:outlineLvl w:val="2"/>
    </w:pPr>
    <w:rPr>
      <w:rFonts w:ascii="Arial Bold" w:hAnsi="Arial Bold"/>
      <w:b/>
      <w:bCs/>
      <w:kern w:val="0"/>
      <w:sz w:val="24"/>
      <w:szCs w:val="32"/>
    </w:rPr>
  </w:style>
  <w:style w:type="paragraph" w:styleId="Heading4">
    <w:name w:val="heading 4"/>
    <w:aliases w:val="四级标题,H4,H41,H42,H43,H44,H45,H46,H47,H48,H49,H410,H411,H421,H431,H441,H451,H461,H471,H481,H491,H4101,H412,H422,H432,H442,H452,H462,H472,H482,H492,H4102,H4111,H4211,H4311,H4411,H4511,H4611,H4711,H4811,H4911,H41011,H413,H423,H433,H443,H453,H463,d"/>
    <w:basedOn w:val="Normal"/>
    <w:next w:val="Normal"/>
    <w:link w:val="Heading4Char"/>
    <w:qFormat/>
    <w:rsid w:val="005C4C4D"/>
    <w:pPr>
      <w:keepNext/>
      <w:tabs>
        <w:tab w:val="left" w:pos="864"/>
      </w:tabs>
      <w:spacing w:before="240" w:after="60"/>
      <w:ind w:left="864" w:hanging="864"/>
      <w:outlineLvl w:val="3"/>
    </w:pPr>
    <w:rPr>
      <w:rFonts w:ascii="Arial Bold" w:hAnsi="Arial Bold"/>
      <w:b/>
      <w:bCs/>
      <w:sz w:val="24"/>
      <w:szCs w:val="28"/>
    </w:rPr>
  </w:style>
  <w:style w:type="paragraph" w:styleId="Heading5">
    <w:name w:val="heading 5"/>
    <w:aliases w:val="五级标题,H5,无序号，小四黑常规，空两字,GBIC5,heading 5,Level 3 - i,h5,PIM 5,Heading5,5 sub-bullet,sb,4,H5-Heading 5,l5,heading5,Block Label,dash,ds,dd,dash1,ds1,dd1,dash2,ds2,dd2,dash3,ds3,dd3,dash4,ds4,dd4,dash5,ds5,dd5,dash6,ds6,dd6,dash7,ds7,dd7,dash8,ds8"/>
    <w:basedOn w:val="Normal"/>
    <w:next w:val="Normal"/>
    <w:link w:val="Heading5Char"/>
    <w:qFormat/>
    <w:rsid w:val="005C4C4D"/>
    <w:pPr>
      <w:spacing w:before="240" w:after="60"/>
      <w:ind w:left="1008" w:hanging="1008"/>
      <w:outlineLvl w:val="4"/>
    </w:pPr>
    <w:rPr>
      <w:rFonts w:ascii="Arial" w:hAnsi="Arial"/>
      <w:bCs/>
      <w:iCs/>
      <w:sz w:val="24"/>
      <w:szCs w:val="26"/>
    </w:rPr>
  </w:style>
  <w:style w:type="paragraph" w:styleId="Heading6">
    <w:name w:val="heading 6"/>
    <w:aliases w:val="六级标题,标题6，6级标题，小四中宋粗，无序号,PIM 6,正文六级标题,H6,BOD 4,GBIC6,Legal Level 1.,Heading6,6,h6,Requirement,H61,61,h61,Requirement1,H62,62,h62,H611,611,h611,Requirement11,H63,63,h63,Requirement3,H64,64,h64,Requirement4,H65,65,h65,Requirement5,H621,621,h621,l"/>
    <w:basedOn w:val="Normal"/>
    <w:next w:val="Normal"/>
    <w:link w:val="Heading6Char"/>
    <w:qFormat/>
    <w:rsid w:val="005C4C4D"/>
    <w:pPr>
      <w:spacing w:before="240" w:after="60"/>
      <w:ind w:left="1152" w:hanging="1152"/>
      <w:outlineLvl w:val="5"/>
    </w:pPr>
    <w:rPr>
      <w:rFonts w:ascii="Calibri" w:hAnsi="Calibri"/>
      <w:b/>
      <w:bCs/>
      <w:sz w:val="22"/>
      <w:szCs w:val="22"/>
    </w:rPr>
  </w:style>
  <w:style w:type="paragraph" w:styleId="Heading7">
    <w:name w:val="heading 7"/>
    <w:aliases w:val="Legal Level 1.1.,appendix,H7,表,不用,PIM 7,正文七级标题,7,ExhibitTitle,st,heading7,req3,letter list,1.标题 6,Level 1.1,L7,Heading7,Objective,h7,SDL title,heading 7,hd7,fcs,figurecaps,标题 7-中海油,Heading 7(unused),H TIMES1,1.1.1.1.1.1.1标题 7,（1）"/>
    <w:basedOn w:val="Normal"/>
    <w:next w:val="Normal"/>
    <w:link w:val="Heading7Char"/>
    <w:qFormat/>
    <w:rsid w:val="005C4C4D"/>
    <w:pPr>
      <w:spacing w:before="240" w:after="60"/>
      <w:ind w:left="1296" w:hanging="1296"/>
      <w:outlineLvl w:val="6"/>
    </w:pPr>
    <w:rPr>
      <w:rFonts w:ascii="Calibri" w:hAnsi="Calibri"/>
      <w:sz w:val="24"/>
    </w:rPr>
  </w:style>
  <w:style w:type="paragraph" w:styleId="Heading8">
    <w:name w:val="heading 8"/>
    <w:aliases w:val="一级列表,Legal Level 1.1.1.,H8,Legal Level 1Heading 8,图,不用8,正文八级标题,注意框体,8,FigureTitle,Condition,requirement,req2,req,Level 1.1.1,figure title,heading 8,hd8,h8,标题 8-中海油,Heading 8(unused),(use for figures),(figure),标题6"/>
    <w:basedOn w:val="Normal"/>
    <w:next w:val="Normal"/>
    <w:link w:val="Heading8Char"/>
    <w:qFormat/>
    <w:rsid w:val="005C4C4D"/>
    <w:pPr>
      <w:spacing w:before="240" w:after="60"/>
      <w:ind w:left="1440" w:hanging="1440"/>
      <w:outlineLvl w:val="7"/>
    </w:pPr>
    <w:rPr>
      <w:rFonts w:ascii="Calibri" w:hAnsi="Calibri"/>
      <w:i/>
      <w:iCs/>
      <w:sz w:val="24"/>
    </w:rPr>
  </w:style>
  <w:style w:type="paragraph" w:styleId="Heading9">
    <w:name w:val="heading 9"/>
    <w:aliases w:val="二级列表,Legal Level 1.1.1.1.,append,H9,Appendix,不用9,PIM 9,正文九级标题,9,TableTitle,Cond'l Reqt.,rb,req bullet,req1,Titre 10,huh,Level (a),Figure,tt,table title,TableText,Table Title,heading 9,l9,(use for tables),h9"/>
    <w:basedOn w:val="Normal"/>
    <w:next w:val="Normal"/>
    <w:link w:val="Heading9Char"/>
    <w:qFormat/>
    <w:rsid w:val="005C4C4D"/>
    <w:pPr>
      <w:spacing w:before="240" w:after="60"/>
      <w:ind w:left="1584" w:hanging="1584"/>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uiPriority w:val="99"/>
    <w:unhideWhenUsed/>
    <w:rsid w:val="005C4C4D"/>
    <w:rPr>
      <w:color w:val="800080"/>
      <w:u w:val="single"/>
    </w:rPr>
  </w:style>
  <w:style w:type="character" w:styleId="Hyperlink">
    <w:name w:val="Hyperlink"/>
    <w:uiPriority w:val="99"/>
    <w:rsid w:val="005C4C4D"/>
    <w:rPr>
      <w:color w:val="0000FF"/>
      <w:u w:val="single"/>
    </w:rPr>
  </w:style>
  <w:style w:type="character" w:styleId="PageNumber">
    <w:name w:val="page number"/>
    <w:basedOn w:val="DefaultParagraphFont"/>
    <w:rsid w:val="005C4C4D"/>
  </w:style>
  <w:style w:type="character" w:customStyle="1" w:styleId="Heading2Char">
    <w:name w:val="Heading 2 Char"/>
    <w:aliases w:val="二级标题 Char,二级标题，黑粗，小三，序号 Char,ASAPHeading 2 Char,标题2 Char,Heading 2 Hidden Char,Heading 2 CCBS Char,heading 2 Char,H2 Char,Underrubrik1 Char,prop2 Char,2nd level Char,h2 Char,2 Char,Header 2 Char,l2 Char,Titre2 Char,Head 2 Char,A Char"/>
    <w:link w:val="Heading2"/>
    <w:rsid w:val="005C4C4D"/>
    <w:rPr>
      <w:rFonts w:ascii="Arial Bold" w:hAnsi="Arial Bold"/>
      <w:b/>
      <w:bCs/>
      <w:sz w:val="24"/>
      <w:szCs w:val="32"/>
    </w:rPr>
  </w:style>
  <w:style w:type="character" w:customStyle="1" w:styleId="Heading8Char">
    <w:name w:val="Heading 8 Char"/>
    <w:aliases w:val="一级列表 Char,Legal Level 1.1.1. Char,H8 Char,Legal Level 1Heading 8 Char,图 Char,不用8 Char,正文八级标题 Char,注意框体 Char,8 Char,FigureTitle Char,Condition Char,requirement Char,req2 Char,req Char,Level 1.1.1 Char,figure title Char,heading 8 Char"/>
    <w:link w:val="Heading8"/>
    <w:rsid w:val="005C4C4D"/>
    <w:rPr>
      <w:rFonts w:ascii="Calibri" w:hAnsi="Calibri"/>
      <w:i/>
      <w:iCs/>
      <w:kern w:val="2"/>
      <w:sz w:val="24"/>
      <w:szCs w:val="24"/>
    </w:rPr>
  </w:style>
  <w:style w:type="character" w:customStyle="1" w:styleId="fontstyle21">
    <w:name w:val="fontstyle21"/>
    <w:rsid w:val="005C4C4D"/>
    <w:rPr>
      <w:rFonts w:ascii="宋体" w:eastAsia="宋体" w:hAnsi="宋体" w:cs="宋体"/>
      <w:b w:val="0"/>
      <w:i w:val="0"/>
      <w:color w:val="000000"/>
      <w:sz w:val="24"/>
      <w:szCs w:val="24"/>
    </w:rPr>
  </w:style>
  <w:style w:type="character" w:customStyle="1" w:styleId="Heading5Char">
    <w:name w:val="Heading 5 Char"/>
    <w:aliases w:val="五级标题 Char,H5 Char,无序号，小四黑常规，空两字 Char,GBIC5 Char,heading 5 Char,Level 3 - i Char,h5 Char,PIM 5 Char,Heading5 Char,5 sub-bullet Char,sb Char,4 Char,H5-Heading 5 Char,l5 Char,heading5 Char,Block Label Char,dash Char,ds Char,dd Char,ds1 Char"/>
    <w:link w:val="Heading5"/>
    <w:rsid w:val="005C4C4D"/>
    <w:rPr>
      <w:rFonts w:ascii="Arial" w:hAnsi="Arial"/>
      <w:bCs/>
      <w:iCs/>
      <w:kern w:val="2"/>
      <w:sz w:val="24"/>
      <w:szCs w:val="26"/>
    </w:rPr>
  </w:style>
  <w:style w:type="character" w:customStyle="1" w:styleId="fontstyle01">
    <w:name w:val="fontstyle01"/>
    <w:rsid w:val="005C4C4D"/>
    <w:rPr>
      <w:rFonts w:ascii="TimesNewRomanPSMT" w:eastAsia="TimesNewRomanPSMT" w:hAnsi="TimesNewRomanPSMT" w:cs="TimesNewRomanPSMT"/>
      <w:b w:val="0"/>
      <w:i w:val="0"/>
      <w:color w:val="000000"/>
      <w:sz w:val="24"/>
      <w:szCs w:val="24"/>
    </w:rPr>
  </w:style>
  <w:style w:type="character" w:customStyle="1" w:styleId="ParNormalChar">
    <w:name w:val="ParNormal Char"/>
    <w:link w:val="ParNormal"/>
    <w:rsid w:val="005C4C4D"/>
    <w:rPr>
      <w:rFonts w:ascii="Arial" w:hAnsi="Arial"/>
      <w:sz w:val="21"/>
      <w:szCs w:val="21"/>
    </w:rPr>
  </w:style>
  <w:style w:type="character" w:customStyle="1" w:styleId="Heading9Char">
    <w:name w:val="Heading 9 Char"/>
    <w:aliases w:val="二级列表 Char,Legal Level 1.1.1.1. Char,append Char,H9 Char,Appendix Char,不用9 Char,PIM 9 Char,正文九级标题 Char,9 Char,TableTitle Char,Cond'l Reqt. Char,rb Char,req bullet Char,req1 Char,Titre 10 Char,huh Char,Level (a) Char,Figure Char,tt Char"/>
    <w:link w:val="Heading9"/>
    <w:rsid w:val="005C4C4D"/>
    <w:rPr>
      <w:rFonts w:ascii="Calibri Light" w:hAnsi="Calibri Light"/>
      <w:kern w:val="2"/>
      <w:sz w:val="22"/>
      <w:szCs w:val="22"/>
    </w:rPr>
  </w:style>
  <w:style w:type="character" w:customStyle="1" w:styleId="2CharCharCharCharCharCharCharCharCharCharCharCharCharCharCharCharChar">
    <w:name w:val="标题 2 Char Char Char Char Char Char Char Char Char Char Char Char Char Char Char Char Char"/>
    <w:rsid w:val="005C4C4D"/>
    <w:rPr>
      <w:rFonts w:ascii="Arial" w:eastAsia="黑体" w:hAnsi="Arial"/>
      <w:b/>
      <w:bCs/>
      <w:sz w:val="32"/>
      <w:szCs w:val="32"/>
      <w:lang w:val="en-US" w:eastAsia="zh-CN" w:bidi="ar-SA"/>
    </w:rPr>
  </w:style>
  <w:style w:type="character" w:customStyle="1" w:styleId="Heading6Char">
    <w:name w:val="Heading 6 Char"/>
    <w:aliases w:val="六级标题 Char,标题6，6级标题，小四中宋粗，无序号 Char,PIM 6 Char,正文六级标题 Char,H6 Char,BOD 4 Char,GBIC6 Char,Legal Level 1. Char,Heading6 Char,6 Char,h6 Char,Requirement Char,H61 Char,61 Char,h61 Char,Requirement1 Char,H62 Char,62 Char,h62 Char,H611 Char"/>
    <w:link w:val="Heading6"/>
    <w:rsid w:val="005C4C4D"/>
    <w:rPr>
      <w:rFonts w:ascii="Calibri" w:hAnsi="Calibri"/>
      <w:b/>
      <w:bCs/>
      <w:kern w:val="2"/>
      <w:sz w:val="22"/>
      <w:szCs w:val="22"/>
    </w:rPr>
  </w:style>
  <w:style w:type="character" w:customStyle="1" w:styleId="Heading7Char">
    <w:name w:val="Heading 7 Char"/>
    <w:aliases w:val="Legal Level 1.1. Char,appendix Char,H7 Char,表 Char,不用 Char,PIM 7 Char,正文七级标题 Char,7 Char,ExhibitTitle Char,st Char,heading7 Char,req3 Char,letter list Char,1.标题 6 Char,Level 1.1 Char,L7 Char,Heading7 Char,Objective Char,h7 Char,hd7 Char"/>
    <w:link w:val="Heading7"/>
    <w:rsid w:val="005C4C4D"/>
    <w:rPr>
      <w:rFonts w:ascii="Calibri" w:hAnsi="Calibri"/>
      <w:kern w:val="2"/>
      <w:sz w:val="24"/>
      <w:szCs w:val="24"/>
    </w:rPr>
  </w:style>
  <w:style w:type="character" w:customStyle="1" w:styleId="PlainTextChar">
    <w:name w:val="Plain Text Char"/>
    <w:aliases w:val="普通文字1 Char,普通文字2 Char,普通文字3 Char,普通文字4 Char,普通文字5 Char,普通文字6 Char,普通文字11 Char,普通文字21 Char,普通文字31 Char,普通文字41 Char,普通文字7 Char"/>
    <w:link w:val="PlainText"/>
    <w:rsid w:val="005C4C4D"/>
    <w:rPr>
      <w:rFonts w:ascii="宋体" w:eastAsia="宋体" w:hAnsi="Courier New"/>
      <w:spacing w:val="10"/>
      <w:kern w:val="2"/>
      <w:sz w:val="21"/>
      <w:lang w:val="en-US" w:eastAsia="zh-CN" w:bidi="ar-SA"/>
    </w:rPr>
  </w:style>
  <w:style w:type="character" w:customStyle="1" w:styleId="fontstyle31">
    <w:name w:val="fontstyle31"/>
    <w:rsid w:val="005C4C4D"/>
    <w:rPr>
      <w:rFonts w:ascii="Wingdings-Regular" w:eastAsia="Wingdings-Regular" w:hAnsi="Wingdings-Regular" w:cs="Wingdings-Regular"/>
      <w:b w:val="0"/>
      <w:i w:val="0"/>
      <w:color w:val="000000"/>
      <w:sz w:val="28"/>
      <w:szCs w:val="28"/>
    </w:rPr>
  </w:style>
  <w:style w:type="character" w:customStyle="1" w:styleId="BodyTextIndent3Char1">
    <w:name w:val="Body Text Indent 3 Char1"/>
    <w:link w:val="BodyTextIndent3"/>
    <w:rsid w:val="005C4C4D"/>
    <w:rPr>
      <w:kern w:val="2"/>
      <w:sz w:val="16"/>
      <w:szCs w:val="16"/>
      <w:lang w:val="en-US"/>
    </w:rPr>
  </w:style>
  <w:style w:type="character" w:customStyle="1" w:styleId="Heading4Char">
    <w:name w:val="Heading 4 Char"/>
    <w:aliases w:val="四级标题 Char,H4 Char,H41 Char,H42 Char,H43 Char,H44 Char,H45 Char,H46 Char,H47 Char,H48 Char,H49 Char,H410 Char,H411 Char,H421 Char,H431 Char,H441 Char,H451 Char,H461 Char,H471 Char,H481 Char,H491 Char,H4101 Char,H412 Char,H422 Char,d Char"/>
    <w:link w:val="Heading4"/>
    <w:rsid w:val="005C4C4D"/>
    <w:rPr>
      <w:rFonts w:ascii="Arial Bold" w:hAnsi="Arial Bold"/>
      <w:b/>
      <w:bCs/>
      <w:kern w:val="2"/>
      <w:sz w:val="24"/>
      <w:szCs w:val="28"/>
    </w:rPr>
  </w:style>
  <w:style w:type="paragraph" w:styleId="TOC7">
    <w:name w:val="toc 7"/>
    <w:basedOn w:val="Normal"/>
    <w:next w:val="Normal"/>
    <w:uiPriority w:val="39"/>
    <w:rsid w:val="005C4C4D"/>
    <w:pPr>
      <w:ind w:left="1260"/>
      <w:jc w:val="left"/>
    </w:pPr>
    <w:rPr>
      <w:rFonts w:ascii="Calibri" w:hAnsi="Calibri"/>
      <w:sz w:val="18"/>
      <w:szCs w:val="18"/>
    </w:rPr>
  </w:style>
  <w:style w:type="paragraph" w:styleId="TOC5">
    <w:name w:val="toc 5"/>
    <w:basedOn w:val="Normal"/>
    <w:next w:val="Normal"/>
    <w:uiPriority w:val="39"/>
    <w:rsid w:val="005C4C4D"/>
    <w:pPr>
      <w:ind w:left="840"/>
      <w:jc w:val="left"/>
    </w:pPr>
    <w:rPr>
      <w:rFonts w:ascii="Calibri" w:hAnsi="Calibri"/>
      <w:sz w:val="18"/>
      <w:szCs w:val="18"/>
    </w:rPr>
  </w:style>
  <w:style w:type="paragraph" w:styleId="TOC9">
    <w:name w:val="toc 9"/>
    <w:basedOn w:val="Normal"/>
    <w:next w:val="Normal"/>
    <w:uiPriority w:val="39"/>
    <w:rsid w:val="005C4C4D"/>
    <w:pPr>
      <w:ind w:left="1680"/>
      <w:jc w:val="left"/>
    </w:pPr>
    <w:rPr>
      <w:rFonts w:ascii="Calibri" w:hAnsi="Calibri"/>
      <w:sz w:val="18"/>
      <w:szCs w:val="18"/>
    </w:rPr>
  </w:style>
  <w:style w:type="paragraph" w:styleId="Footer">
    <w:name w:val="footer"/>
    <w:basedOn w:val="Normal"/>
    <w:link w:val="FooterChar1"/>
    <w:uiPriority w:val="99"/>
    <w:rsid w:val="005C4C4D"/>
    <w:pPr>
      <w:tabs>
        <w:tab w:val="center" w:pos="4153"/>
        <w:tab w:val="right" w:pos="8306"/>
      </w:tabs>
      <w:snapToGrid w:val="0"/>
      <w:jc w:val="left"/>
    </w:pPr>
    <w:rPr>
      <w:sz w:val="18"/>
      <w:szCs w:val="18"/>
    </w:rPr>
  </w:style>
  <w:style w:type="paragraph" w:styleId="PlainText">
    <w:name w:val="Plain Text"/>
    <w:aliases w:val="普通文字1,普通文字2,普通文字3,普通文字4,普通文字5,普通文字6,普通文字11,普通文字21,普通文字31,普通文字41,普通文字7"/>
    <w:basedOn w:val="Normal"/>
    <w:link w:val="PlainTextChar"/>
    <w:rsid w:val="005C4C4D"/>
    <w:pPr>
      <w:spacing w:line="360" w:lineRule="auto"/>
    </w:pPr>
    <w:rPr>
      <w:rFonts w:ascii="宋体" w:hAnsi="Courier New"/>
      <w:spacing w:val="10"/>
      <w:szCs w:val="20"/>
    </w:rPr>
  </w:style>
  <w:style w:type="paragraph" w:styleId="Caption">
    <w:name w:val="caption"/>
    <w:aliases w:val="图、表标题"/>
    <w:basedOn w:val="Normal"/>
    <w:next w:val="Normal"/>
    <w:link w:val="CaptionChar"/>
    <w:qFormat/>
    <w:rsid w:val="005C4C4D"/>
    <w:rPr>
      <w:b/>
      <w:bCs/>
      <w:sz w:val="20"/>
      <w:szCs w:val="20"/>
    </w:rPr>
  </w:style>
  <w:style w:type="paragraph" w:styleId="TOC2">
    <w:name w:val="toc 2"/>
    <w:aliases w:val="目录二级标题"/>
    <w:basedOn w:val="Normal"/>
    <w:next w:val="Normal"/>
    <w:uiPriority w:val="39"/>
    <w:rsid w:val="005C4C4D"/>
    <w:pPr>
      <w:ind w:left="210"/>
      <w:jc w:val="left"/>
    </w:pPr>
    <w:rPr>
      <w:rFonts w:ascii="Calibri" w:hAnsi="Calibri"/>
      <w:smallCaps/>
      <w:sz w:val="20"/>
      <w:szCs w:val="20"/>
    </w:rPr>
  </w:style>
  <w:style w:type="paragraph" w:styleId="BodyTextIndent3">
    <w:name w:val="Body Text Indent 3"/>
    <w:basedOn w:val="Normal"/>
    <w:link w:val="BodyTextIndent3Char1"/>
    <w:rsid w:val="005C4C4D"/>
    <w:pPr>
      <w:spacing w:after="120"/>
      <w:ind w:left="360"/>
    </w:pPr>
    <w:rPr>
      <w:sz w:val="16"/>
      <w:szCs w:val="16"/>
    </w:rPr>
  </w:style>
  <w:style w:type="paragraph" w:styleId="TOC4">
    <w:name w:val="toc 4"/>
    <w:basedOn w:val="Normal"/>
    <w:next w:val="Normal"/>
    <w:uiPriority w:val="39"/>
    <w:rsid w:val="005C4C4D"/>
    <w:pPr>
      <w:ind w:left="630"/>
      <w:jc w:val="left"/>
    </w:pPr>
    <w:rPr>
      <w:rFonts w:ascii="Calibri" w:hAnsi="Calibri"/>
      <w:sz w:val="18"/>
      <w:szCs w:val="18"/>
    </w:rPr>
  </w:style>
  <w:style w:type="paragraph" w:styleId="Header">
    <w:name w:val="header"/>
    <w:aliases w:val="带横线,h,页眉-NCI,Ò³Ã¼,Header bold,he,header odd,first,heading one,Alt+M,Heading,Encabezado Linea 1,页眉2,header-first,ITTHEADER,页眉，五号中宋粗，右齐,Cover Page,page-header,ph,ContentsHeader,Section Header,headerU,ho,Odd Header,Header odd,header,header odd1"/>
    <w:basedOn w:val="Normal"/>
    <w:link w:val="HeaderChar1"/>
    <w:uiPriority w:val="99"/>
    <w:rsid w:val="005C4C4D"/>
    <w:pPr>
      <w:pBdr>
        <w:bottom w:val="single" w:sz="6" w:space="1" w:color="auto"/>
      </w:pBdr>
      <w:tabs>
        <w:tab w:val="center" w:pos="4153"/>
        <w:tab w:val="right" w:pos="8306"/>
      </w:tabs>
      <w:snapToGrid w:val="0"/>
      <w:jc w:val="center"/>
    </w:pPr>
    <w:rPr>
      <w:sz w:val="18"/>
      <w:szCs w:val="18"/>
    </w:rPr>
  </w:style>
  <w:style w:type="paragraph" w:styleId="BodyText">
    <w:name w:val="Body Text"/>
    <w:aliases w:val="Tempo Body Text,bt,body text,BODY TEXT,t,Tempo Body Text1,Tempo Body Text2,Tempo Body Text3,Tempo Body Text4,Tempo Body Text5,Tempo Body Text6,Tempo Body Text7,Tempo Body Text8,Tempo Body Text9,Tempo Body Text10,Tempo Body Text11,jtext"/>
    <w:basedOn w:val="Normal"/>
    <w:link w:val="BodyTextChar"/>
    <w:rsid w:val="005C4C4D"/>
    <w:pPr>
      <w:spacing w:after="120"/>
    </w:pPr>
  </w:style>
  <w:style w:type="paragraph" w:styleId="TOC6">
    <w:name w:val="toc 6"/>
    <w:basedOn w:val="Normal"/>
    <w:next w:val="Normal"/>
    <w:uiPriority w:val="39"/>
    <w:rsid w:val="005C4C4D"/>
    <w:pPr>
      <w:ind w:left="1050"/>
      <w:jc w:val="left"/>
    </w:pPr>
    <w:rPr>
      <w:rFonts w:ascii="Calibri" w:hAnsi="Calibri"/>
      <w:sz w:val="18"/>
      <w:szCs w:val="18"/>
    </w:rPr>
  </w:style>
  <w:style w:type="paragraph" w:styleId="TOC1">
    <w:name w:val="toc 1"/>
    <w:aliases w:val="目录一级标题"/>
    <w:basedOn w:val="Normal"/>
    <w:next w:val="Normal"/>
    <w:uiPriority w:val="39"/>
    <w:rsid w:val="005C4C4D"/>
    <w:pPr>
      <w:spacing w:before="120" w:after="120"/>
      <w:jc w:val="left"/>
    </w:pPr>
    <w:rPr>
      <w:rFonts w:ascii="Calibri" w:hAnsi="Calibri"/>
      <w:b/>
      <w:bCs/>
      <w:caps/>
      <w:sz w:val="20"/>
      <w:szCs w:val="20"/>
    </w:rPr>
  </w:style>
  <w:style w:type="paragraph" w:styleId="TOC8">
    <w:name w:val="toc 8"/>
    <w:basedOn w:val="Normal"/>
    <w:next w:val="Normal"/>
    <w:uiPriority w:val="39"/>
    <w:rsid w:val="005C4C4D"/>
    <w:pPr>
      <w:ind w:left="1470"/>
      <w:jc w:val="left"/>
    </w:pPr>
    <w:rPr>
      <w:rFonts w:ascii="Calibri" w:hAnsi="Calibri"/>
      <w:sz w:val="18"/>
      <w:szCs w:val="18"/>
    </w:rPr>
  </w:style>
  <w:style w:type="paragraph" w:styleId="BodyTextFirstIndent">
    <w:name w:val="Body Text First Indent"/>
    <w:basedOn w:val="BodyText"/>
    <w:link w:val="BodyTextFirstIndentChar1"/>
    <w:rsid w:val="005C4C4D"/>
    <w:pPr>
      <w:ind w:firstLine="420"/>
    </w:pPr>
  </w:style>
  <w:style w:type="paragraph" w:styleId="TOC3">
    <w:name w:val="toc 3"/>
    <w:aliases w:val="目录三级标题"/>
    <w:basedOn w:val="Normal"/>
    <w:next w:val="Normal"/>
    <w:uiPriority w:val="39"/>
    <w:rsid w:val="005C4C4D"/>
    <w:pPr>
      <w:ind w:left="420"/>
      <w:jc w:val="left"/>
    </w:pPr>
    <w:rPr>
      <w:rFonts w:ascii="Calibri" w:hAnsi="Calibri"/>
      <w:i/>
      <w:iCs/>
      <w:sz w:val="20"/>
      <w:szCs w:val="20"/>
    </w:rPr>
  </w:style>
  <w:style w:type="paragraph" w:customStyle="1" w:styleId="font7">
    <w:name w:val="font7"/>
    <w:basedOn w:val="Normal"/>
    <w:rsid w:val="005C4C4D"/>
    <w:pPr>
      <w:widowControl/>
      <w:spacing w:before="100" w:beforeAutospacing="1" w:after="100" w:afterAutospacing="1"/>
      <w:jc w:val="left"/>
    </w:pPr>
    <w:rPr>
      <w:rFonts w:ascii="Arial" w:hAnsi="Arial" w:cs="Arial"/>
      <w:b/>
      <w:bCs/>
      <w:color w:val="FFFFFF"/>
      <w:kern w:val="0"/>
      <w:sz w:val="18"/>
      <w:szCs w:val="18"/>
    </w:rPr>
  </w:style>
  <w:style w:type="paragraph" w:customStyle="1" w:styleId="font11">
    <w:name w:val="font11"/>
    <w:basedOn w:val="Normal"/>
    <w:rsid w:val="005C4C4D"/>
    <w:pPr>
      <w:widowControl/>
      <w:spacing w:before="100" w:beforeAutospacing="1" w:after="100" w:afterAutospacing="1"/>
      <w:jc w:val="left"/>
    </w:pPr>
    <w:rPr>
      <w:rFonts w:ascii="宋体" w:hAnsi="宋体" w:cs="宋体"/>
      <w:b/>
      <w:bCs/>
      <w:color w:val="FFFFFF"/>
      <w:kern w:val="0"/>
      <w:sz w:val="18"/>
      <w:szCs w:val="18"/>
    </w:rPr>
  </w:style>
  <w:style w:type="paragraph" w:customStyle="1" w:styleId="xl87">
    <w:name w:val="xl87"/>
    <w:basedOn w:val="Normal"/>
    <w:rsid w:val="005C4C4D"/>
    <w:pPr>
      <w:widowControl/>
      <w:pBdr>
        <w:top w:val="single" w:sz="4" w:space="0" w:color="auto"/>
        <w:bottom w:val="single" w:sz="4" w:space="0" w:color="auto"/>
      </w:pBdr>
      <w:shd w:val="clear" w:color="000000" w:fill="000000"/>
      <w:spacing w:before="100" w:beforeAutospacing="1" w:after="100" w:afterAutospacing="1"/>
      <w:jc w:val="left"/>
    </w:pPr>
    <w:rPr>
      <w:rFonts w:ascii="宋体" w:hAnsi="宋体" w:cs="宋体"/>
      <w:b/>
      <w:bCs/>
      <w:color w:val="FFFFFF"/>
      <w:kern w:val="0"/>
      <w:sz w:val="18"/>
      <w:szCs w:val="18"/>
    </w:rPr>
  </w:style>
  <w:style w:type="paragraph" w:customStyle="1" w:styleId="xl117">
    <w:name w:val="xl117"/>
    <w:basedOn w:val="Normal"/>
    <w:rsid w:val="005C4C4D"/>
    <w:pPr>
      <w:widowControl/>
      <w:pBdr>
        <w:top w:val="single" w:sz="8" w:space="0" w:color="auto"/>
        <w:left w:val="single" w:sz="8" w:space="0" w:color="auto"/>
      </w:pBdr>
      <w:spacing w:before="100" w:beforeAutospacing="1" w:after="100" w:afterAutospacing="1"/>
      <w:jc w:val="center"/>
    </w:pPr>
    <w:rPr>
      <w:rFonts w:ascii="宋体" w:hAnsi="宋体" w:cs="宋体"/>
      <w:b/>
      <w:bCs/>
      <w:kern w:val="0"/>
      <w:sz w:val="32"/>
      <w:szCs w:val="32"/>
    </w:rPr>
  </w:style>
  <w:style w:type="paragraph" w:customStyle="1" w:styleId="15">
    <w:name w:val="样式 宋体 小四 行距: 1.5 倍行距"/>
    <w:basedOn w:val="Normal"/>
    <w:rsid w:val="005C4C4D"/>
    <w:pPr>
      <w:spacing w:line="360" w:lineRule="auto"/>
      <w:ind w:firstLineChars="200" w:firstLine="200"/>
    </w:pPr>
    <w:rPr>
      <w:rFonts w:ascii="宋体" w:hAnsi="宋体" w:cs="宋体"/>
      <w:sz w:val="24"/>
      <w:szCs w:val="20"/>
    </w:rPr>
  </w:style>
  <w:style w:type="paragraph" w:customStyle="1" w:styleId="font10">
    <w:name w:val="font10"/>
    <w:basedOn w:val="Normal"/>
    <w:rsid w:val="005C4C4D"/>
    <w:pPr>
      <w:widowControl/>
      <w:spacing w:before="100" w:beforeAutospacing="1" w:after="100" w:afterAutospacing="1"/>
      <w:jc w:val="left"/>
    </w:pPr>
    <w:rPr>
      <w:rFonts w:ascii="宋体" w:hAnsi="宋体" w:cs="宋体"/>
      <w:b/>
      <w:bCs/>
      <w:color w:val="FFFFFF"/>
      <w:kern w:val="0"/>
      <w:sz w:val="18"/>
      <w:szCs w:val="18"/>
    </w:rPr>
  </w:style>
  <w:style w:type="paragraph" w:customStyle="1" w:styleId="1">
    <w:name w:val="无间隔1"/>
    <w:uiPriority w:val="1"/>
    <w:qFormat/>
    <w:rsid w:val="005C4C4D"/>
    <w:pPr>
      <w:spacing w:line="288" w:lineRule="auto"/>
    </w:pPr>
    <w:rPr>
      <w:rFonts w:ascii="Calibri" w:hAnsi="Calibri"/>
      <w:sz w:val="24"/>
      <w:szCs w:val="22"/>
      <w:lang w:eastAsia="ja-JP"/>
    </w:rPr>
  </w:style>
  <w:style w:type="paragraph" w:customStyle="1" w:styleId="xl100">
    <w:name w:val="xl100"/>
    <w:basedOn w:val="Normal"/>
    <w:rsid w:val="005C4C4D"/>
    <w:pPr>
      <w:widowControl/>
      <w:pBdr>
        <w:left w:val="single" w:sz="8"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72">
    <w:name w:val="xl72"/>
    <w:basedOn w:val="Normal"/>
    <w:rsid w:val="005C4C4D"/>
    <w:pPr>
      <w:widowControl/>
      <w:pBdr>
        <w:bottom w:val="single" w:sz="4" w:space="0" w:color="auto"/>
      </w:pBdr>
      <w:shd w:val="clear" w:color="000000" w:fill="000000"/>
      <w:spacing w:before="100" w:beforeAutospacing="1" w:after="100" w:afterAutospacing="1"/>
      <w:jc w:val="center"/>
    </w:pPr>
    <w:rPr>
      <w:rFonts w:ascii="宋体" w:hAnsi="宋体" w:cs="宋体"/>
      <w:b/>
      <w:bCs/>
      <w:color w:val="FFFFFF"/>
      <w:kern w:val="0"/>
      <w:sz w:val="18"/>
      <w:szCs w:val="18"/>
    </w:rPr>
  </w:style>
  <w:style w:type="paragraph" w:customStyle="1" w:styleId="xl81">
    <w:name w:val="xl81"/>
    <w:basedOn w:val="Normal"/>
    <w:rsid w:val="005C4C4D"/>
    <w:pPr>
      <w:widowControl/>
      <w:pBdr>
        <w:top w:val="single" w:sz="4" w:space="0" w:color="auto"/>
        <w:bottom w:val="single" w:sz="4" w:space="0" w:color="auto"/>
      </w:pBdr>
      <w:shd w:val="clear" w:color="000000" w:fill="000000"/>
      <w:spacing w:before="100" w:beforeAutospacing="1" w:after="100" w:afterAutospacing="1"/>
      <w:jc w:val="left"/>
    </w:pPr>
    <w:rPr>
      <w:rFonts w:ascii="宋体" w:hAnsi="宋体" w:cs="宋体"/>
      <w:b/>
      <w:bCs/>
      <w:color w:val="FFFFFF"/>
      <w:kern w:val="0"/>
      <w:sz w:val="18"/>
      <w:szCs w:val="18"/>
    </w:rPr>
  </w:style>
  <w:style w:type="paragraph" w:customStyle="1" w:styleId="xl68">
    <w:name w:val="xl68"/>
    <w:basedOn w:val="Normal"/>
    <w:rsid w:val="005C4C4D"/>
    <w:pPr>
      <w:widowControl/>
      <w:spacing w:before="100" w:beforeAutospacing="1" w:after="100" w:afterAutospacing="1"/>
      <w:jc w:val="left"/>
    </w:pPr>
    <w:rPr>
      <w:rFonts w:ascii="宋体" w:hAnsi="宋体" w:cs="宋体"/>
      <w:kern w:val="0"/>
      <w:sz w:val="18"/>
      <w:szCs w:val="18"/>
    </w:rPr>
  </w:style>
  <w:style w:type="paragraph" w:customStyle="1" w:styleId="xl98">
    <w:name w:val="xl98"/>
    <w:basedOn w:val="Normal"/>
    <w:rsid w:val="005C4C4D"/>
    <w:pPr>
      <w:widowControl/>
      <w:pBdr>
        <w:top w:val="single" w:sz="4" w:space="0" w:color="auto"/>
        <w:left w:val="single" w:sz="8" w:space="0" w:color="auto"/>
        <w:bottom w:val="single" w:sz="4" w:space="0" w:color="auto"/>
      </w:pBdr>
      <w:shd w:val="clear" w:color="000000" w:fill="000000"/>
      <w:spacing w:before="100" w:beforeAutospacing="1" w:after="100" w:afterAutospacing="1"/>
      <w:jc w:val="center"/>
    </w:pPr>
    <w:rPr>
      <w:rFonts w:ascii="宋体" w:hAnsi="宋体" w:cs="宋体"/>
      <w:b/>
      <w:bCs/>
      <w:color w:val="FFFFFF"/>
      <w:kern w:val="0"/>
      <w:sz w:val="18"/>
      <w:szCs w:val="18"/>
    </w:rPr>
  </w:style>
  <w:style w:type="paragraph" w:customStyle="1" w:styleId="xl67">
    <w:name w:val="xl67"/>
    <w:basedOn w:val="Normal"/>
    <w:rsid w:val="005C4C4D"/>
    <w:pPr>
      <w:widowControl/>
      <w:spacing w:before="100" w:beforeAutospacing="1" w:after="100" w:afterAutospacing="1"/>
      <w:jc w:val="left"/>
    </w:pPr>
    <w:rPr>
      <w:rFonts w:ascii="宋体" w:hAnsi="宋体" w:cs="宋体"/>
      <w:kern w:val="0"/>
      <w:sz w:val="16"/>
      <w:szCs w:val="16"/>
    </w:rPr>
  </w:style>
  <w:style w:type="paragraph" w:customStyle="1" w:styleId="font8">
    <w:name w:val="font8"/>
    <w:basedOn w:val="Normal"/>
    <w:rsid w:val="005C4C4D"/>
    <w:pPr>
      <w:widowControl/>
      <w:spacing w:before="100" w:beforeAutospacing="1" w:after="100" w:afterAutospacing="1"/>
      <w:jc w:val="left"/>
    </w:pPr>
    <w:rPr>
      <w:rFonts w:ascii="Arial" w:hAnsi="Arial" w:cs="Arial"/>
      <w:kern w:val="0"/>
      <w:sz w:val="18"/>
      <w:szCs w:val="18"/>
    </w:rPr>
  </w:style>
  <w:style w:type="paragraph" w:customStyle="1" w:styleId="font16">
    <w:name w:val="font16"/>
    <w:basedOn w:val="Normal"/>
    <w:rsid w:val="005C4C4D"/>
    <w:pPr>
      <w:widowControl/>
      <w:spacing w:before="100" w:beforeAutospacing="1" w:after="100" w:afterAutospacing="1"/>
      <w:jc w:val="left"/>
    </w:pPr>
    <w:rPr>
      <w:rFonts w:ascii="宋体" w:hAnsi="宋体" w:cs="宋体"/>
      <w:kern w:val="0"/>
      <w:sz w:val="16"/>
      <w:szCs w:val="16"/>
    </w:rPr>
  </w:style>
  <w:style w:type="paragraph" w:customStyle="1" w:styleId="xl92">
    <w:name w:val="xl92"/>
    <w:basedOn w:val="Normal"/>
    <w:rsid w:val="005C4C4D"/>
    <w:pPr>
      <w:widowControl/>
      <w:pBdr>
        <w:top w:val="single" w:sz="4" w:space="0" w:color="auto"/>
        <w:bottom w:val="single" w:sz="4" w:space="0" w:color="auto"/>
      </w:pBdr>
      <w:shd w:val="clear" w:color="000000" w:fill="000000"/>
      <w:spacing w:before="100" w:beforeAutospacing="1" w:after="100" w:afterAutospacing="1"/>
      <w:jc w:val="left"/>
    </w:pPr>
    <w:rPr>
      <w:rFonts w:ascii="宋体" w:hAnsi="宋体" w:cs="宋体"/>
      <w:kern w:val="0"/>
      <w:sz w:val="18"/>
      <w:szCs w:val="18"/>
    </w:rPr>
  </w:style>
  <w:style w:type="paragraph" w:customStyle="1" w:styleId="xl80">
    <w:name w:val="xl80"/>
    <w:basedOn w:val="Normal"/>
    <w:rsid w:val="005C4C4D"/>
    <w:pPr>
      <w:widowControl/>
      <w:pBdr>
        <w:top w:val="single" w:sz="4" w:space="0" w:color="auto"/>
        <w:bottom w:val="single" w:sz="4" w:space="0" w:color="auto"/>
      </w:pBdr>
      <w:shd w:val="clear" w:color="000000" w:fill="000000"/>
      <w:spacing w:before="100" w:beforeAutospacing="1" w:after="100" w:afterAutospacing="1"/>
      <w:jc w:val="center"/>
    </w:pPr>
    <w:rPr>
      <w:rFonts w:ascii="宋体" w:hAnsi="宋体" w:cs="宋体"/>
      <w:b/>
      <w:bCs/>
      <w:color w:val="FFFFFF"/>
      <w:kern w:val="0"/>
      <w:sz w:val="18"/>
      <w:szCs w:val="18"/>
    </w:rPr>
  </w:style>
  <w:style w:type="paragraph" w:customStyle="1" w:styleId="10">
    <w:name w:val="正文1"/>
    <w:basedOn w:val="Normal"/>
    <w:link w:val="CharChar"/>
    <w:rsid w:val="005C4C4D"/>
    <w:pPr>
      <w:overflowPunct w:val="0"/>
      <w:autoSpaceDE w:val="0"/>
      <w:autoSpaceDN w:val="0"/>
      <w:adjustRightInd w:val="0"/>
      <w:spacing w:line="300" w:lineRule="auto"/>
      <w:textAlignment w:val="baseline"/>
    </w:pPr>
    <w:rPr>
      <w:rFonts w:ascii="宋体"/>
      <w:kern w:val="0"/>
      <w:sz w:val="24"/>
      <w:szCs w:val="20"/>
    </w:rPr>
  </w:style>
  <w:style w:type="paragraph" w:customStyle="1" w:styleId="Bullet20">
    <w:name w:val="Bullet 2"/>
    <w:basedOn w:val="Normal"/>
    <w:qFormat/>
    <w:rsid w:val="005C4C4D"/>
    <w:pPr>
      <w:adjustRightInd w:val="0"/>
      <w:spacing w:line="360" w:lineRule="auto"/>
      <w:ind w:left="806" w:hanging="406"/>
      <w:jc w:val="left"/>
      <w:textAlignment w:val="baseline"/>
    </w:pPr>
    <w:rPr>
      <w:rFonts w:ascii="Arial" w:hAnsi="Arial"/>
      <w:kern w:val="0"/>
      <w:szCs w:val="20"/>
      <w:lang w:eastAsia="ja-JP"/>
    </w:rPr>
  </w:style>
  <w:style w:type="paragraph" w:customStyle="1" w:styleId="xl118">
    <w:name w:val="xl118"/>
    <w:basedOn w:val="Normal"/>
    <w:rsid w:val="005C4C4D"/>
    <w:pPr>
      <w:widowControl/>
      <w:pBdr>
        <w:top w:val="single" w:sz="8" w:space="0" w:color="auto"/>
      </w:pBdr>
      <w:spacing w:before="100" w:beforeAutospacing="1" w:after="100" w:afterAutospacing="1"/>
      <w:jc w:val="center"/>
    </w:pPr>
    <w:rPr>
      <w:rFonts w:ascii="宋体" w:hAnsi="宋体" w:cs="宋体"/>
      <w:b/>
      <w:bCs/>
      <w:kern w:val="0"/>
      <w:sz w:val="32"/>
      <w:szCs w:val="32"/>
    </w:rPr>
  </w:style>
  <w:style w:type="paragraph" w:customStyle="1" w:styleId="xl111">
    <w:name w:val="xl111"/>
    <w:basedOn w:val="Normal"/>
    <w:rsid w:val="005C4C4D"/>
    <w:pPr>
      <w:widowControl/>
      <w:pBdr>
        <w:left w:val="single" w:sz="8" w:space="0" w:color="auto"/>
        <w:right w:val="single" w:sz="4" w:space="0" w:color="auto"/>
      </w:pBdr>
      <w:spacing w:before="100" w:beforeAutospacing="1" w:after="100" w:afterAutospacing="1"/>
      <w:jc w:val="center"/>
    </w:pPr>
    <w:rPr>
      <w:rFonts w:ascii="宋体" w:hAnsi="宋体" w:cs="宋体"/>
      <w:kern w:val="0"/>
      <w:sz w:val="16"/>
      <w:szCs w:val="16"/>
    </w:rPr>
  </w:style>
  <w:style w:type="paragraph" w:customStyle="1" w:styleId="xl70">
    <w:name w:val="xl70"/>
    <w:basedOn w:val="Normal"/>
    <w:rsid w:val="005C4C4D"/>
    <w:pPr>
      <w:widowControl/>
      <w:pBdr>
        <w:top w:val="single" w:sz="4" w:space="0" w:color="auto"/>
      </w:pBdr>
      <w:shd w:val="clear" w:color="000000" w:fill="000000"/>
      <w:spacing w:before="100" w:beforeAutospacing="1" w:after="100" w:afterAutospacing="1"/>
      <w:jc w:val="left"/>
    </w:pPr>
    <w:rPr>
      <w:rFonts w:ascii="宋体" w:hAnsi="宋体" w:cs="宋体"/>
      <w:b/>
      <w:bCs/>
      <w:color w:val="FFFFFF"/>
      <w:kern w:val="0"/>
      <w:sz w:val="18"/>
      <w:szCs w:val="18"/>
    </w:rPr>
  </w:style>
  <w:style w:type="paragraph" w:customStyle="1" w:styleId="font6">
    <w:name w:val="font6"/>
    <w:basedOn w:val="Normal"/>
    <w:rsid w:val="005C4C4D"/>
    <w:pPr>
      <w:widowControl/>
      <w:spacing w:before="100" w:beforeAutospacing="1" w:after="100" w:afterAutospacing="1"/>
      <w:jc w:val="left"/>
    </w:pPr>
    <w:rPr>
      <w:rFonts w:ascii="Arial" w:hAnsi="Arial" w:cs="Arial"/>
      <w:kern w:val="0"/>
      <w:sz w:val="18"/>
      <w:szCs w:val="18"/>
    </w:rPr>
  </w:style>
  <w:style w:type="paragraph" w:customStyle="1" w:styleId="xl119">
    <w:name w:val="xl119"/>
    <w:basedOn w:val="Normal"/>
    <w:rsid w:val="005C4C4D"/>
    <w:pPr>
      <w:widowControl/>
      <w:pBdr>
        <w:top w:val="single" w:sz="8" w:space="0" w:color="auto"/>
        <w:right w:val="single" w:sz="8" w:space="0" w:color="auto"/>
      </w:pBdr>
      <w:spacing w:before="100" w:beforeAutospacing="1" w:after="100" w:afterAutospacing="1"/>
      <w:jc w:val="center"/>
    </w:pPr>
    <w:rPr>
      <w:rFonts w:ascii="宋体" w:hAnsi="宋体" w:cs="宋体"/>
      <w:b/>
      <w:bCs/>
      <w:kern w:val="0"/>
      <w:sz w:val="32"/>
      <w:szCs w:val="32"/>
    </w:rPr>
  </w:style>
  <w:style w:type="paragraph" w:customStyle="1" w:styleId="xl94">
    <w:name w:val="xl94"/>
    <w:basedOn w:val="Normal"/>
    <w:rsid w:val="005C4C4D"/>
    <w:pPr>
      <w:widowControl/>
      <w:pBdr>
        <w:left w:val="single" w:sz="4" w:space="0" w:color="auto"/>
        <w:bottom w:val="single" w:sz="4" w:space="0" w:color="auto"/>
      </w:pBdr>
      <w:spacing w:before="100" w:beforeAutospacing="1" w:after="100" w:afterAutospacing="1"/>
      <w:jc w:val="left"/>
    </w:pPr>
    <w:rPr>
      <w:rFonts w:ascii="宋体" w:hAnsi="宋体" w:cs="宋体"/>
      <w:kern w:val="0"/>
      <w:sz w:val="18"/>
      <w:szCs w:val="18"/>
    </w:rPr>
  </w:style>
  <w:style w:type="paragraph" w:customStyle="1" w:styleId="xl95">
    <w:name w:val="xl95"/>
    <w:basedOn w:val="Normal"/>
    <w:rsid w:val="005C4C4D"/>
    <w:pPr>
      <w:widowControl/>
      <w:pBdr>
        <w:top w:val="single" w:sz="4" w:space="0" w:color="auto"/>
        <w:bottom w:val="single" w:sz="4" w:space="0" w:color="auto"/>
      </w:pBdr>
      <w:shd w:val="clear" w:color="000000" w:fill="000000"/>
      <w:spacing w:before="100" w:beforeAutospacing="1" w:after="100" w:afterAutospacing="1"/>
      <w:jc w:val="right"/>
    </w:pPr>
    <w:rPr>
      <w:rFonts w:ascii="宋体" w:hAnsi="宋体" w:cs="宋体"/>
      <w:b/>
      <w:bCs/>
      <w:color w:val="FFFFFF"/>
      <w:kern w:val="0"/>
      <w:sz w:val="18"/>
      <w:szCs w:val="18"/>
    </w:rPr>
  </w:style>
  <w:style w:type="paragraph" w:customStyle="1" w:styleId="xl97">
    <w:name w:val="xl97"/>
    <w:basedOn w:val="Normal"/>
    <w:rsid w:val="005C4C4D"/>
    <w:pPr>
      <w:widowControl/>
      <w:pBdr>
        <w:right w:val="single" w:sz="8" w:space="0" w:color="auto"/>
      </w:pBdr>
      <w:spacing w:before="100" w:beforeAutospacing="1" w:after="100" w:afterAutospacing="1"/>
      <w:jc w:val="center"/>
    </w:pPr>
    <w:rPr>
      <w:rFonts w:ascii="宋体" w:hAnsi="宋体" w:cs="宋体"/>
      <w:b/>
      <w:bCs/>
      <w:kern w:val="0"/>
      <w:sz w:val="16"/>
      <w:szCs w:val="16"/>
    </w:rPr>
  </w:style>
  <w:style w:type="paragraph" w:customStyle="1" w:styleId="xl89">
    <w:name w:val="xl89"/>
    <w:basedOn w:val="Normal"/>
    <w:rsid w:val="005C4C4D"/>
    <w:pPr>
      <w:widowControl/>
      <w:pBdr>
        <w:top w:val="single" w:sz="4" w:space="0" w:color="auto"/>
      </w:pBdr>
      <w:shd w:val="clear" w:color="000000" w:fill="000000"/>
      <w:spacing w:before="100" w:beforeAutospacing="1" w:after="100" w:afterAutospacing="1"/>
      <w:jc w:val="left"/>
    </w:pPr>
    <w:rPr>
      <w:rFonts w:ascii="宋体" w:hAnsi="宋体" w:cs="宋体"/>
      <w:b/>
      <w:bCs/>
      <w:color w:val="FFFFFF"/>
      <w:kern w:val="0"/>
      <w:sz w:val="18"/>
      <w:szCs w:val="18"/>
    </w:rPr>
  </w:style>
  <w:style w:type="paragraph" w:customStyle="1" w:styleId="20">
    <w:name w:val="样式2"/>
    <w:basedOn w:val="Heading2"/>
    <w:rsid w:val="005C4C4D"/>
    <w:pPr>
      <w:keepNext w:val="0"/>
      <w:keepLines w:val="0"/>
      <w:adjustRightInd/>
      <w:spacing w:beforeLines="100" w:after="240"/>
      <w:ind w:left="1152" w:hangingChars="236" w:hanging="236"/>
      <w:textAlignment w:val="auto"/>
    </w:pPr>
    <w:rPr>
      <w:rFonts w:ascii="宋体" w:hAnsi="宋体"/>
      <w:b w:val="0"/>
      <w:bCs w:val="0"/>
      <w:kern w:val="2"/>
      <w:szCs w:val="28"/>
    </w:rPr>
  </w:style>
  <w:style w:type="paragraph" w:customStyle="1" w:styleId="font15">
    <w:name w:val="font15"/>
    <w:basedOn w:val="Normal"/>
    <w:rsid w:val="005C4C4D"/>
    <w:pPr>
      <w:widowControl/>
      <w:spacing w:before="100" w:beforeAutospacing="1" w:after="100" w:afterAutospacing="1"/>
      <w:jc w:val="left"/>
    </w:pPr>
    <w:rPr>
      <w:rFonts w:ascii="宋体" w:hAnsi="宋体" w:cs="宋体"/>
      <w:kern w:val="0"/>
      <w:sz w:val="18"/>
      <w:szCs w:val="18"/>
    </w:rPr>
  </w:style>
  <w:style w:type="paragraph" w:customStyle="1" w:styleId="font14">
    <w:name w:val="font14"/>
    <w:basedOn w:val="Normal"/>
    <w:rsid w:val="005C4C4D"/>
    <w:pPr>
      <w:widowControl/>
      <w:spacing w:before="100" w:beforeAutospacing="1" w:after="100" w:afterAutospacing="1"/>
      <w:jc w:val="left"/>
    </w:pPr>
    <w:rPr>
      <w:rFonts w:ascii="宋体" w:hAnsi="宋体" w:cs="宋体"/>
      <w:b/>
      <w:bCs/>
      <w:kern w:val="0"/>
      <w:sz w:val="32"/>
      <w:szCs w:val="32"/>
    </w:rPr>
  </w:style>
  <w:style w:type="paragraph" w:customStyle="1" w:styleId="xl77">
    <w:name w:val="xl77"/>
    <w:basedOn w:val="Normal"/>
    <w:rsid w:val="005C4C4D"/>
    <w:pPr>
      <w:widowControl/>
      <w:pBdr>
        <w:top w:val="single" w:sz="4" w:space="0" w:color="auto"/>
        <w:left w:val="single" w:sz="4" w:space="0" w:color="auto"/>
      </w:pBdr>
      <w:spacing w:before="100" w:beforeAutospacing="1" w:after="100" w:afterAutospacing="1"/>
      <w:jc w:val="left"/>
    </w:pPr>
    <w:rPr>
      <w:rFonts w:ascii="宋体" w:hAnsi="宋体" w:cs="宋体"/>
      <w:kern w:val="0"/>
      <w:sz w:val="18"/>
      <w:szCs w:val="18"/>
    </w:rPr>
  </w:style>
  <w:style w:type="paragraph" w:customStyle="1" w:styleId="xl78">
    <w:name w:val="xl78"/>
    <w:basedOn w:val="Normal"/>
    <w:rsid w:val="005C4C4D"/>
    <w:pPr>
      <w:widowControl/>
      <w:pBdr>
        <w:left w:val="single" w:sz="4" w:space="0" w:color="auto"/>
      </w:pBdr>
      <w:spacing w:before="100" w:beforeAutospacing="1" w:after="100" w:afterAutospacing="1"/>
      <w:jc w:val="left"/>
    </w:pPr>
    <w:rPr>
      <w:rFonts w:ascii="宋体" w:hAnsi="宋体" w:cs="宋体"/>
      <w:kern w:val="0"/>
      <w:sz w:val="18"/>
      <w:szCs w:val="18"/>
    </w:rPr>
  </w:style>
  <w:style w:type="paragraph" w:customStyle="1" w:styleId="xl69">
    <w:name w:val="xl69"/>
    <w:basedOn w:val="Normal"/>
    <w:rsid w:val="005C4C4D"/>
    <w:pPr>
      <w:widowControl/>
      <w:spacing w:before="100" w:beforeAutospacing="1" w:after="100" w:afterAutospacing="1"/>
      <w:jc w:val="left"/>
    </w:pPr>
    <w:rPr>
      <w:rFonts w:ascii="宋体" w:hAnsi="宋体" w:cs="宋体"/>
      <w:kern w:val="0"/>
      <w:sz w:val="18"/>
      <w:szCs w:val="18"/>
    </w:rPr>
  </w:style>
  <w:style w:type="paragraph" w:styleId="TOCHeading">
    <w:name w:val="TOC Heading"/>
    <w:basedOn w:val="Heading1"/>
    <w:next w:val="Normal"/>
    <w:qFormat/>
    <w:rsid w:val="005C4C4D"/>
    <w:pPr>
      <w:widowControl/>
      <w:adjustRightInd/>
      <w:spacing w:before="480" w:after="0" w:line="276" w:lineRule="auto"/>
      <w:textAlignment w:val="auto"/>
      <w:outlineLvl w:val="9"/>
    </w:pPr>
    <w:rPr>
      <w:rFonts w:ascii="Cambria" w:hAnsi="Cambria"/>
      <w:color w:val="365F91"/>
      <w:kern w:val="0"/>
      <w:szCs w:val="28"/>
    </w:rPr>
  </w:style>
  <w:style w:type="paragraph" w:customStyle="1" w:styleId="xl88">
    <w:name w:val="xl88"/>
    <w:basedOn w:val="Normal"/>
    <w:rsid w:val="005C4C4D"/>
    <w:pPr>
      <w:widowControl/>
      <w:pBdr>
        <w:top w:val="single" w:sz="4" w:space="0" w:color="auto"/>
        <w:bottom w:val="single" w:sz="4" w:space="0" w:color="auto"/>
      </w:pBdr>
      <w:shd w:val="clear" w:color="000000" w:fill="000000"/>
      <w:spacing w:before="100" w:beforeAutospacing="1" w:after="100" w:afterAutospacing="1"/>
      <w:jc w:val="left"/>
    </w:pPr>
    <w:rPr>
      <w:rFonts w:ascii="宋体" w:hAnsi="宋体" w:cs="宋体"/>
      <w:b/>
      <w:bCs/>
      <w:color w:val="FFFFFF"/>
      <w:kern w:val="0"/>
      <w:sz w:val="18"/>
      <w:szCs w:val="18"/>
    </w:rPr>
  </w:style>
  <w:style w:type="paragraph" w:customStyle="1" w:styleId="xl99">
    <w:name w:val="xl99"/>
    <w:basedOn w:val="Normal"/>
    <w:rsid w:val="005C4C4D"/>
    <w:pPr>
      <w:widowControl/>
      <w:pBdr>
        <w:top w:val="single" w:sz="4" w:space="0" w:color="auto"/>
        <w:bottom w:val="single" w:sz="4" w:space="0" w:color="auto"/>
        <w:right w:val="single" w:sz="8" w:space="0" w:color="auto"/>
      </w:pBdr>
      <w:shd w:val="clear" w:color="000000" w:fill="000000"/>
      <w:spacing w:before="100" w:beforeAutospacing="1" w:after="100" w:afterAutospacing="1"/>
      <w:jc w:val="center"/>
    </w:pPr>
    <w:rPr>
      <w:rFonts w:ascii="宋体" w:hAnsi="宋体" w:cs="宋体"/>
      <w:b/>
      <w:bCs/>
      <w:color w:val="FFFFFF"/>
      <w:kern w:val="0"/>
      <w:sz w:val="18"/>
      <w:szCs w:val="18"/>
    </w:rPr>
  </w:style>
  <w:style w:type="paragraph" w:customStyle="1" w:styleId="xl103">
    <w:name w:val="xl103"/>
    <w:basedOn w:val="Normal"/>
    <w:rsid w:val="005C4C4D"/>
    <w:pPr>
      <w:widowControl/>
      <w:pBdr>
        <w:top w:val="single" w:sz="4" w:space="0" w:color="auto"/>
        <w:right w:val="single" w:sz="8" w:space="0" w:color="auto"/>
      </w:pBdr>
      <w:shd w:val="clear" w:color="000000" w:fill="000000"/>
      <w:spacing w:before="100" w:beforeAutospacing="1" w:after="100" w:afterAutospacing="1"/>
      <w:jc w:val="center"/>
    </w:pPr>
    <w:rPr>
      <w:rFonts w:ascii="宋体" w:hAnsi="宋体" w:cs="宋体"/>
      <w:b/>
      <w:bCs/>
      <w:color w:val="FFFFFF"/>
      <w:kern w:val="0"/>
      <w:sz w:val="18"/>
      <w:szCs w:val="18"/>
    </w:rPr>
  </w:style>
  <w:style w:type="paragraph" w:customStyle="1" w:styleId="xl83">
    <w:name w:val="xl83"/>
    <w:basedOn w:val="Normal"/>
    <w:rsid w:val="005C4C4D"/>
    <w:pPr>
      <w:widowControl/>
      <w:spacing w:before="100" w:beforeAutospacing="1" w:after="100" w:afterAutospacing="1"/>
      <w:jc w:val="left"/>
    </w:pPr>
    <w:rPr>
      <w:rFonts w:ascii="宋体" w:hAnsi="宋体" w:cs="宋体"/>
      <w:kern w:val="0"/>
      <w:sz w:val="24"/>
    </w:rPr>
  </w:style>
  <w:style w:type="paragraph" w:customStyle="1" w:styleId="xl115">
    <w:name w:val="xl115"/>
    <w:basedOn w:val="Normal"/>
    <w:rsid w:val="005C4C4D"/>
    <w:pPr>
      <w:widowControl/>
      <w:pBdr>
        <w:right w:val="single" w:sz="4" w:space="0" w:color="auto"/>
      </w:pBdr>
      <w:spacing w:before="100" w:beforeAutospacing="1" w:after="100" w:afterAutospacing="1"/>
      <w:jc w:val="left"/>
    </w:pPr>
    <w:rPr>
      <w:rFonts w:ascii="宋体" w:hAnsi="宋体" w:cs="宋体"/>
      <w:kern w:val="0"/>
      <w:sz w:val="18"/>
      <w:szCs w:val="18"/>
    </w:rPr>
  </w:style>
  <w:style w:type="paragraph" w:customStyle="1" w:styleId="xl105">
    <w:name w:val="xl105"/>
    <w:basedOn w:val="Normal"/>
    <w:rsid w:val="005C4C4D"/>
    <w:pPr>
      <w:widowControl/>
      <w:pBdr>
        <w:bottom w:val="single" w:sz="4" w:space="0" w:color="auto"/>
        <w:right w:val="single" w:sz="8" w:space="0" w:color="auto"/>
      </w:pBdr>
      <w:shd w:val="clear" w:color="000000" w:fill="000000"/>
      <w:spacing w:before="100" w:beforeAutospacing="1" w:after="100" w:afterAutospacing="1"/>
      <w:jc w:val="center"/>
    </w:pPr>
    <w:rPr>
      <w:rFonts w:ascii="宋体" w:hAnsi="宋体" w:cs="宋体"/>
      <w:b/>
      <w:bCs/>
      <w:color w:val="FFFFFF"/>
      <w:kern w:val="0"/>
      <w:sz w:val="18"/>
      <w:szCs w:val="18"/>
    </w:rPr>
  </w:style>
  <w:style w:type="paragraph" w:customStyle="1" w:styleId="font5">
    <w:name w:val="font5"/>
    <w:basedOn w:val="Normal"/>
    <w:rsid w:val="005C4C4D"/>
    <w:pPr>
      <w:widowControl/>
      <w:spacing w:before="100" w:beforeAutospacing="1" w:after="100" w:afterAutospacing="1"/>
      <w:jc w:val="left"/>
    </w:pPr>
    <w:rPr>
      <w:rFonts w:ascii="Arial" w:hAnsi="Arial" w:cs="Arial"/>
      <w:kern w:val="0"/>
      <w:sz w:val="16"/>
      <w:szCs w:val="16"/>
    </w:rPr>
  </w:style>
  <w:style w:type="paragraph" w:customStyle="1" w:styleId="xl85">
    <w:name w:val="xl85"/>
    <w:basedOn w:val="Normal"/>
    <w:rsid w:val="005C4C4D"/>
    <w:pPr>
      <w:widowControl/>
      <w:spacing w:before="100" w:beforeAutospacing="1" w:after="100" w:afterAutospacing="1"/>
      <w:jc w:val="left"/>
    </w:pPr>
    <w:rPr>
      <w:rFonts w:ascii="宋体" w:hAnsi="宋体" w:cs="宋体"/>
      <w:kern w:val="0"/>
      <w:sz w:val="18"/>
      <w:szCs w:val="18"/>
    </w:rPr>
  </w:style>
  <w:style w:type="paragraph" w:customStyle="1" w:styleId="xl114">
    <w:name w:val="xl114"/>
    <w:basedOn w:val="Normal"/>
    <w:rsid w:val="005C4C4D"/>
    <w:pPr>
      <w:widowControl/>
      <w:pBdr>
        <w:bottom w:val="single" w:sz="8" w:space="0" w:color="auto"/>
      </w:pBdr>
      <w:spacing w:before="100" w:beforeAutospacing="1" w:after="100" w:afterAutospacing="1"/>
      <w:jc w:val="left"/>
    </w:pPr>
    <w:rPr>
      <w:rFonts w:ascii="宋体" w:hAnsi="宋体" w:cs="宋体"/>
      <w:kern w:val="0"/>
      <w:sz w:val="24"/>
    </w:rPr>
  </w:style>
  <w:style w:type="paragraph" w:customStyle="1" w:styleId="11">
    <w:name w:val="列出段落1"/>
    <w:basedOn w:val="Normal"/>
    <w:qFormat/>
    <w:rsid w:val="005C4C4D"/>
    <w:pPr>
      <w:widowControl/>
      <w:spacing w:after="200" w:line="276" w:lineRule="auto"/>
      <w:ind w:left="720"/>
      <w:jc w:val="left"/>
    </w:pPr>
    <w:rPr>
      <w:kern w:val="0"/>
      <w:sz w:val="20"/>
      <w:szCs w:val="20"/>
      <w:lang w:eastAsia="en-US"/>
    </w:rPr>
  </w:style>
  <w:style w:type="paragraph" w:customStyle="1" w:styleId="xl113">
    <w:name w:val="xl113"/>
    <w:basedOn w:val="Normal"/>
    <w:rsid w:val="005C4C4D"/>
    <w:pPr>
      <w:widowControl/>
      <w:pBdr>
        <w:bottom w:val="single" w:sz="8" w:space="0" w:color="auto"/>
      </w:pBdr>
      <w:spacing w:before="100" w:beforeAutospacing="1" w:after="100" w:afterAutospacing="1"/>
      <w:jc w:val="left"/>
    </w:pPr>
    <w:rPr>
      <w:rFonts w:ascii="宋体" w:hAnsi="宋体" w:cs="宋体"/>
      <w:kern w:val="0"/>
      <w:sz w:val="18"/>
      <w:szCs w:val="18"/>
    </w:rPr>
  </w:style>
  <w:style w:type="paragraph" w:customStyle="1" w:styleId="xl73">
    <w:name w:val="xl73"/>
    <w:basedOn w:val="Normal"/>
    <w:rsid w:val="005C4C4D"/>
    <w:pPr>
      <w:widowControl/>
      <w:pBdr>
        <w:right w:val="single" w:sz="4" w:space="0" w:color="auto"/>
      </w:pBdr>
      <w:spacing w:before="100" w:beforeAutospacing="1" w:after="100" w:afterAutospacing="1"/>
      <w:jc w:val="left"/>
    </w:pPr>
    <w:rPr>
      <w:rFonts w:ascii="宋体" w:hAnsi="宋体" w:cs="宋体"/>
      <w:kern w:val="0"/>
      <w:sz w:val="18"/>
      <w:szCs w:val="18"/>
    </w:rPr>
  </w:style>
  <w:style w:type="paragraph" w:customStyle="1" w:styleId="xl93">
    <w:name w:val="xl93"/>
    <w:basedOn w:val="Normal"/>
    <w:rsid w:val="005C4C4D"/>
    <w:pPr>
      <w:widowControl/>
      <w:pBdr>
        <w:left w:val="single" w:sz="4" w:space="0" w:color="auto"/>
      </w:pBdr>
      <w:spacing w:before="100" w:beforeAutospacing="1" w:after="100" w:afterAutospacing="1"/>
      <w:jc w:val="left"/>
    </w:pPr>
    <w:rPr>
      <w:rFonts w:ascii="宋体" w:hAnsi="宋体" w:cs="宋体"/>
      <w:kern w:val="0"/>
      <w:sz w:val="18"/>
      <w:szCs w:val="18"/>
    </w:rPr>
  </w:style>
  <w:style w:type="paragraph" w:customStyle="1" w:styleId="Bullet3">
    <w:name w:val="Bullet 3"/>
    <w:basedOn w:val="Normal"/>
    <w:qFormat/>
    <w:rsid w:val="005C4C4D"/>
    <w:pPr>
      <w:adjustRightInd w:val="0"/>
      <w:spacing w:line="360" w:lineRule="auto"/>
      <w:ind w:leftChars="400" w:left="400" w:hangingChars="200" w:hanging="200"/>
      <w:jc w:val="left"/>
      <w:textAlignment w:val="baseline"/>
    </w:pPr>
    <w:rPr>
      <w:rFonts w:ascii="Arial" w:hAnsi="Arial"/>
      <w:kern w:val="0"/>
      <w:szCs w:val="20"/>
      <w:lang w:eastAsia="ja-JP"/>
    </w:rPr>
  </w:style>
  <w:style w:type="paragraph" w:customStyle="1" w:styleId="xl112">
    <w:name w:val="xl112"/>
    <w:basedOn w:val="Normal"/>
    <w:rsid w:val="005C4C4D"/>
    <w:pPr>
      <w:widowControl/>
      <w:pBdr>
        <w:left w:val="single" w:sz="8" w:space="0" w:color="auto"/>
        <w:bottom w:val="single" w:sz="8" w:space="0" w:color="auto"/>
        <w:right w:val="single" w:sz="4" w:space="0" w:color="auto"/>
      </w:pBdr>
      <w:spacing w:before="100" w:beforeAutospacing="1" w:after="100" w:afterAutospacing="1"/>
      <w:jc w:val="center"/>
    </w:pPr>
    <w:rPr>
      <w:rFonts w:ascii="宋体" w:hAnsi="宋体" w:cs="宋体"/>
      <w:kern w:val="0"/>
      <w:sz w:val="16"/>
      <w:szCs w:val="16"/>
    </w:rPr>
  </w:style>
  <w:style w:type="paragraph" w:customStyle="1" w:styleId="xl79">
    <w:name w:val="xl79"/>
    <w:basedOn w:val="Normal"/>
    <w:rsid w:val="005C4C4D"/>
    <w:pPr>
      <w:widowControl/>
      <w:pBdr>
        <w:top w:val="single" w:sz="4" w:space="0" w:color="auto"/>
        <w:bottom w:val="single" w:sz="4" w:space="0" w:color="auto"/>
      </w:pBdr>
      <w:shd w:val="clear" w:color="000000" w:fill="000000"/>
      <w:spacing w:before="100" w:beforeAutospacing="1" w:after="100" w:afterAutospacing="1"/>
      <w:jc w:val="left"/>
    </w:pPr>
    <w:rPr>
      <w:rFonts w:ascii="宋体" w:hAnsi="宋体" w:cs="宋体"/>
      <w:b/>
      <w:bCs/>
      <w:color w:val="FFFFFF"/>
      <w:kern w:val="0"/>
      <w:sz w:val="18"/>
      <w:szCs w:val="18"/>
    </w:rPr>
  </w:style>
  <w:style w:type="paragraph" w:customStyle="1" w:styleId="xl75">
    <w:name w:val="xl75"/>
    <w:basedOn w:val="Normal"/>
    <w:rsid w:val="005C4C4D"/>
    <w:pPr>
      <w:widowControl/>
      <w:pBdr>
        <w:bottom w:val="single" w:sz="4" w:space="0" w:color="auto"/>
      </w:pBdr>
      <w:spacing w:before="100" w:beforeAutospacing="1" w:after="100" w:afterAutospacing="1"/>
      <w:jc w:val="left"/>
    </w:pPr>
    <w:rPr>
      <w:rFonts w:ascii="宋体" w:hAnsi="宋体" w:cs="宋体"/>
      <w:kern w:val="0"/>
      <w:sz w:val="18"/>
      <w:szCs w:val="18"/>
    </w:rPr>
  </w:style>
  <w:style w:type="paragraph" w:customStyle="1" w:styleId="font9">
    <w:name w:val="font9"/>
    <w:basedOn w:val="Normal"/>
    <w:rsid w:val="005C4C4D"/>
    <w:pPr>
      <w:widowControl/>
      <w:spacing w:before="100" w:beforeAutospacing="1" w:after="100" w:afterAutospacing="1"/>
      <w:jc w:val="left"/>
    </w:pPr>
    <w:rPr>
      <w:rFonts w:ascii="宋体" w:hAnsi="宋体" w:cs="宋体"/>
      <w:kern w:val="0"/>
      <w:sz w:val="18"/>
      <w:szCs w:val="18"/>
    </w:rPr>
  </w:style>
  <w:style w:type="paragraph" w:customStyle="1" w:styleId="085262615">
    <w:name w:val="样式 首行缩进:  0.85 厘米 段前: 2.6 磅 段后: 2.6 磅 行距: 1.5 倍行距"/>
    <w:basedOn w:val="Normal"/>
    <w:rsid w:val="005C4C4D"/>
    <w:pPr>
      <w:spacing w:line="360" w:lineRule="auto"/>
      <w:ind w:firstLine="482"/>
    </w:pPr>
    <w:rPr>
      <w:rFonts w:cs="宋体"/>
      <w:sz w:val="24"/>
      <w:szCs w:val="20"/>
    </w:rPr>
  </w:style>
  <w:style w:type="paragraph" w:customStyle="1" w:styleId="xl66">
    <w:name w:val="xl66"/>
    <w:basedOn w:val="Normal"/>
    <w:rsid w:val="005C4C4D"/>
    <w:pPr>
      <w:widowControl/>
      <w:spacing w:before="100" w:beforeAutospacing="1" w:after="100" w:afterAutospacing="1"/>
      <w:jc w:val="left"/>
    </w:pPr>
    <w:rPr>
      <w:rFonts w:ascii="宋体" w:hAnsi="宋体" w:cs="宋体"/>
      <w:kern w:val="0"/>
      <w:sz w:val="16"/>
      <w:szCs w:val="16"/>
    </w:rPr>
  </w:style>
  <w:style w:type="paragraph" w:styleId="ListParagraph">
    <w:name w:val="List Paragraph"/>
    <w:aliases w:val="正文一级小标题,普通编号"/>
    <w:basedOn w:val="Normal"/>
    <w:link w:val="ListParagraphChar"/>
    <w:uiPriority w:val="34"/>
    <w:qFormat/>
    <w:rsid w:val="005C4C4D"/>
    <w:pPr>
      <w:widowControl/>
      <w:spacing w:after="200" w:line="276" w:lineRule="auto"/>
      <w:ind w:firstLineChars="200" w:firstLine="420"/>
      <w:jc w:val="left"/>
    </w:pPr>
    <w:rPr>
      <w:kern w:val="0"/>
      <w:sz w:val="20"/>
      <w:szCs w:val="20"/>
      <w:lang w:eastAsia="en-US"/>
    </w:rPr>
  </w:style>
  <w:style w:type="paragraph" w:customStyle="1" w:styleId="xl106">
    <w:name w:val="xl106"/>
    <w:basedOn w:val="Normal"/>
    <w:rsid w:val="005C4C4D"/>
    <w:pPr>
      <w:widowControl/>
      <w:pBdr>
        <w:top w:val="single" w:sz="4" w:space="0" w:color="auto"/>
        <w:bottom w:val="single" w:sz="4" w:space="0" w:color="auto"/>
        <w:right w:val="single" w:sz="8" w:space="0" w:color="auto"/>
      </w:pBdr>
      <w:shd w:val="clear" w:color="000000" w:fill="000000"/>
      <w:spacing w:before="100" w:beforeAutospacing="1" w:after="100" w:afterAutospacing="1"/>
      <w:jc w:val="center"/>
    </w:pPr>
    <w:rPr>
      <w:rFonts w:ascii="宋体" w:hAnsi="宋体" w:cs="宋体"/>
      <w:b/>
      <w:bCs/>
      <w:color w:val="FFFFFF"/>
      <w:kern w:val="0"/>
      <w:sz w:val="18"/>
      <w:szCs w:val="18"/>
    </w:rPr>
  </w:style>
  <w:style w:type="paragraph" w:customStyle="1" w:styleId="xl110">
    <w:name w:val="xl110"/>
    <w:basedOn w:val="Normal"/>
    <w:rsid w:val="005C4C4D"/>
    <w:pPr>
      <w:widowControl/>
      <w:pBdr>
        <w:top w:val="single" w:sz="4" w:space="0" w:color="auto"/>
        <w:left w:val="single" w:sz="4" w:space="0" w:color="auto"/>
        <w:bottom w:val="single" w:sz="4" w:space="0" w:color="auto"/>
        <w:right w:val="single" w:sz="8" w:space="0" w:color="auto"/>
      </w:pBdr>
      <w:shd w:val="clear" w:color="000000" w:fill="000000"/>
      <w:spacing w:before="100" w:beforeAutospacing="1" w:after="100" w:afterAutospacing="1"/>
      <w:jc w:val="center"/>
    </w:pPr>
    <w:rPr>
      <w:rFonts w:ascii="宋体" w:hAnsi="宋体" w:cs="宋体"/>
      <w:b/>
      <w:bCs/>
      <w:color w:val="FFFFFF"/>
      <w:kern w:val="0"/>
      <w:sz w:val="18"/>
      <w:szCs w:val="18"/>
    </w:rPr>
  </w:style>
  <w:style w:type="paragraph" w:customStyle="1" w:styleId="xl107">
    <w:name w:val="xl107"/>
    <w:basedOn w:val="Normal"/>
    <w:rsid w:val="005C4C4D"/>
    <w:pPr>
      <w:widowControl/>
      <w:pBdr>
        <w:top w:val="single" w:sz="4" w:space="0" w:color="auto"/>
        <w:left w:val="single" w:sz="8" w:space="0" w:color="auto"/>
        <w:bottom w:val="single" w:sz="4" w:space="0" w:color="auto"/>
      </w:pBdr>
      <w:shd w:val="clear" w:color="000000" w:fill="000000"/>
      <w:spacing w:before="100" w:beforeAutospacing="1" w:after="100" w:afterAutospacing="1"/>
      <w:jc w:val="center"/>
    </w:pPr>
    <w:rPr>
      <w:rFonts w:ascii="宋体" w:hAnsi="宋体" w:cs="宋体"/>
      <w:b/>
      <w:bCs/>
      <w:color w:val="FFFFFF"/>
      <w:kern w:val="0"/>
      <w:sz w:val="18"/>
      <w:szCs w:val="18"/>
    </w:rPr>
  </w:style>
  <w:style w:type="paragraph" w:customStyle="1" w:styleId="xl104">
    <w:name w:val="xl104"/>
    <w:basedOn w:val="Normal"/>
    <w:rsid w:val="005C4C4D"/>
    <w:pPr>
      <w:widowControl/>
      <w:pBdr>
        <w:left w:val="single" w:sz="8" w:space="0" w:color="auto"/>
        <w:bottom w:val="single" w:sz="4" w:space="0" w:color="auto"/>
      </w:pBdr>
      <w:shd w:val="clear" w:color="000000" w:fill="000000"/>
      <w:spacing w:before="100" w:beforeAutospacing="1" w:after="100" w:afterAutospacing="1"/>
      <w:jc w:val="center"/>
    </w:pPr>
    <w:rPr>
      <w:rFonts w:ascii="宋体" w:hAnsi="宋体" w:cs="宋体"/>
      <w:b/>
      <w:bCs/>
      <w:color w:val="FFFFFF"/>
      <w:kern w:val="0"/>
      <w:sz w:val="18"/>
      <w:szCs w:val="18"/>
    </w:rPr>
  </w:style>
  <w:style w:type="paragraph" w:customStyle="1" w:styleId="xl86">
    <w:name w:val="xl86"/>
    <w:basedOn w:val="Normal"/>
    <w:rsid w:val="005C4C4D"/>
    <w:pPr>
      <w:widowControl/>
      <w:spacing w:before="100" w:beforeAutospacing="1" w:after="100" w:afterAutospacing="1"/>
      <w:jc w:val="left"/>
    </w:pPr>
    <w:rPr>
      <w:rFonts w:ascii="宋体" w:hAnsi="宋体" w:cs="宋体"/>
      <w:kern w:val="0"/>
      <w:sz w:val="18"/>
      <w:szCs w:val="18"/>
    </w:rPr>
  </w:style>
  <w:style w:type="paragraph" w:customStyle="1" w:styleId="font13">
    <w:name w:val="font13"/>
    <w:basedOn w:val="Normal"/>
    <w:rsid w:val="005C4C4D"/>
    <w:pPr>
      <w:widowControl/>
      <w:spacing w:before="100" w:beforeAutospacing="1" w:after="100" w:afterAutospacing="1"/>
      <w:jc w:val="left"/>
    </w:pPr>
    <w:rPr>
      <w:rFonts w:ascii="Arial" w:hAnsi="Arial" w:cs="Arial"/>
      <w:b/>
      <w:bCs/>
      <w:kern w:val="0"/>
      <w:sz w:val="32"/>
      <w:szCs w:val="32"/>
    </w:rPr>
  </w:style>
  <w:style w:type="paragraph" w:customStyle="1" w:styleId="Default">
    <w:name w:val="Default"/>
    <w:rsid w:val="005C4C4D"/>
    <w:pPr>
      <w:widowControl w:val="0"/>
      <w:autoSpaceDE w:val="0"/>
      <w:autoSpaceDN w:val="0"/>
      <w:adjustRightInd w:val="0"/>
    </w:pPr>
    <w:rPr>
      <w:rFonts w:ascii="宋体" w:cs="宋体"/>
      <w:color w:val="000000"/>
      <w:sz w:val="24"/>
      <w:szCs w:val="24"/>
    </w:rPr>
  </w:style>
  <w:style w:type="paragraph" w:customStyle="1" w:styleId="CharCharCharCharCharCharCharCharCharCharCharCharCharChar">
    <w:name w:val="Char Char Char Char Char Char Char Char Char Char Char Char Char Char"/>
    <w:basedOn w:val="Normal"/>
    <w:rsid w:val="005C4C4D"/>
    <w:pPr>
      <w:widowControl/>
      <w:ind w:left="1080"/>
      <w:jc w:val="left"/>
    </w:pPr>
    <w:rPr>
      <w:kern w:val="0"/>
      <w:sz w:val="20"/>
      <w:szCs w:val="20"/>
    </w:rPr>
  </w:style>
  <w:style w:type="paragraph" w:customStyle="1" w:styleId="xl96">
    <w:name w:val="xl96"/>
    <w:basedOn w:val="Normal"/>
    <w:rsid w:val="005C4C4D"/>
    <w:pPr>
      <w:widowControl/>
      <w:pBdr>
        <w:left w:val="single" w:sz="8" w:space="0" w:color="auto"/>
      </w:pBdr>
      <w:spacing w:before="100" w:beforeAutospacing="1" w:after="100" w:afterAutospacing="1"/>
      <w:jc w:val="left"/>
    </w:pPr>
    <w:rPr>
      <w:rFonts w:ascii="宋体" w:hAnsi="宋体" w:cs="宋体"/>
      <w:b/>
      <w:bCs/>
      <w:kern w:val="0"/>
      <w:sz w:val="22"/>
      <w:szCs w:val="22"/>
    </w:rPr>
  </w:style>
  <w:style w:type="paragraph" w:customStyle="1" w:styleId="xl101">
    <w:name w:val="xl101"/>
    <w:basedOn w:val="Normal"/>
    <w:rsid w:val="005C4C4D"/>
    <w:pPr>
      <w:widowControl/>
      <w:pBdr>
        <w:left w:val="single" w:sz="4" w:space="0" w:color="auto"/>
        <w:right w:val="single" w:sz="8" w:space="0" w:color="auto"/>
      </w:pBdr>
      <w:spacing w:before="100" w:beforeAutospacing="1" w:after="100" w:afterAutospacing="1"/>
      <w:jc w:val="center"/>
    </w:pPr>
    <w:rPr>
      <w:rFonts w:ascii="宋体" w:hAnsi="宋体" w:cs="宋体"/>
      <w:kern w:val="0"/>
      <w:sz w:val="18"/>
      <w:szCs w:val="18"/>
    </w:rPr>
  </w:style>
  <w:style w:type="paragraph" w:customStyle="1" w:styleId="Char">
    <w:name w:val="Char"/>
    <w:basedOn w:val="Normal"/>
    <w:rsid w:val="005C4C4D"/>
    <w:pPr>
      <w:adjustRightInd w:val="0"/>
      <w:spacing w:line="360" w:lineRule="atLeast"/>
      <w:jc w:val="left"/>
      <w:textAlignment w:val="baseline"/>
    </w:pPr>
    <w:rPr>
      <w:kern w:val="0"/>
      <w:sz w:val="24"/>
      <w:szCs w:val="20"/>
    </w:rPr>
  </w:style>
  <w:style w:type="paragraph" w:customStyle="1" w:styleId="xl116">
    <w:name w:val="xl116"/>
    <w:basedOn w:val="Normal"/>
    <w:rsid w:val="005C4C4D"/>
    <w:pPr>
      <w:widowControl/>
      <w:pBdr>
        <w:bottom w:val="single" w:sz="8"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90">
    <w:name w:val="xl90"/>
    <w:basedOn w:val="Normal"/>
    <w:rsid w:val="005C4C4D"/>
    <w:pPr>
      <w:widowControl/>
      <w:pBdr>
        <w:top w:val="single" w:sz="4" w:space="0" w:color="auto"/>
      </w:pBdr>
      <w:shd w:val="clear" w:color="000000" w:fill="000000"/>
      <w:spacing w:before="100" w:beforeAutospacing="1" w:after="100" w:afterAutospacing="1"/>
      <w:jc w:val="center"/>
    </w:pPr>
    <w:rPr>
      <w:rFonts w:ascii="宋体" w:hAnsi="宋体" w:cs="宋体"/>
      <w:b/>
      <w:bCs/>
      <w:color w:val="FFFFFF"/>
      <w:kern w:val="0"/>
      <w:sz w:val="18"/>
      <w:szCs w:val="18"/>
    </w:rPr>
  </w:style>
  <w:style w:type="paragraph" w:customStyle="1" w:styleId="xl82">
    <w:name w:val="xl82"/>
    <w:basedOn w:val="Normal"/>
    <w:rsid w:val="005C4C4D"/>
    <w:pPr>
      <w:widowControl/>
      <w:spacing w:before="100" w:beforeAutospacing="1" w:after="100" w:afterAutospacing="1"/>
      <w:jc w:val="left"/>
    </w:pPr>
    <w:rPr>
      <w:rFonts w:ascii="宋体" w:hAnsi="宋体" w:cs="宋体"/>
      <w:kern w:val="0"/>
      <w:sz w:val="18"/>
      <w:szCs w:val="18"/>
    </w:rPr>
  </w:style>
  <w:style w:type="paragraph" w:customStyle="1" w:styleId="font12">
    <w:name w:val="font12"/>
    <w:basedOn w:val="Normal"/>
    <w:rsid w:val="005C4C4D"/>
    <w:pPr>
      <w:widowControl/>
      <w:spacing w:before="100" w:beforeAutospacing="1" w:after="100" w:afterAutospacing="1"/>
      <w:jc w:val="left"/>
    </w:pPr>
    <w:rPr>
      <w:rFonts w:ascii="宋体" w:hAnsi="宋体" w:cs="宋体"/>
      <w:kern w:val="0"/>
      <w:sz w:val="18"/>
      <w:szCs w:val="18"/>
    </w:rPr>
  </w:style>
  <w:style w:type="paragraph" w:customStyle="1" w:styleId="xl76">
    <w:name w:val="xl76"/>
    <w:basedOn w:val="Normal"/>
    <w:rsid w:val="005C4C4D"/>
    <w:pPr>
      <w:widowControl/>
      <w:pBdr>
        <w:bottom w:val="single" w:sz="4" w:space="0" w:color="auto"/>
      </w:pBdr>
      <w:spacing w:before="100" w:beforeAutospacing="1" w:after="100" w:afterAutospacing="1"/>
      <w:jc w:val="left"/>
    </w:pPr>
    <w:rPr>
      <w:rFonts w:ascii="宋体" w:hAnsi="宋体" w:cs="宋体"/>
      <w:kern w:val="0"/>
      <w:sz w:val="18"/>
      <w:szCs w:val="18"/>
    </w:rPr>
  </w:style>
  <w:style w:type="paragraph" w:customStyle="1" w:styleId="xl74">
    <w:name w:val="xl74"/>
    <w:basedOn w:val="Normal"/>
    <w:rsid w:val="005C4C4D"/>
    <w:pPr>
      <w:widowControl/>
      <w:spacing w:before="100" w:beforeAutospacing="1" w:after="100" w:afterAutospacing="1"/>
      <w:jc w:val="center"/>
    </w:pPr>
    <w:rPr>
      <w:rFonts w:ascii="宋体" w:hAnsi="宋体" w:cs="宋体"/>
      <w:kern w:val="0"/>
      <w:sz w:val="18"/>
      <w:szCs w:val="18"/>
    </w:rPr>
  </w:style>
  <w:style w:type="paragraph" w:customStyle="1" w:styleId="xl71">
    <w:name w:val="xl71"/>
    <w:basedOn w:val="Normal"/>
    <w:rsid w:val="005C4C4D"/>
    <w:pPr>
      <w:widowControl/>
      <w:pBdr>
        <w:bottom w:val="single" w:sz="4" w:space="0" w:color="auto"/>
      </w:pBdr>
      <w:shd w:val="clear" w:color="000000" w:fill="000000"/>
      <w:spacing w:before="100" w:beforeAutospacing="1" w:after="100" w:afterAutospacing="1"/>
      <w:jc w:val="left"/>
    </w:pPr>
    <w:rPr>
      <w:rFonts w:ascii="宋体" w:hAnsi="宋体" w:cs="宋体"/>
      <w:b/>
      <w:bCs/>
      <w:color w:val="FFFFFF"/>
      <w:kern w:val="0"/>
      <w:sz w:val="18"/>
      <w:szCs w:val="18"/>
    </w:rPr>
  </w:style>
  <w:style w:type="paragraph" w:customStyle="1" w:styleId="xl102">
    <w:name w:val="xl102"/>
    <w:basedOn w:val="Normal"/>
    <w:rsid w:val="005C4C4D"/>
    <w:pPr>
      <w:widowControl/>
      <w:pBdr>
        <w:top w:val="single" w:sz="4" w:space="0" w:color="auto"/>
        <w:left w:val="single" w:sz="8" w:space="0" w:color="auto"/>
      </w:pBdr>
      <w:shd w:val="clear" w:color="000000" w:fill="000000"/>
      <w:spacing w:before="100" w:beforeAutospacing="1" w:after="100" w:afterAutospacing="1"/>
      <w:jc w:val="center"/>
    </w:pPr>
    <w:rPr>
      <w:rFonts w:ascii="宋体" w:hAnsi="宋体" w:cs="宋体"/>
      <w:b/>
      <w:bCs/>
      <w:color w:val="FFFFFF"/>
      <w:kern w:val="0"/>
      <w:sz w:val="18"/>
      <w:szCs w:val="18"/>
    </w:rPr>
  </w:style>
  <w:style w:type="paragraph" w:customStyle="1" w:styleId="p0">
    <w:name w:val="p0"/>
    <w:basedOn w:val="Normal"/>
    <w:uiPriority w:val="99"/>
    <w:qFormat/>
    <w:rsid w:val="005C4C4D"/>
    <w:pPr>
      <w:tabs>
        <w:tab w:val="left" w:pos="720"/>
      </w:tabs>
      <w:autoSpaceDE w:val="0"/>
      <w:autoSpaceDN w:val="0"/>
      <w:adjustRightInd w:val="0"/>
      <w:spacing w:line="240" w:lineRule="atLeast"/>
      <w:textAlignment w:val="baseline"/>
    </w:pPr>
    <w:rPr>
      <w:kern w:val="0"/>
      <w:sz w:val="24"/>
    </w:rPr>
  </w:style>
  <w:style w:type="paragraph" w:customStyle="1" w:styleId="xl91">
    <w:name w:val="xl91"/>
    <w:basedOn w:val="Normal"/>
    <w:rsid w:val="005C4C4D"/>
    <w:pPr>
      <w:widowControl/>
      <w:pBdr>
        <w:top w:val="single" w:sz="4" w:space="0" w:color="auto"/>
        <w:bottom w:val="single" w:sz="4" w:space="0" w:color="auto"/>
      </w:pBdr>
      <w:shd w:val="clear" w:color="000000" w:fill="000000"/>
      <w:spacing w:before="100" w:beforeAutospacing="1" w:after="100" w:afterAutospacing="1"/>
      <w:jc w:val="center"/>
    </w:pPr>
    <w:rPr>
      <w:rFonts w:ascii="宋体" w:hAnsi="宋体" w:cs="宋体"/>
      <w:b/>
      <w:bCs/>
      <w:color w:val="FFFFFF"/>
      <w:kern w:val="0"/>
      <w:sz w:val="18"/>
      <w:szCs w:val="18"/>
    </w:rPr>
  </w:style>
  <w:style w:type="paragraph" w:customStyle="1" w:styleId="xl108">
    <w:name w:val="xl108"/>
    <w:basedOn w:val="Normal"/>
    <w:rsid w:val="005C4C4D"/>
    <w:pPr>
      <w:widowControl/>
      <w:pBdr>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109">
    <w:name w:val="xl109"/>
    <w:basedOn w:val="Normal"/>
    <w:rsid w:val="005C4C4D"/>
    <w:pPr>
      <w:widowControl/>
      <w:pBdr>
        <w:left w:val="single" w:sz="8"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ParNormal">
    <w:name w:val="ParNormal"/>
    <w:basedOn w:val="Normal"/>
    <w:link w:val="ParNormalChar"/>
    <w:qFormat/>
    <w:rsid w:val="005C4C4D"/>
    <w:pPr>
      <w:autoSpaceDE w:val="0"/>
      <w:autoSpaceDN w:val="0"/>
      <w:adjustRightInd w:val="0"/>
      <w:spacing w:before="120" w:line="360" w:lineRule="auto"/>
      <w:ind w:firstLineChars="200" w:firstLine="420"/>
      <w:textAlignment w:val="baseline"/>
    </w:pPr>
    <w:rPr>
      <w:rFonts w:ascii="Arial" w:hAnsi="Arial"/>
      <w:kern w:val="0"/>
      <w:szCs w:val="21"/>
    </w:rPr>
  </w:style>
  <w:style w:type="paragraph" w:customStyle="1" w:styleId="xl84">
    <w:name w:val="xl84"/>
    <w:basedOn w:val="Normal"/>
    <w:rsid w:val="005C4C4D"/>
    <w:pPr>
      <w:widowControl/>
      <w:shd w:val="clear" w:color="000000" w:fill="FFFF00"/>
      <w:spacing w:before="100" w:beforeAutospacing="1" w:after="100" w:afterAutospacing="1"/>
      <w:jc w:val="left"/>
    </w:pPr>
    <w:rPr>
      <w:rFonts w:ascii="宋体" w:hAnsi="宋体" w:cs="宋体"/>
      <w:kern w:val="0"/>
      <w:sz w:val="18"/>
      <w:szCs w:val="18"/>
    </w:rPr>
  </w:style>
  <w:style w:type="table" w:styleId="TableGrid">
    <w:name w:val="Table Grid"/>
    <w:basedOn w:val="TableNormal"/>
    <w:qFormat/>
    <w:rsid w:val="005C4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1"/>
    <w:rsid w:val="00847163"/>
    <w:rPr>
      <w:sz w:val="18"/>
      <w:szCs w:val="18"/>
    </w:rPr>
  </w:style>
  <w:style w:type="character" w:customStyle="1" w:styleId="BalloonTextChar1">
    <w:name w:val="Balloon Text Char1"/>
    <w:basedOn w:val="DefaultParagraphFont"/>
    <w:link w:val="BalloonText"/>
    <w:rsid w:val="00847163"/>
    <w:rPr>
      <w:kern w:val="2"/>
      <w:sz w:val="18"/>
      <w:szCs w:val="18"/>
    </w:rPr>
  </w:style>
  <w:style w:type="paragraph" w:customStyle="1" w:styleId="21">
    <w:name w:val="正文2"/>
    <w:basedOn w:val="Normal"/>
    <w:link w:val="2Char"/>
    <w:rsid w:val="00847163"/>
    <w:pPr>
      <w:spacing w:beforeLines="10" w:afterLines="10" w:line="360" w:lineRule="auto"/>
      <w:ind w:firstLineChars="200" w:firstLine="200"/>
    </w:pPr>
    <w:rPr>
      <w:sz w:val="24"/>
      <w:szCs w:val="21"/>
    </w:rPr>
  </w:style>
  <w:style w:type="character" w:customStyle="1" w:styleId="Heading1Char">
    <w:name w:val="Heading 1 Char"/>
    <w:aliases w:val="一级标题 Char,Outline1 Char,Head1 Char,Heading apps Char,Class Heading Char,1 Char,H1 Char,heading1 Char,Section Char,Section1 Char,Section2 Char,Section11 Char,Propo Char,CMG H1 Char,Lev 1 Char,Section Heading Char,Heading 1numbered Char"/>
    <w:link w:val="Heading1"/>
    <w:rsid w:val="00847163"/>
    <w:rPr>
      <w:rFonts w:ascii="Arial Bold" w:hAnsi="Arial Bold"/>
      <w:b/>
      <w:bCs/>
      <w:kern w:val="44"/>
      <w:sz w:val="28"/>
      <w:szCs w:val="44"/>
    </w:rPr>
  </w:style>
  <w:style w:type="paragraph" w:styleId="NoSpacing">
    <w:name w:val="No Spacing"/>
    <w:link w:val="NoSpacingChar"/>
    <w:qFormat/>
    <w:rsid w:val="00847163"/>
    <w:pPr>
      <w:widowControl w:val="0"/>
      <w:spacing w:beforeLines="10" w:afterLines="10" w:line="415" w:lineRule="auto"/>
      <w:ind w:firstLineChars="200" w:firstLine="200"/>
      <w:jc w:val="both"/>
    </w:pPr>
    <w:rPr>
      <w:rFonts w:ascii="Calibri" w:hAnsi="Calibri"/>
      <w:kern w:val="2"/>
      <w:sz w:val="21"/>
      <w:szCs w:val="21"/>
    </w:rPr>
  </w:style>
  <w:style w:type="character" w:customStyle="1" w:styleId="Heading3Char">
    <w:name w:val="Heading 3 Char"/>
    <w:aliases w:val="三级标题 Char,三级标题，黑粗，四号，序号 Char,ASAPHeading 3 Char,标题 3 Char Char,Heading 3 - old Char,H3 Char,h3 Char,3rd level Char,level_3 Char,PIM 3 Char,Level 3 Head Char,1.1.1标题 3 Char,sect1.2.3 Char,sect1.2.31 Char,sect1.2.32 Char,sect1.2.311 Char"/>
    <w:link w:val="Heading3"/>
    <w:rsid w:val="00847163"/>
    <w:rPr>
      <w:rFonts w:ascii="Arial Bold" w:hAnsi="Arial Bold"/>
      <w:b/>
      <w:bCs/>
      <w:sz w:val="24"/>
      <w:szCs w:val="32"/>
    </w:rPr>
  </w:style>
  <w:style w:type="paragraph" w:styleId="EndnoteText">
    <w:name w:val="endnote text"/>
    <w:basedOn w:val="Normal"/>
    <w:link w:val="EndnoteTextChar1"/>
    <w:uiPriority w:val="99"/>
    <w:unhideWhenUsed/>
    <w:rsid w:val="00847163"/>
    <w:pPr>
      <w:snapToGrid w:val="0"/>
      <w:spacing w:beforeLines="10" w:afterLines="10" w:line="415" w:lineRule="auto"/>
      <w:ind w:firstLineChars="200" w:firstLine="200"/>
      <w:jc w:val="left"/>
    </w:pPr>
    <w:rPr>
      <w:rFonts w:ascii="Calibri" w:hAnsi="Calibri"/>
      <w:szCs w:val="21"/>
    </w:rPr>
  </w:style>
  <w:style w:type="character" w:customStyle="1" w:styleId="EndnoteTextChar1">
    <w:name w:val="Endnote Text Char1"/>
    <w:basedOn w:val="DefaultParagraphFont"/>
    <w:link w:val="EndnoteText"/>
    <w:uiPriority w:val="99"/>
    <w:rsid w:val="00847163"/>
    <w:rPr>
      <w:rFonts w:ascii="Calibri" w:hAnsi="Calibri"/>
      <w:kern w:val="2"/>
      <w:sz w:val="21"/>
      <w:szCs w:val="21"/>
    </w:rPr>
  </w:style>
  <w:style w:type="character" w:styleId="EndnoteReference">
    <w:name w:val="endnote reference"/>
    <w:uiPriority w:val="99"/>
    <w:unhideWhenUsed/>
    <w:rsid w:val="00847163"/>
    <w:rPr>
      <w:vertAlign w:val="superscript"/>
    </w:rPr>
  </w:style>
  <w:style w:type="character" w:customStyle="1" w:styleId="HeaderChar1">
    <w:name w:val="Header Char1"/>
    <w:aliases w:val="带横线 Char,h Char,页眉-NCI Char,Ò³Ã¼ Char,Header bold Char,he Char,header odd Char,first Char,heading one Char,Alt+M Char,Heading Char,Encabezado Linea 1 Char,页眉2 Char,header-first Char,ITTHEADER Char,页眉，五号中宋粗，右齐 Char,Cover Page Char,ph Char"/>
    <w:link w:val="Header"/>
    <w:uiPriority w:val="99"/>
    <w:rsid w:val="00847163"/>
    <w:rPr>
      <w:kern w:val="2"/>
      <w:sz w:val="18"/>
      <w:szCs w:val="18"/>
    </w:rPr>
  </w:style>
  <w:style w:type="character" w:customStyle="1" w:styleId="FooterChar1">
    <w:name w:val="Footer Char1"/>
    <w:link w:val="Footer"/>
    <w:uiPriority w:val="99"/>
    <w:rsid w:val="00847163"/>
    <w:rPr>
      <w:kern w:val="2"/>
      <w:sz w:val="18"/>
      <w:szCs w:val="18"/>
    </w:rPr>
  </w:style>
  <w:style w:type="paragraph" w:customStyle="1" w:styleId="12">
    <w:name w:val="页眉1"/>
    <w:basedOn w:val="Header"/>
    <w:rsid w:val="00847163"/>
    <w:pPr>
      <w:widowControl/>
      <w:tabs>
        <w:tab w:val="left" w:pos="2700"/>
      </w:tabs>
      <w:spacing w:before="24" w:after="24"/>
    </w:pPr>
    <w:rPr>
      <w:rFonts w:ascii="Verdana" w:eastAsia="黑体" w:hAnsi="Verdana"/>
      <w:sz w:val="21"/>
      <w:szCs w:val="20"/>
    </w:rPr>
  </w:style>
  <w:style w:type="paragraph" w:customStyle="1" w:styleId="a9">
    <w:name w:val="版本信息"/>
    <w:basedOn w:val="Normal"/>
    <w:autoRedefine/>
    <w:rsid w:val="00847163"/>
    <w:pPr>
      <w:widowControl/>
      <w:jc w:val="center"/>
    </w:pPr>
    <w:rPr>
      <w:rFonts w:eastAsia="黑体"/>
      <w:sz w:val="32"/>
      <w:szCs w:val="20"/>
    </w:rPr>
  </w:style>
  <w:style w:type="paragraph" w:customStyle="1" w:styleId="BEBodyIndent">
    <w:name w:val="BE Body Indent"/>
    <w:basedOn w:val="Normal"/>
    <w:link w:val="BEBodyIndentChar"/>
    <w:rsid w:val="00847163"/>
    <w:pPr>
      <w:widowControl/>
      <w:snapToGrid w:val="0"/>
      <w:spacing w:line="300" w:lineRule="auto"/>
      <w:ind w:firstLine="465"/>
    </w:pPr>
    <w:rPr>
      <w:rFonts w:ascii="黑体" w:eastAsia="黑体" w:hAnsi="黑体"/>
      <w:kern w:val="0"/>
      <w:sz w:val="24"/>
    </w:rPr>
  </w:style>
  <w:style w:type="character" w:customStyle="1" w:styleId="BEBodyIndentChar">
    <w:name w:val="BE Body Indent Char"/>
    <w:link w:val="BEBodyIndent"/>
    <w:rsid w:val="00847163"/>
    <w:rPr>
      <w:rFonts w:ascii="黑体" w:eastAsia="黑体" w:hAnsi="黑体"/>
      <w:sz w:val="24"/>
      <w:szCs w:val="24"/>
    </w:rPr>
  </w:style>
  <w:style w:type="character" w:customStyle="1" w:styleId="CharChar">
    <w:name w:val="正文 Char Char"/>
    <w:link w:val="10"/>
    <w:rsid w:val="00847163"/>
    <w:rPr>
      <w:rFonts w:ascii="宋体"/>
      <w:sz w:val="24"/>
    </w:rPr>
  </w:style>
  <w:style w:type="paragraph" w:customStyle="1" w:styleId="aa">
    <w:name w:val="表格文字"/>
    <w:basedOn w:val="Normal"/>
    <w:rsid w:val="00847163"/>
    <w:pPr>
      <w:widowControl/>
      <w:snapToGrid w:val="0"/>
    </w:pPr>
    <w:rPr>
      <w:kern w:val="0"/>
    </w:rPr>
  </w:style>
  <w:style w:type="paragraph" w:customStyle="1" w:styleId="ab">
    <w:name w:val="编撰单位"/>
    <w:basedOn w:val="Normal"/>
    <w:rsid w:val="00847163"/>
    <w:pPr>
      <w:widowControl/>
      <w:jc w:val="center"/>
    </w:pPr>
    <w:rPr>
      <w:rFonts w:ascii="Verdana" w:eastAsia="黑体" w:hAnsi="Verdana" w:cs="宋体"/>
      <w:sz w:val="24"/>
      <w:szCs w:val="20"/>
    </w:rPr>
  </w:style>
  <w:style w:type="paragraph" w:customStyle="1" w:styleId="ac">
    <w:name w:val="报告名"/>
    <w:basedOn w:val="Normal"/>
    <w:link w:val="Char0"/>
    <w:autoRedefine/>
    <w:rsid w:val="00847163"/>
    <w:pPr>
      <w:widowControl/>
      <w:adjustRightInd w:val="0"/>
      <w:jc w:val="center"/>
    </w:pPr>
    <w:rPr>
      <w:rFonts w:eastAsia="文鼎大标宋简"/>
      <w:sz w:val="56"/>
      <w:szCs w:val="20"/>
    </w:rPr>
  </w:style>
  <w:style w:type="paragraph" w:customStyle="1" w:styleId="ad">
    <w:name w:val="表头"/>
    <w:basedOn w:val="aa"/>
    <w:next w:val="aa"/>
    <w:qFormat/>
    <w:rsid w:val="00847163"/>
    <w:pPr>
      <w:jc w:val="center"/>
    </w:pPr>
    <w:rPr>
      <w:b/>
      <w:sz w:val="28"/>
    </w:rPr>
  </w:style>
  <w:style w:type="paragraph" w:customStyle="1" w:styleId="ae">
    <w:name w:val="图片"/>
    <w:basedOn w:val="Normal"/>
    <w:qFormat/>
    <w:rsid w:val="00847163"/>
    <w:pPr>
      <w:keepNext/>
      <w:spacing w:line="300" w:lineRule="auto"/>
      <w:jc w:val="center"/>
    </w:pPr>
    <w:rPr>
      <w:rFonts w:ascii="Calibri" w:hAnsi="Calibri"/>
      <w:sz w:val="28"/>
      <w:szCs w:val="21"/>
    </w:rPr>
  </w:style>
  <w:style w:type="paragraph" w:styleId="DocumentMap">
    <w:name w:val="Document Map"/>
    <w:basedOn w:val="Normal"/>
    <w:link w:val="DocumentMapChar1"/>
    <w:unhideWhenUsed/>
    <w:rsid w:val="00847163"/>
    <w:pPr>
      <w:spacing w:beforeLines="10" w:afterLines="10" w:line="415" w:lineRule="auto"/>
      <w:ind w:firstLineChars="200" w:firstLine="200"/>
    </w:pPr>
    <w:rPr>
      <w:rFonts w:ascii="Tahoma" w:hAnsi="Tahoma" w:cs="Tahoma"/>
      <w:sz w:val="16"/>
      <w:szCs w:val="16"/>
    </w:rPr>
  </w:style>
  <w:style w:type="character" w:customStyle="1" w:styleId="DocumentMapChar1">
    <w:name w:val="Document Map Char1"/>
    <w:basedOn w:val="DefaultParagraphFont"/>
    <w:link w:val="DocumentMap"/>
    <w:rsid w:val="00847163"/>
    <w:rPr>
      <w:rFonts w:ascii="Tahoma" w:hAnsi="Tahoma" w:cs="Tahoma"/>
      <w:kern w:val="2"/>
      <w:sz w:val="16"/>
      <w:szCs w:val="16"/>
    </w:rPr>
  </w:style>
  <w:style w:type="paragraph" w:styleId="NormalWeb">
    <w:name w:val="Normal (Web)"/>
    <w:basedOn w:val="Normal"/>
    <w:rsid w:val="00847163"/>
    <w:pPr>
      <w:widowControl/>
      <w:spacing w:beforeAutospacing="1" w:afterAutospacing="1"/>
      <w:jc w:val="left"/>
    </w:pPr>
    <w:rPr>
      <w:rFonts w:ascii="宋体" w:hAnsi="宋体" w:cs="宋体"/>
      <w:kern w:val="0"/>
      <w:sz w:val="24"/>
    </w:rPr>
  </w:style>
  <w:style w:type="paragraph" w:customStyle="1" w:styleId="30">
    <w:name w:val="正文3"/>
    <w:basedOn w:val="Normal"/>
    <w:rsid w:val="00847163"/>
    <w:pPr>
      <w:spacing w:beforeLines="10" w:afterLines="10" w:line="300" w:lineRule="auto"/>
      <w:ind w:firstLineChars="200" w:firstLine="200"/>
    </w:pPr>
    <w:rPr>
      <w:rFonts w:ascii="Verdana" w:eastAsia="黑体" w:hAnsi="Verdana"/>
      <w:sz w:val="24"/>
      <w:szCs w:val="21"/>
    </w:rPr>
  </w:style>
  <w:style w:type="paragraph" w:customStyle="1" w:styleId="af">
    <w:name w:val="表格内文字"/>
    <w:link w:val="Char1"/>
    <w:autoRedefine/>
    <w:rsid w:val="00847163"/>
    <w:pPr>
      <w:jc w:val="center"/>
    </w:pPr>
    <w:rPr>
      <w:rFonts w:ascii="宋体" w:hAnsi="宋体"/>
      <w:sz w:val="21"/>
      <w:szCs w:val="21"/>
    </w:rPr>
  </w:style>
  <w:style w:type="character" w:customStyle="1" w:styleId="apple-converted-space">
    <w:name w:val="apple-converted-space"/>
    <w:basedOn w:val="DefaultParagraphFont"/>
    <w:rsid w:val="00847163"/>
  </w:style>
  <w:style w:type="character" w:customStyle="1" w:styleId="2Char">
    <w:name w:val="正文2 Char"/>
    <w:link w:val="21"/>
    <w:rsid w:val="00847163"/>
    <w:rPr>
      <w:kern w:val="2"/>
      <w:sz w:val="24"/>
      <w:szCs w:val="21"/>
    </w:rPr>
  </w:style>
  <w:style w:type="paragraph" w:customStyle="1" w:styleId="af0">
    <w:name w:val="表格标题"/>
    <w:link w:val="Char2"/>
    <w:autoRedefine/>
    <w:rsid w:val="00847163"/>
    <w:pPr>
      <w:spacing w:line="360" w:lineRule="auto"/>
      <w:jc w:val="center"/>
    </w:pPr>
    <w:rPr>
      <w:color w:val="000000"/>
      <w:sz w:val="21"/>
    </w:rPr>
  </w:style>
  <w:style w:type="character" w:customStyle="1" w:styleId="Char2">
    <w:name w:val="表格标题 Char"/>
    <w:link w:val="af0"/>
    <w:rsid w:val="00847163"/>
    <w:rPr>
      <w:color w:val="000000"/>
      <w:sz w:val="21"/>
    </w:rPr>
  </w:style>
  <w:style w:type="character" w:customStyle="1" w:styleId="Char1">
    <w:name w:val="表格内文字 Char"/>
    <w:link w:val="af"/>
    <w:rsid w:val="00847163"/>
    <w:rPr>
      <w:rFonts w:ascii="宋体" w:hAnsi="宋体"/>
      <w:sz w:val="21"/>
      <w:szCs w:val="21"/>
    </w:rPr>
  </w:style>
  <w:style w:type="character" w:styleId="Emphasis">
    <w:name w:val="Emphasis"/>
    <w:uiPriority w:val="20"/>
    <w:qFormat/>
    <w:rsid w:val="00847163"/>
    <w:rPr>
      <w:i/>
      <w:iCs/>
    </w:rPr>
  </w:style>
  <w:style w:type="paragraph" w:customStyle="1" w:styleId="af1">
    <w:name w:val="表文字"/>
    <w:basedOn w:val="Normal"/>
    <w:rsid w:val="00847163"/>
    <w:pPr>
      <w:overflowPunct w:val="0"/>
      <w:spacing w:line="300" w:lineRule="exact"/>
      <w:jc w:val="left"/>
    </w:pPr>
    <w:rPr>
      <w:rFonts w:cs="宋体"/>
      <w:szCs w:val="20"/>
    </w:rPr>
  </w:style>
  <w:style w:type="paragraph" w:customStyle="1" w:styleId="af2">
    <w:name w:val="表标题"/>
    <w:basedOn w:val="Normal"/>
    <w:rsid w:val="00847163"/>
    <w:pPr>
      <w:keepNext/>
      <w:keepLines/>
      <w:jc w:val="center"/>
    </w:pPr>
    <w:rPr>
      <w:b/>
    </w:rPr>
  </w:style>
  <w:style w:type="paragraph" w:customStyle="1" w:styleId="af3">
    <w:name w:val="标签正文（首行缩进两字）"/>
    <w:basedOn w:val="Normal"/>
    <w:autoRedefine/>
    <w:rsid w:val="00847163"/>
    <w:pPr>
      <w:spacing w:line="360" w:lineRule="auto"/>
      <w:ind w:firstLine="420"/>
    </w:pPr>
    <w:rPr>
      <w:rFonts w:ascii="宋体" w:hAnsi="宋体" w:cs="Arial"/>
      <w:sz w:val="24"/>
    </w:rPr>
  </w:style>
  <w:style w:type="paragraph" w:customStyle="1" w:styleId="4">
    <w:name w:val="二级标签（首行缩进4字）"/>
    <w:basedOn w:val="Normal"/>
    <w:rsid w:val="00847163"/>
    <w:pPr>
      <w:widowControl/>
      <w:numPr>
        <w:numId w:val="4"/>
      </w:numPr>
      <w:spacing w:line="360" w:lineRule="auto"/>
      <w:ind w:firstLine="0"/>
      <w:jc w:val="left"/>
    </w:pPr>
    <w:rPr>
      <w:kern w:val="0"/>
      <w:sz w:val="24"/>
      <w:szCs w:val="20"/>
    </w:rPr>
  </w:style>
  <w:style w:type="paragraph" w:customStyle="1" w:styleId="af4">
    <w:name w:val="框内文字 宋体五号"/>
    <w:basedOn w:val="Normal"/>
    <w:rsid w:val="00847163"/>
    <w:pPr>
      <w:adjustRightInd w:val="0"/>
      <w:snapToGrid w:val="0"/>
      <w:spacing w:line="240" w:lineRule="atLeast"/>
      <w:ind w:right="-21" w:firstLineChars="8" w:firstLine="8"/>
      <w:jc w:val="center"/>
    </w:pPr>
    <w:rPr>
      <w:rFonts w:ascii="宋体"/>
      <w:kern w:val="0"/>
      <w:szCs w:val="20"/>
    </w:rPr>
  </w:style>
  <w:style w:type="paragraph" w:customStyle="1" w:styleId="body">
    <w:name w:val="body"/>
    <w:aliases w:val="*Body 1,b-heading 1/heading 2,heading1body-heading2body,b-heading,b14,BD,Fax Body,Bod,bo,Letter Body,Memo Body,body1,full cell text,by,Report Body,OpinBody,Proposal Body,memo body,Bullet for no #'s,b-heading 1,Bullet 1,bd,bullet,b,Body,Body text,B1"/>
    <w:basedOn w:val="Normal"/>
    <w:link w:val="Body1Char"/>
    <w:rsid w:val="00847163"/>
    <w:pPr>
      <w:spacing w:line="260" w:lineRule="auto"/>
      <w:ind w:right="-21"/>
    </w:pPr>
    <w:rPr>
      <w:rFonts w:ascii="Arial Narrow" w:hAnsi="Arial Narrow"/>
      <w:snapToGrid w:val="0"/>
      <w:color w:val="000000"/>
      <w:kern w:val="0"/>
      <w:sz w:val="20"/>
      <w:szCs w:val="20"/>
      <w:lang w:eastAsia="en-US"/>
    </w:rPr>
  </w:style>
  <w:style w:type="character" w:customStyle="1" w:styleId="Body1Char">
    <w:name w:val="*Body 1 Char"/>
    <w:link w:val="body"/>
    <w:rsid w:val="00847163"/>
    <w:rPr>
      <w:rFonts w:ascii="Arial Narrow" w:hAnsi="Arial Narrow"/>
      <w:snapToGrid w:val="0"/>
      <w:color w:val="000000"/>
      <w:lang w:eastAsia="en-US"/>
    </w:rPr>
  </w:style>
  <w:style w:type="paragraph" w:customStyle="1" w:styleId="af5">
    <w:name w:val="框中文字，中宋三号，居中，单倍"/>
    <w:basedOn w:val="Normal"/>
    <w:autoRedefine/>
    <w:rsid w:val="00847163"/>
    <w:pPr>
      <w:ind w:right="-21" w:firstLine="14"/>
      <w:jc w:val="center"/>
    </w:pPr>
    <w:rPr>
      <w:rFonts w:ascii="Verdana" w:eastAsia="华文中宋" w:hAnsi="Verdana"/>
      <w:b/>
      <w:bCs/>
      <w:sz w:val="36"/>
      <w:szCs w:val="36"/>
    </w:rPr>
  </w:style>
  <w:style w:type="paragraph" w:customStyle="1" w:styleId="2">
    <w:name w:val="标签（首行缩进2字）"/>
    <w:rsid w:val="00847163"/>
    <w:pPr>
      <w:numPr>
        <w:numId w:val="5"/>
      </w:numPr>
      <w:spacing w:line="360" w:lineRule="auto"/>
    </w:pPr>
    <w:rPr>
      <w:sz w:val="24"/>
    </w:rPr>
  </w:style>
  <w:style w:type="numbering" w:customStyle="1" w:styleId="ListLevel1">
    <w:name w:val="List Level1"/>
    <w:basedOn w:val="NoList"/>
    <w:uiPriority w:val="99"/>
    <w:rsid w:val="00847163"/>
    <w:pPr>
      <w:numPr>
        <w:numId w:val="7"/>
      </w:numPr>
    </w:pPr>
  </w:style>
  <w:style w:type="paragraph" w:customStyle="1" w:styleId="BULLET10">
    <w:name w:val="BULLET 1"/>
    <w:basedOn w:val="21"/>
    <w:link w:val="BULLET1Char"/>
    <w:qFormat/>
    <w:rsid w:val="00847163"/>
    <w:pPr>
      <w:numPr>
        <w:numId w:val="6"/>
      </w:numPr>
      <w:ind w:firstLineChars="0" w:firstLine="0"/>
    </w:pPr>
    <w:rPr>
      <w:sz w:val="28"/>
    </w:rPr>
  </w:style>
  <w:style w:type="paragraph" w:customStyle="1" w:styleId="BULLET2">
    <w:name w:val="BULLET 2"/>
    <w:basedOn w:val="21"/>
    <w:link w:val="BULLET2Char"/>
    <w:qFormat/>
    <w:rsid w:val="00847163"/>
    <w:pPr>
      <w:numPr>
        <w:ilvl w:val="1"/>
        <w:numId w:val="3"/>
      </w:numPr>
      <w:ind w:firstLineChars="0" w:firstLine="0"/>
    </w:pPr>
    <w:rPr>
      <w:sz w:val="28"/>
    </w:rPr>
  </w:style>
  <w:style w:type="character" w:customStyle="1" w:styleId="BULLET1Char">
    <w:name w:val="BULLET 1 Char"/>
    <w:link w:val="BULLET10"/>
    <w:rsid w:val="00847163"/>
    <w:rPr>
      <w:kern w:val="2"/>
      <w:sz w:val="28"/>
      <w:szCs w:val="21"/>
    </w:rPr>
  </w:style>
  <w:style w:type="character" w:customStyle="1" w:styleId="BULLET2Char">
    <w:name w:val="BULLET 2 Char"/>
    <w:link w:val="BULLET2"/>
    <w:rsid w:val="00847163"/>
    <w:rPr>
      <w:kern w:val="2"/>
      <w:sz w:val="28"/>
      <w:szCs w:val="21"/>
    </w:rPr>
  </w:style>
  <w:style w:type="character" w:customStyle="1" w:styleId="apple-style-span">
    <w:name w:val="apple-style-span"/>
    <w:basedOn w:val="DefaultParagraphFont"/>
    <w:rsid w:val="00847163"/>
  </w:style>
  <w:style w:type="character" w:customStyle="1" w:styleId="shorttext1">
    <w:name w:val="short_text1"/>
    <w:rsid w:val="00847163"/>
    <w:rPr>
      <w:sz w:val="19"/>
      <w:szCs w:val="19"/>
    </w:rPr>
  </w:style>
  <w:style w:type="character" w:styleId="CommentReference">
    <w:name w:val="annotation reference"/>
    <w:unhideWhenUsed/>
    <w:rsid w:val="00847163"/>
    <w:rPr>
      <w:sz w:val="16"/>
      <w:szCs w:val="16"/>
    </w:rPr>
  </w:style>
  <w:style w:type="paragraph" w:styleId="CommentText">
    <w:name w:val="annotation text"/>
    <w:basedOn w:val="Normal"/>
    <w:link w:val="CommentTextChar1"/>
    <w:unhideWhenUsed/>
    <w:rsid w:val="00847163"/>
    <w:pPr>
      <w:spacing w:beforeLines="10" w:afterLines="10" w:line="415" w:lineRule="auto"/>
      <w:ind w:firstLineChars="200" w:firstLine="200"/>
    </w:pPr>
    <w:rPr>
      <w:rFonts w:ascii="Calibri" w:hAnsi="Calibri"/>
      <w:sz w:val="20"/>
      <w:szCs w:val="20"/>
    </w:rPr>
  </w:style>
  <w:style w:type="character" w:customStyle="1" w:styleId="CommentTextChar1">
    <w:name w:val="Comment Text Char1"/>
    <w:basedOn w:val="DefaultParagraphFont"/>
    <w:link w:val="CommentText"/>
    <w:rsid w:val="00847163"/>
    <w:rPr>
      <w:rFonts w:ascii="Calibri" w:hAnsi="Calibri"/>
      <w:kern w:val="2"/>
    </w:rPr>
  </w:style>
  <w:style w:type="paragraph" w:styleId="CommentSubject">
    <w:name w:val="annotation subject"/>
    <w:basedOn w:val="CommentText"/>
    <w:next w:val="CommentText"/>
    <w:link w:val="CommentSubjectChar1"/>
    <w:unhideWhenUsed/>
    <w:rsid w:val="00847163"/>
    <w:rPr>
      <w:b/>
      <w:bCs/>
    </w:rPr>
  </w:style>
  <w:style w:type="character" w:customStyle="1" w:styleId="CommentSubjectChar1">
    <w:name w:val="Comment Subject Char1"/>
    <w:basedOn w:val="CommentTextChar1"/>
    <w:link w:val="CommentSubject"/>
    <w:rsid w:val="00847163"/>
    <w:rPr>
      <w:rFonts w:ascii="Calibri" w:hAnsi="Calibri"/>
      <w:b/>
      <w:bCs/>
      <w:kern w:val="2"/>
    </w:rPr>
  </w:style>
  <w:style w:type="character" w:customStyle="1" w:styleId="BodyTextChar">
    <w:name w:val="Body Text Char"/>
    <w:aliases w:val="Tempo Body Text Char,bt Char,body text Char,BODY TEXT Char,t Char,Tempo Body Text1 Char,Tempo Body Text2 Char,Tempo Body Text3 Char,Tempo Body Text4 Char,Tempo Body Text5 Char,Tempo Body Text6 Char,Tempo Body Text7 Char,jtext Char"/>
    <w:link w:val="BodyText"/>
    <w:rsid w:val="00847163"/>
    <w:rPr>
      <w:kern w:val="2"/>
      <w:sz w:val="21"/>
      <w:szCs w:val="24"/>
    </w:rPr>
  </w:style>
  <w:style w:type="paragraph" w:styleId="NormalIndent">
    <w:name w:val="Normal Indent"/>
    <w:aliases w:val="特点,表正文,正文非缩进,段1,四号,缩进,ALT+Z,标题4,水上软件,正文双线,正文（图说明文字居中）,正文文字首行缩进,正文(首行缩进两字),正文(首行缩进两字)1,正文缩进（首行缩进两字）,首行缩进,正文不缩进,正文2级 Char Char Char Char Char Char Char Char Char Char Char Char Char Char Char Char Char Char,正文缩进 Char,正文（首行缩进两字） Char,正,标,PI"/>
    <w:basedOn w:val="Normal"/>
    <w:link w:val="NormalIndentChar"/>
    <w:qFormat/>
    <w:rsid w:val="00847163"/>
    <w:pPr>
      <w:tabs>
        <w:tab w:val="left" w:pos="1727"/>
        <w:tab w:val="left" w:pos="1884"/>
      </w:tabs>
      <w:spacing w:line="360" w:lineRule="auto"/>
      <w:ind w:firstLine="533"/>
      <w:jc w:val="left"/>
    </w:pPr>
    <w:rPr>
      <w:rFonts w:ascii="宋体"/>
      <w:sz w:val="24"/>
      <w:szCs w:val="20"/>
      <w:lang w:val="en-AU"/>
    </w:rPr>
  </w:style>
  <w:style w:type="paragraph" w:customStyle="1" w:styleId="CoverPageInfo">
    <w:name w:val="*Cover Page Info"/>
    <w:basedOn w:val="Normal"/>
    <w:rsid w:val="00847163"/>
    <w:pPr>
      <w:widowControl/>
      <w:spacing w:line="280" w:lineRule="exact"/>
      <w:jc w:val="center"/>
    </w:pPr>
    <w:rPr>
      <w:caps/>
      <w:kern w:val="0"/>
      <w:sz w:val="24"/>
      <w:szCs w:val="20"/>
      <w:lang w:eastAsia="en-US"/>
    </w:rPr>
  </w:style>
  <w:style w:type="paragraph" w:customStyle="1" w:styleId="NAPNormal">
    <w:name w:val="NAP Normal"/>
    <w:basedOn w:val="Normal"/>
    <w:rsid w:val="00847163"/>
    <w:pPr>
      <w:spacing w:line="240" w:lineRule="exact"/>
    </w:pPr>
    <w:rPr>
      <w:noProof/>
      <w:kern w:val="0"/>
      <w:sz w:val="22"/>
      <w:szCs w:val="20"/>
    </w:rPr>
  </w:style>
  <w:style w:type="character" w:customStyle="1" w:styleId="CharChar0">
    <w:name w:val="一级标题 Char Char"/>
    <w:rsid w:val="00847163"/>
    <w:rPr>
      <w:rFonts w:ascii="Verdana" w:eastAsia="黑体" w:hAnsi="Verdana"/>
      <w:bCs/>
      <w:kern w:val="44"/>
      <w:sz w:val="28"/>
      <w:szCs w:val="44"/>
      <w:lang w:val="en-US" w:eastAsia="zh-CN" w:bidi="ar-SA"/>
    </w:rPr>
  </w:style>
  <w:style w:type="character" w:styleId="Strong">
    <w:name w:val="Strong"/>
    <w:qFormat/>
    <w:rsid w:val="00847163"/>
    <w:rPr>
      <w:b/>
      <w:bCs/>
    </w:rPr>
  </w:style>
  <w:style w:type="numbering" w:customStyle="1" w:styleId="NoList1">
    <w:name w:val="No List1"/>
    <w:next w:val="NoList"/>
    <w:uiPriority w:val="99"/>
    <w:semiHidden/>
    <w:unhideWhenUsed/>
    <w:rsid w:val="00847163"/>
  </w:style>
  <w:style w:type="paragraph" w:styleId="BodyText2">
    <w:name w:val="Body Text 2"/>
    <w:basedOn w:val="Normal"/>
    <w:link w:val="BodyText2Char1"/>
    <w:rsid w:val="00847163"/>
    <w:pPr>
      <w:spacing w:line="360" w:lineRule="auto"/>
    </w:pPr>
    <w:rPr>
      <w:rFonts w:ascii="宋体" w:hAnsi="宋体"/>
      <w:sz w:val="24"/>
      <w:szCs w:val="20"/>
    </w:rPr>
  </w:style>
  <w:style w:type="character" w:customStyle="1" w:styleId="BodyText2Char1">
    <w:name w:val="Body Text 2 Char1"/>
    <w:basedOn w:val="DefaultParagraphFont"/>
    <w:link w:val="BodyText2"/>
    <w:rsid w:val="00847163"/>
    <w:rPr>
      <w:rFonts w:ascii="宋体" w:hAnsi="宋体"/>
      <w:kern w:val="2"/>
      <w:sz w:val="24"/>
    </w:rPr>
  </w:style>
  <w:style w:type="paragraph" w:styleId="BodyTextIndent">
    <w:name w:val="Body Text Indent"/>
    <w:basedOn w:val="Normal"/>
    <w:link w:val="BodyTextIndentChar1"/>
    <w:rsid w:val="00847163"/>
    <w:pPr>
      <w:widowControl/>
      <w:spacing w:line="360" w:lineRule="auto"/>
      <w:ind w:firstLine="709"/>
      <w:jc w:val="left"/>
    </w:pPr>
    <w:rPr>
      <w:rFonts w:ascii="宋体" w:hint="eastAsia"/>
      <w:kern w:val="0"/>
      <w:sz w:val="28"/>
      <w:szCs w:val="20"/>
    </w:rPr>
  </w:style>
  <w:style w:type="character" w:customStyle="1" w:styleId="BodyTextIndentChar1">
    <w:name w:val="Body Text Indent Char1"/>
    <w:basedOn w:val="DefaultParagraphFont"/>
    <w:link w:val="BodyTextIndent"/>
    <w:rsid w:val="00847163"/>
    <w:rPr>
      <w:rFonts w:ascii="宋体"/>
      <w:sz w:val="28"/>
    </w:rPr>
  </w:style>
  <w:style w:type="paragraph" w:styleId="BodyTextIndent2">
    <w:name w:val="Body Text Indent 2"/>
    <w:basedOn w:val="Normal"/>
    <w:link w:val="BodyTextIndent2Char1"/>
    <w:rsid w:val="00847163"/>
    <w:pPr>
      <w:spacing w:line="360" w:lineRule="auto"/>
      <w:ind w:firstLine="540"/>
    </w:pPr>
    <w:rPr>
      <w:rFonts w:ascii="宋体"/>
      <w:sz w:val="24"/>
      <w:szCs w:val="20"/>
    </w:rPr>
  </w:style>
  <w:style w:type="character" w:customStyle="1" w:styleId="BodyTextIndent2Char1">
    <w:name w:val="Body Text Indent 2 Char1"/>
    <w:basedOn w:val="DefaultParagraphFont"/>
    <w:link w:val="BodyTextIndent2"/>
    <w:rsid w:val="00847163"/>
    <w:rPr>
      <w:rFonts w:ascii="宋体"/>
      <w:kern w:val="2"/>
      <w:sz w:val="24"/>
    </w:rPr>
  </w:style>
  <w:style w:type="paragraph" w:customStyle="1" w:styleId="xl24">
    <w:name w:val="xl24"/>
    <w:basedOn w:val="Normal"/>
    <w:rsid w:val="00847163"/>
    <w:pPr>
      <w:widowControl/>
      <w:pBdr>
        <w:top w:val="single" w:sz="4" w:space="0" w:color="auto"/>
        <w:left w:val="single" w:sz="4" w:space="0" w:color="auto"/>
        <w:bottom w:val="single" w:sz="4" w:space="0" w:color="auto"/>
        <w:right w:val="single" w:sz="4" w:space="0" w:color="auto"/>
      </w:pBdr>
      <w:spacing w:beforeAutospacing="1" w:afterAutospacing="1" w:line="360" w:lineRule="auto"/>
      <w:jc w:val="left"/>
    </w:pPr>
    <w:rPr>
      <w:rFonts w:ascii="宋体" w:hAnsi="宋体"/>
      <w:kern w:val="0"/>
      <w:sz w:val="20"/>
      <w:szCs w:val="20"/>
    </w:rPr>
  </w:style>
  <w:style w:type="paragraph" w:customStyle="1" w:styleId="xl25">
    <w:name w:val="xl25"/>
    <w:basedOn w:val="Normal"/>
    <w:rsid w:val="00847163"/>
    <w:pPr>
      <w:widowControl/>
      <w:pBdr>
        <w:top w:val="single" w:sz="4" w:space="0" w:color="auto"/>
        <w:left w:val="single" w:sz="4" w:space="0" w:color="auto"/>
        <w:bottom w:val="single" w:sz="4" w:space="0" w:color="auto"/>
        <w:right w:val="single" w:sz="4" w:space="0" w:color="auto"/>
      </w:pBdr>
      <w:spacing w:beforeAutospacing="1" w:afterAutospacing="1" w:line="360" w:lineRule="auto"/>
      <w:jc w:val="center"/>
    </w:pPr>
    <w:rPr>
      <w:rFonts w:ascii="宋体" w:hAnsi="宋体"/>
      <w:kern w:val="0"/>
      <w:sz w:val="20"/>
      <w:szCs w:val="20"/>
    </w:rPr>
  </w:style>
  <w:style w:type="paragraph" w:customStyle="1" w:styleId="xl26">
    <w:name w:val="xl26"/>
    <w:basedOn w:val="Normal"/>
    <w:rsid w:val="00847163"/>
    <w:pPr>
      <w:widowControl/>
      <w:pBdr>
        <w:top w:val="single" w:sz="4" w:space="0" w:color="auto"/>
        <w:left w:val="single" w:sz="4" w:space="0" w:color="auto"/>
        <w:bottom w:val="single" w:sz="4" w:space="0" w:color="auto"/>
        <w:right w:val="single" w:sz="4" w:space="0" w:color="auto"/>
      </w:pBdr>
      <w:spacing w:beforeAutospacing="1" w:afterAutospacing="1" w:line="360" w:lineRule="auto"/>
      <w:jc w:val="left"/>
    </w:pPr>
    <w:rPr>
      <w:rFonts w:ascii="宋体" w:hAnsi="宋体"/>
      <w:kern w:val="0"/>
      <w:sz w:val="20"/>
      <w:szCs w:val="20"/>
    </w:rPr>
  </w:style>
  <w:style w:type="paragraph" w:customStyle="1" w:styleId="xl27">
    <w:name w:val="xl27"/>
    <w:basedOn w:val="Normal"/>
    <w:rsid w:val="00847163"/>
    <w:pPr>
      <w:widowControl/>
      <w:pBdr>
        <w:top w:val="single" w:sz="4" w:space="0" w:color="auto"/>
        <w:left w:val="single" w:sz="4" w:space="0" w:color="auto"/>
        <w:bottom w:val="single" w:sz="4" w:space="0" w:color="auto"/>
        <w:right w:val="single" w:sz="4" w:space="0" w:color="auto"/>
      </w:pBdr>
      <w:spacing w:beforeAutospacing="1" w:afterAutospacing="1" w:line="360" w:lineRule="auto"/>
      <w:jc w:val="left"/>
      <w:textAlignment w:val="top"/>
    </w:pPr>
    <w:rPr>
      <w:rFonts w:ascii="宋体" w:hAnsi="宋体"/>
      <w:kern w:val="0"/>
      <w:sz w:val="20"/>
      <w:szCs w:val="20"/>
    </w:rPr>
  </w:style>
  <w:style w:type="paragraph" w:customStyle="1" w:styleId="xl28">
    <w:name w:val="xl28"/>
    <w:basedOn w:val="Normal"/>
    <w:rsid w:val="00847163"/>
    <w:pPr>
      <w:widowControl/>
      <w:pBdr>
        <w:top w:val="single" w:sz="4" w:space="0" w:color="auto"/>
        <w:left w:val="single" w:sz="4" w:space="0" w:color="auto"/>
        <w:bottom w:val="single" w:sz="4" w:space="0" w:color="auto"/>
        <w:right w:val="single" w:sz="4" w:space="0" w:color="auto"/>
      </w:pBdr>
      <w:spacing w:beforeAutospacing="1" w:afterAutospacing="1" w:line="360" w:lineRule="auto"/>
      <w:jc w:val="left"/>
    </w:pPr>
    <w:rPr>
      <w:kern w:val="0"/>
      <w:sz w:val="20"/>
      <w:szCs w:val="20"/>
    </w:rPr>
  </w:style>
  <w:style w:type="paragraph" w:customStyle="1" w:styleId="xl29">
    <w:name w:val="xl29"/>
    <w:basedOn w:val="Normal"/>
    <w:rsid w:val="00847163"/>
    <w:pPr>
      <w:widowControl/>
      <w:pBdr>
        <w:top w:val="single" w:sz="4" w:space="0" w:color="auto"/>
        <w:left w:val="single" w:sz="4" w:space="0" w:color="auto"/>
        <w:bottom w:val="single" w:sz="4" w:space="0" w:color="auto"/>
        <w:right w:val="single" w:sz="4" w:space="0" w:color="auto"/>
      </w:pBdr>
      <w:spacing w:beforeAutospacing="1" w:afterAutospacing="1" w:line="360" w:lineRule="auto"/>
      <w:jc w:val="left"/>
    </w:pPr>
    <w:rPr>
      <w:rFonts w:ascii="宋体" w:hAnsi="宋体"/>
      <w:kern w:val="0"/>
      <w:sz w:val="20"/>
      <w:szCs w:val="20"/>
    </w:rPr>
  </w:style>
  <w:style w:type="paragraph" w:customStyle="1" w:styleId="xl30">
    <w:name w:val="xl30"/>
    <w:basedOn w:val="Normal"/>
    <w:rsid w:val="00847163"/>
    <w:pPr>
      <w:widowControl/>
      <w:pBdr>
        <w:top w:val="single" w:sz="4" w:space="0" w:color="auto"/>
        <w:left w:val="single" w:sz="4" w:space="0" w:color="auto"/>
        <w:bottom w:val="single" w:sz="4" w:space="0" w:color="auto"/>
        <w:right w:val="single" w:sz="4" w:space="0" w:color="auto"/>
      </w:pBdr>
      <w:spacing w:beforeAutospacing="1" w:afterAutospacing="1" w:line="360" w:lineRule="auto"/>
      <w:jc w:val="left"/>
      <w:textAlignment w:val="top"/>
    </w:pPr>
    <w:rPr>
      <w:rFonts w:ascii="宋体" w:hAnsi="宋体"/>
      <w:kern w:val="0"/>
      <w:sz w:val="20"/>
      <w:szCs w:val="20"/>
    </w:rPr>
  </w:style>
  <w:style w:type="paragraph" w:customStyle="1" w:styleId="xl31">
    <w:name w:val="xl31"/>
    <w:basedOn w:val="Normal"/>
    <w:rsid w:val="00847163"/>
    <w:pPr>
      <w:widowControl/>
      <w:pBdr>
        <w:top w:val="single" w:sz="4" w:space="0" w:color="auto"/>
        <w:left w:val="single" w:sz="4" w:space="0" w:color="auto"/>
        <w:bottom w:val="single" w:sz="4" w:space="0" w:color="auto"/>
        <w:right w:val="single" w:sz="4" w:space="0" w:color="auto"/>
      </w:pBdr>
      <w:spacing w:beforeAutospacing="1" w:afterAutospacing="1" w:line="360" w:lineRule="auto"/>
      <w:jc w:val="left"/>
    </w:pPr>
    <w:rPr>
      <w:kern w:val="0"/>
      <w:sz w:val="20"/>
      <w:szCs w:val="20"/>
    </w:rPr>
  </w:style>
  <w:style w:type="paragraph" w:customStyle="1" w:styleId="xl32">
    <w:name w:val="xl32"/>
    <w:basedOn w:val="Normal"/>
    <w:rsid w:val="00847163"/>
    <w:pPr>
      <w:widowControl/>
      <w:pBdr>
        <w:top w:val="single" w:sz="4" w:space="0" w:color="auto"/>
        <w:left w:val="single" w:sz="4" w:space="0" w:color="auto"/>
        <w:bottom w:val="single" w:sz="4" w:space="0" w:color="auto"/>
        <w:right w:val="single" w:sz="4" w:space="0" w:color="auto"/>
      </w:pBdr>
      <w:spacing w:beforeAutospacing="1" w:afterAutospacing="1" w:line="360" w:lineRule="auto"/>
      <w:jc w:val="left"/>
    </w:pPr>
    <w:rPr>
      <w:rFonts w:ascii="宋体" w:hAnsi="宋体"/>
      <w:kern w:val="0"/>
      <w:sz w:val="20"/>
      <w:szCs w:val="20"/>
    </w:rPr>
  </w:style>
  <w:style w:type="paragraph" w:customStyle="1" w:styleId="xl33">
    <w:name w:val="xl33"/>
    <w:basedOn w:val="Normal"/>
    <w:rsid w:val="00847163"/>
    <w:pPr>
      <w:widowControl/>
      <w:pBdr>
        <w:top w:val="single" w:sz="4" w:space="0" w:color="auto"/>
        <w:left w:val="single" w:sz="4" w:space="0" w:color="auto"/>
        <w:bottom w:val="single" w:sz="4" w:space="0" w:color="auto"/>
        <w:right w:val="single" w:sz="4" w:space="0" w:color="auto"/>
      </w:pBdr>
      <w:spacing w:beforeAutospacing="1" w:afterAutospacing="1" w:line="360" w:lineRule="auto"/>
      <w:jc w:val="left"/>
      <w:textAlignment w:val="top"/>
    </w:pPr>
    <w:rPr>
      <w:rFonts w:ascii="宋体" w:hAnsi="宋体"/>
      <w:kern w:val="0"/>
      <w:sz w:val="20"/>
      <w:szCs w:val="20"/>
    </w:rPr>
  </w:style>
  <w:style w:type="paragraph" w:customStyle="1" w:styleId="xl34">
    <w:name w:val="xl34"/>
    <w:basedOn w:val="Normal"/>
    <w:rsid w:val="00847163"/>
    <w:pPr>
      <w:widowControl/>
      <w:pBdr>
        <w:top w:val="single" w:sz="4" w:space="0" w:color="auto"/>
        <w:left w:val="single" w:sz="4" w:space="0" w:color="auto"/>
        <w:bottom w:val="single" w:sz="4" w:space="0" w:color="auto"/>
        <w:right w:val="single" w:sz="4" w:space="0" w:color="auto"/>
      </w:pBdr>
      <w:spacing w:beforeAutospacing="1" w:afterAutospacing="1" w:line="360" w:lineRule="auto"/>
      <w:jc w:val="left"/>
    </w:pPr>
    <w:rPr>
      <w:kern w:val="0"/>
      <w:sz w:val="20"/>
      <w:szCs w:val="20"/>
    </w:rPr>
  </w:style>
  <w:style w:type="paragraph" w:customStyle="1" w:styleId="xl35">
    <w:name w:val="xl35"/>
    <w:basedOn w:val="Normal"/>
    <w:rsid w:val="00847163"/>
    <w:pPr>
      <w:widowControl/>
      <w:pBdr>
        <w:top w:val="single" w:sz="4" w:space="0" w:color="auto"/>
        <w:left w:val="single" w:sz="4" w:space="0" w:color="auto"/>
        <w:bottom w:val="single" w:sz="4" w:space="0" w:color="auto"/>
        <w:right w:val="single" w:sz="4" w:space="0" w:color="auto"/>
      </w:pBdr>
      <w:spacing w:beforeAutospacing="1" w:afterAutospacing="1" w:line="360" w:lineRule="auto"/>
      <w:jc w:val="center"/>
    </w:pPr>
    <w:rPr>
      <w:rFonts w:ascii="宋体" w:hAnsi="宋体"/>
      <w:kern w:val="0"/>
      <w:sz w:val="20"/>
      <w:szCs w:val="20"/>
    </w:rPr>
  </w:style>
  <w:style w:type="paragraph" w:customStyle="1" w:styleId="xl36">
    <w:name w:val="xl36"/>
    <w:basedOn w:val="Normal"/>
    <w:rsid w:val="00847163"/>
    <w:pPr>
      <w:widowControl/>
      <w:pBdr>
        <w:top w:val="single" w:sz="4" w:space="0" w:color="auto"/>
        <w:left w:val="single" w:sz="4" w:space="0" w:color="auto"/>
        <w:bottom w:val="single" w:sz="4" w:space="0" w:color="auto"/>
        <w:right w:val="single" w:sz="4" w:space="0" w:color="auto"/>
      </w:pBdr>
      <w:spacing w:beforeAutospacing="1" w:afterAutospacing="1" w:line="360" w:lineRule="auto"/>
      <w:jc w:val="center"/>
    </w:pPr>
    <w:rPr>
      <w:rFonts w:ascii="宋体" w:hAnsi="宋体"/>
      <w:kern w:val="0"/>
      <w:sz w:val="20"/>
      <w:szCs w:val="20"/>
    </w:rPr>
  </w:style>
  <w:style w:type="paragraph" w:customStyle="1" w:styleId="xl37">
    <w:name w:val="xl37"/>
    <w:basedOn w:val="Normal"/>
    <w:rsid w:val="00847163"/>
    <w:pPr>
      <w:widowControl/>
      <w:pBdr>
        <w:top w:val="single" w:sz="4" w:space="0" w:color="auto"/>
        <w:left w:val="single" w:sz="4" w:space="0" w:color="auto"/>
        <w:bottom w:val="single" w:sz="4" w:space="0" w:color="auto"/>
        <w:right w:val="single" w:sz="4" w:space="0" w:color="auto"/>
      </w:pBdr>
      <w:spacing w:beforeAutospacing="1" w:afterAutospacing="1" w:line="360" w:lineRule="auto"/>
      <w:jc w:val="center"/>
    </w:pPr>
    <w:rPr>
      <w:rFonts w:ascii="宋体" w:hAnsi="宋体"/>
      <w:kern w:val="0"/>
      <w:sz w:val="20"/>
      <w:szCs w:val="20"/>
    </w:rPr>
  </w:style>
  <w:style w:type="paragraph" w:customStyle="1" w:styleId="xl38">
    <w:name w:val="xl38"/>
    <w:basedOn w:val="Normal"/>
    <w:rsid w:val="00847163"/>
    <w:pPr>
      <w:widowControl/>
      <w:pBdr>
        <w:top w:val="single" w:sz="4" w:space="0" w:color="auto"/>
        <w:left w:val="single" w:sz="4" w:space="0" w:color="auto"/>
        <w:right w:val="single" w:sz="4" w:space="0" w:color="auto"/>
      </w:pBdr>
      <w:spacing w:beforeAutospacing="1" w:afterAutospacing="1" w:line="360" w:lineRule="auto"/>
      <w:jc w:val="center"/>
    </w:pPr>
    <w:rPr>
      <w:rFonts w:ascii="宋体" w:hAnsi="宋体"/>
      <w:kern w:val="0"/>
      <w:sz w:val="20"/>
      <w:szCs w:val="20"/>
    </w:rPr>
  </w:style>
  <w:style w:type="paragraph" w:customStyle="1" w:styleId="xl39">
    <w:name w:val="xl39"/>
    <w:basedOn w:val="Normal"/>
    <w:rsid w:val="00847163"/>
    <w:pPr>
      <w:widowControl/>
      <w:pBdr>
        <w:left w:val="single" w:sz="4" w:space="0" w:color="auto"/>
        <w:bottom w:val="single" w:sz="4" w:space="0" w:color="auto"/>
        <w:right w:val="single" w:sz="4" w:space="0" w:color="auto"/>
      </w:pBdr>
      <w:spacing w:beforeAutospacing="1" w:afterAutospacing="1" w:line="360" w:lineRule="auto"/>
      <w:jc w:val="center"/>
    </w:pPr>
    <w:rPr>
      <w:rFonts w:ascii="宋体" w:hAnsi="宋体"/>
      <w:kern w:val="0"/>
      <w:sz w:val="20"/>
      <w:szCs w:val="20"/>
    </w:rPr>
  </w:style>
  <w:style w:type="paragraph" w:customStyle="1" w:styleId="xl23">
    <w:name w:val="xl23"/>
    <w:basedOn w:val="Normal"/>
    <w:rsid w:val="00847163"/>
    <w:pPr>
      <w:widowControl/>
      <w:spacing w:beforeAutospacing="1" w:afterAutospacing="1" w:line="360" w:lineRule="auto"/>
      <w:textAlignment w:val="top"/>
    </w:pPr>
    <w:rPr>
      <w:kern w:val="0"/>
      <w:sz w:val="24"/>
    </w:rPr>
  </w:style>
  <w:style w:type="paragraph" w:styleId="Date">
    <w:name w:val="Date"/>
    <w:basedOn w:val="Normal"/>
    <w:next w:val="Normal"/>
    <w:link w:val="DateChar1"/>
    <w:rsid w:val="00847163"/>
    <w:pPr>
      <w:spacing w:line="360" w:lineRule="auto"/>
      <w:ind w:leftChars="2500" w:left="100"/>
    </w:pPr>
    <w:rPr>
      <w:sz w:val="24"/>
      <w:szCs w:val="20"/>
    </w:rPr>
  </w:style>
  <w:style w:type="character" w:customStyle="1" w:styleId="DateChar1">
    <w:name w:val="Date Char1"/>
    <w:basedOn w:val="DefaultParagraphFont"/>
    <w:link w:val="Date"/>
    <w:rsid w:val="00847163"/>
    <w:rPr>
      <w:kern w:val="2"/>
      <w:sz w:val="24"/>
    </w:rPr>
  </w:style>
  <w:style w:type="character" w:styleId="HTMLCode">
    <w:name w:val="HTML Code"/>
    <w:rsid w:val="00847163"/>
    <w:rPr>
      <w:rFonts w:ascii="黑体" w:eastAsia="黑体" w:hAnsi="Courier New" w:cs="楷体_GB2312"/>
      <w:sz w:val="20"/>
      <w:szCs w:val="20"/>
    </w:rPr>
  </w:style>
  <w:style w:type="paragraph" w:styleId="BlockText">
    <w:name w:val="Block Text"/>
    <w:basedOn w:val="Normal"/>
    <w:rsid w:val="00847163"/>
    <w:pPr>
      <w:spacing w:line="360" w:lineRule="auto"/>
      <w:ind w:leftChars="512" w:left="3420" w:rightChars="450" w:right="945" w:hangingChars="732" w:hanging="2345"/>
    </w:pPr>
    <w:rPr>
      <w:rFonts w:ascii="宋体" w:hAnsi="宋体"/>
      <w:b/>
      <w:color w:val="000000"/>
      <w:sz w:val="32"/>
      <w:szCs w:val="20"/>
    </w:rPr>
  </w:style>
  <w:style w:type="paragraph" w:styleId="BodyText3">
    <w:name w:val="Body Text 3"/>
    <w:basedOn w:val="Normal"/>
    <w:link w:val="BodyText3Char1"/>
    <w:rsid w:val="00847163"/>
    <w:pPr>
      <w:spacing w:line="420" w:lineRule="exact"/>
    </w:pPr>
    <w:rPr>
      <w:sz w:val="24"/>
    </w:rPr>
  </w:style>
  <w:style w:type="character" w:customStyle="1" w:styleId="BodyText3Char1">
    <w:name w:val="Body Text 3 Char1"/>
    <w:basedOn w:val="DefaultParagraphFont"/>
    <w:link w:val="BodyText3"/>
    <w:rsid w:val="00847163"/>
    <w:rPr>
      <w:kern w:val="2"/>
      <w:sz w:val="24"/>
      <w:szCs w:val="24"/>
    </w:rPr>
  </w:style>
  <w:style w:type="paragraph" w:customStyle="1" w:styleId="22">
    <w:name w:val="样式 正文文本缩进 + 左侧:  2 字符 首行缩进:  2 字符"/>
    <w:basedOn w:val="BodyTextIndent"/>
    <w:rsid w:val="00847163"/>
    <w:pPr>
      <w:widowControl w:val="0"/>
      <w:tabs>
        <w:tab w:val="left" w:pos="360"/>
        <w:tab w:val="left" w:pos="540"/>
      </w:tabs>
      <w:spacing w:line="520" w:lineRule="exact"/>
      <w:ind w:left="200" w:firstLineChars="200" w:firstLine="560"/>
      <w:jc w:val="both"/>
    </w:pPr>
    <w:rPr>
      <w:rFonts w:ascii="仿宋_GB2312" w:eastAsia="仿宋_GB2312" w:hint="default"/>
      <w:kern w:val="2"/>
    </w:rPr>
  </w:style>
  <w:style w:type="paragraph" w:customStyle="1" w:styleId="af6">
    <w:name w:val="图中文字"/>
    <w:basedOn w:val="Normal"/>
    <w:rsid w:val="00847163"/>
    <w:pPr>
      <w:adjustRightInd w:val="0"/>
      <w:snapToGrid w:val="0"/>
      <w:spacing w:line="0" w:lineRule="atLeast"/>
      <w:jc w:val="center"/>
    </w:pPr>
    <w:rPr>
      <w:sz w:val="24"/>
      <w:szCs w:val="20"/>
    </w:rPr>
  </w:style>
  <w:style w:type="paragraph" w:styleId="Index1">
    <w:name w:val="index 1"/>
    <w:basedOn w:val="Normal"/>
    <w:next w:val="Normal"/>
    <w:autoRedefine/>
    <w:rsid w:val="00847163"/>
    <w:pPr>
      <w:spacing w:line="360" w:lineRule="auto"/>
      <w:jc w:val="center"/>
    </w:pPr>
    <w:rPr>
      <w:sz w:val="24"/>
      <w:szCs w:val="20"/>
    </w:rPr>
  </w:style>
  <w:style w:type="paragraph" w:styleId="IndexHeading">
    <w:name w:val="index heading"/>
    <w:basedOn w:val="Normal"/>
    <w:next w:val="Index1"/>
    <w:rsid w:val="00847163"/>
    <w:pPr>
      <w:autoSpaceDE w:val="0"/>
      <w:autoSpaceDN w:val="0"/>
      <w:adjustRightInd w:val="0"/>
      <w:spacing w:line="360" w:lineRule="auto"/>
    </w:pPr>
    <w:rPr>
      <w:rFonts w:ascii="宋体"/>
      <w:sz w:val="28"/>
      <w:szCs w:val="20"/>
    </w:rPr>
  </w:style>
  <w:style w:type="paragraph" w:customStyle="1" w:styleId="af7">
    <w:name w:val="正文格式"/>
    <w:basedOn w:val="Normal"/>
    <w:rsid w:val="00847163"/>
    <w:pPr>
      <w:widowControl/>
      <w:autoSpaceDE w:val="0"/>
      <w:autoSpaceDN w:val="0"/>
      <w:adjustRightInd w:val="0"/>
      <w:snapToGrid w:val="0"/>
      <w:spacing w:line="360" w:lineRule="atLeast"/>
      <w:textAlignment w:val="baseline"/>
    </w:pPr>
    <w:rPr>
      <w:kern w:val="0"/>
      <w:sz w:val="24"/>
      <w:szCs w:val="20"/>
    </w:rPr>
  </w:style>
  <w:style w:type="paragraph" w:customStyle="1" w:styleId="CSS1Char">
    <w:name w:val="CSS1级正文 Char"/>
    <w:basedOn w:val="BodyText"/>
    <w:rsid w:val="00847163"/>
    <w:pPr>
      <w:adjustRightInd w:val="0"/>
      <w:snapToGrid w:val="0"/>
      <w:spacing w:after="0" w:line="360" w:lineRule="auto"/>
      <w:ind w:firstLine="480"/>
    </w:pPr>
    <w:rPr>
      <w:sz w:val="24"/>
    </w:rPr>
  </w:style>
  <w:style w:type="paragraph" w:customStyle="1" w:styleId="ICSS">
    <w:name w:val="ICSS标书首行缩进正文"/>
    <w:basedOn w:val="ICSSChar"/>
    <w:semiHidden/>
    <w:rsid w:val="00847163"/>
  </w:style>
  <w:style w:type="paragraph" w:customStyle="1" w:styleId="ICSSChar">
    <w:name w:val="ICSS标书正文 Char"/>
    <w:basedOn w:val="Normal"/>
    <w:semiHidden/>
    <w:rsid w:val="00847163"/>
    <w:pPr>
      <w:spacing w:line="360" w:lineRule="auto"/>
    </w:pPr>
    <w:rPr>
      <w:sz w:val="24"/>
    </w:rPr>
  </w:style>
  <w:style w:type="paragraph" w:customStyle="1" w:styleId="Char3">
    <w:name w:val="Char"/>
    <w:basedOn w:val="Normal"/>
    <w:autoRedefine/>
    <w:rsid w:val="00847163"/>
    <w:rPr>
      <w:rFonts w:ascii="仿宋_GB2312" w:eastAsia="仿宋_GB2312"/>
      <w:b/>
      <w:sz w:val="32"/>
      <w:szCs w:val="32"/>
    </w:rPr>
  </w:style>
  <w:style w:type="table" w:customStyle="1" w:styleId="TableGrid1">
    <w:name w:val="Table Grid1"/>
    <w:basedOn w:val="TableNormal"/>
    <w:next w:val="TableGrid"/>
    <w:rsid w:val="0084716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1"/>
    <w:rsid w:val="008471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szCs w:val="20"/>
    </w:rPr>
  </w:style>
  <w:style w:type="character" w:customStyle="1" w:styleId="HTMLPreformattedChar1">
    <w:name w:val="HTML Preformatted Char1"/>
    <w:basedOn w:val="DefaultParagraphFont"/>
    <w:link w:val="HTMLPreformatted"/>
    <w:rsid w:val="00847163"/>
    <w:rPr>
      <w:rFonts w:ascii="黑体" w:eastAsia="黑体" w:hAnsi="Courier New" w:cs="Courier New"/>
    </w:rPr>
  </w:style>
  <w:style w:type="paragraph" w:customStyle="1" w:styleId="zw1">
    <w:name w:val="zw1"/>
    <w:basedOn w:val="Normal"/>
    <w:rsid w:val="00847163"/>
    <w:pPr>
      <w:numPr>
        <w:numId w:val="8"/>
      </w:numPr>
      <w:spacing w:line="320" w:lineRule="exact"/>
      <w:ind w:firstLine="0"/>
    </w:pPr>
    <w:rPr>
      <w:rFonts w:ascii="Arial Unicode MS" w:eastAsia="新宋体" w:hAnsi="Arial Unicode MS" w:cs="宋体"/>
      <w:sz w:val="24"/>
      <w:szCs w:val="20"/>
      <w:lang w:eastAsia="zh-TW"/>
    </w:rPr>
  </w:style>
  <w:style w:type="paragraph" w:customStyle="1" w:styleId="CharCharCharChar">
    <w:name w:val="Char Char Char Char"/>
    <w:basedOn w:val="Normal"/>
    <w:autoRedefine/>
    <w:rsid w:val="00847163"/>
    <w:pPr>
      <w:widowControl/>
      <w:spacing w:line="360" w:lineRule="auto"/>
      <w:ind w:left="560" w:firstLineChars="200" w:firstLine="480"/>
      <w:jc w:val="left"/>
    </w:pPr>
    <w:rPr>
      <w:rFonts w:ascii="Verdana" w:hAnsi="Verdana"/>
      <w:kern w:val="0"/>
      <w:sz w:val="24"/>
    </w:rPr>
  </w:style>
  <w:style w:type="paragraph" w:customStyle="1" w:styleId="CharCharCharCharCharCharChar">
    <w:name w:val="Char Char Char Char Char Char Char"/>
    <w:basedOn w:val="DocumentMap"/>
    <w:autoRedefine/>
    <w:rsid w:val="00847163"/>
    <w:pPr>
      <w:shd w:val="clear" w:color="auto" w:fill="000080"/>
      <w:adjustRightInd w:val="0"/>
      <w:spacing w:beforeLines="0" w:afterLines="0" w:line="436" w:lineRule="exact"/>
      <w:ind w:left="357" w:firstLineChars="0" w:firstLine="0"/>
      <w:jc w:val="left"/>
      <w:outlineLvl w:val="3"/>
    </w:pPr>
    <w:rPr>
      <w:rFonts w:cs="Times New Roman"/>
      <w:b/>
      <w:sz w:val="24"/>
      <w:szCs w:val="24"/>
    </w:rPr>
  </w:style>
  <w:style w:type="paragraph" w:customStyle="1" w:styleId="23">
    <w:name w:val="列出段落2"/>
    <w:basedOn w:val="Normal"/>
    <w:uiPriority w:val="34"/>
    <w:qFormat/>
    <w:rsid w:val="00847163"/>
    <w:pPr>
      <w:ind w:firstLineChars="200" w:firstLine="420"/>
    </w:pPr>
    <w:rPr>
      <w:rFonts w:ascii="Calibri" w:hAnsi="Calibri"/>
      <w:szCs w:val="22"/>
    </w:rPr>
  </w:style>
  <w:style w:type="paragraph" w:customStyle="1" w:styleId="CharCharCharCharCharCharCharCharCharCharCharCharCharCharChar">
    <w:name w:val="Char Char Char Char Char Char Char Char Char Char Char Char Char Char Char"/>
    <w:basedOn w:val="Normal"/>
    <w:rsid w:val="00847163"/>
    <w:pPr>
      <w:widowControl/>
      <w:spacing w:line="240" w:lineRule="exact"/>
      <w:jc w:val="left"/>
    </w:pPr>
    <w:rPr>
      <w:rFonts w:ascii="Arial" w:eastAsia="Times New Roman" w:hAnsi="Arial" w:cs="Verdana"/>
      <w:b/>
      <w:kern w:val="0"/>
      <w:sz w:val="24"/>
      <w:szCs w:val="20"/>
      <w:lang w:eastAsia="en-US"/>
    </w:rPr>
  </w:style>
  <w:style w:type="character" w:customStyle="1" w:styleId="NormalIndentChar">
    <w:name w:val="Normal Indent Char"/>
    <w:aliases w:val="特点 Char,表正文 Char,正文非缩进 Char,段1 Char,四号 Char,缩进 Char,ALT+Z Char,标题4 Char,水上软件 Char,正文双线 Char,正文（图说明文字居中） Char,正文文字首行缩进 Char,正文(首行缩进两字) Char,正文(首行缩进两字)1 Char,正文缩进（首行缩进两字） Char,首行缩进 Char,正文不缩进 Char,正文缩进 Char Char,正文（首行缩进两字） Char Char"/>
    <w:link w:val="NormalIndent"/>
    <w:rsid w:val="00847163"/>
    <w:rPr>
      <w:rFonts w:ascii="宋体"/>
      <w:kern w:val="2"/>
      <w:sz w:val="24"/>
      <w:lang w:val="en-AU"/>
    </w:rPr>
  </w:style>
  <w:style w:type="paragraph" w:customStyle="1" w:styleId="af8">
    <w:name w:val="方案正文"/>
    <w:basedOn w:val="Normal"/>
    <w:link w:val="Char4"/>
    <w:rsid w:val="00847163"/>
    <w:pPr>
      <w:spacing w:line="360" w:lineRule="auto"/>
      <w:ind w:firstLineChars="171" w:firstLine="359"/>
      <w:jc w:val="left"/>
    </w:pPr>
    <w:rPr>
      <w:rFonts w:ascii="Arial" w:hAnsi="Arial" w:cs="宋体"/>
      <w:sz w:val="24"/>
      <w:szCs w:val="21"/>
    </w:rPr>
  </w:style>
  <w:style w:type="character" w:customStyle="1" w:styleId="Char4">
    <w:name w:val="方案正文 Char"/>
    <w:link w:val="af8"/>
    <w:rsid w:val="00847163"/>
    <w:rPr>
      <w:rFonts w:ascii="Arial" w:hAnsi="Arial" w:cs="宋体"/>
      <w:kern w:val="2"/>
      <w:sz w:val="24"/>
      <w:szCs w:val="21"/>
    </w:rPr>
  </w:style>
  <w:style w:type="paragraph" w:customStyle="1" w:styleId="24">
    <w:name w:val="修订2"/>
    <w:hidden/>
    <w:uiPriority w:val="99"/>
    <w:semiHidden/>
    <w:rsid w:val="00847163"/>
    <w:rPr>
      <w:kern w:val="2"/>
      <w:sz w:val="24"/>
    </w:rPr>
  </w:style>
  <w:style w:type="paragraph" w:customStyle="1" w:styleId="CharChar1">
    <w:name w:val="Char Char"/>
    <w:basedOn w:val="Normal"/>
    <w:rsid w:val="00847163"/>
    <w:pPr>
      <w:widowControl/>
      <w:spacing w:line="240" w:lineRule="exact"/>
      <w:jc w:val="left"/>
    </w:pPr>
    <w:rPr>
      <w:rFonts w:ascii="Arial" w:eastAsia="Times New Roman" w:hAnsi="Arial" w:cs="Verdana"/>
      <w:b/>
      <w:kern w:val="0"/>
      <w:sz w:val="24"/>
      <w:szCs w:val="20"/>
      <w:lang w:eastAsia="en-US"/>
    </w:rPr>
  </w:style>
  <w:style w:type="paragraph" w:styleId="List2">
    <w:name w:val="List 2"/>
    <w:basedOn w:val="Normal"/>
    <w:rsid w:val="00847163"/>
    <w:pPr>
      <w:numPr>
        <w:numId w:val="9"/>
      </w:numPr>
      <w:spacing w:line="360" w:lineRule="auto"/>
    </w:pPr>
    <w:rPr>
      <w:rFonts w:ascii="Arial" w:hAnsi="Arial"/>
      <w:sz w:val="24"/>
      <w:szCs w:val="20"/>
    </w:rPr>
  </w:style>
  <w:style w:type="paragraph" w:customStyle="1" w:styleId="ParaChar">
    <w:name w:val="默认段落字体 Para Char"/>
    <w:basedOn w:val="Normal"/>
    <w:autoRedefine/>
    <w:rsid w:val="00847163"/>
    <w:pPr>
      <w:tabs>
        <w:tab w:val="num" w:pos="432"/>
      </w:tabs>
      <w:spacing w:line="360" w:lineRule="auto"/>
      <w:ind w:left="432" w:hanging="432"/>
    </w:pPr>
    <w:rPr>
      <w:sz w:val="24"/>
    </w:rPr>
  </w:style>
  <w:style w:type="paragraph" w:customStyle="1" w:styleId="220505">
    <w:name w:val="样式 标题 2标题2 + 段前: 0.5 行 段后: 0.5 行"/>
    <w:basedOn w:val="Heading2"/>
    <w:rsid w:val="00847163"/>
    <w:pPr>
      <w:spacing w:beforeLines="50" w:afterLines="100" w:line="240" w:lineRule="atLeast"/>
      <w:ind w:left="0" w:firstLine="0"/>
    </w:pPr>
    <w:rPr>
      <w:rFonts w:ascii="宋体" w:hAnsi="宋体" w:cs="宋体"/>
      <w:sz w:val="30"/>
      <w:szCs w:val="20"/>
    </w:rPr>
  </w:style>
  <w:style w:type="numbering" w:customStyle="1" w:styleId="a3">
    <w:name w:val="项目符号"/>
    <w:basedOn w:val="NoList"/>
    <w:rsid w:val="00847163"/>
    <w:pPr>
      <w:numPr>
        <w:numId w:val="10"/>
      </w:numPr>
    </w:pPr>
  </w:style>
  <w:style w:type="paragraph" w:customStyle="1" w:styleId="BodyTextSpaceAbove">
    <w:name w:val="Body Text Space Above"/>
    <w:aliases w:val="bts"/>
    <w:basedOn w:val="BodyText"/>
    <w:next w:val="BodyText"/>
    <w:rsid w:val="00847163"/>
    <w:pPr>
      <w:widowControl/>
      <w:numPr>
        <w:numId w:val="11"/>
      </w:numPr>
      <w:spacing w:before="240" w:after="240" w:line="300" w:lineRule="atLeast"/>
      <w:jc w:val="left"/>
    </w:pPr>
    <w:rPr>
      <w:rFonts w:ascii="Arial" w:hAnsi="Arial"/>
      <w:kern w:val="0"/>
      <w:sz w:val="20"/>
      <w:szCs w:val="20"/>
      <w:lang w:val="en-GB" w:eastAsia="en-US"/>
    </w:rPr>
  </w:style>
  <w:style w:type="paragraph" w:customStyle="1" w:styleId="MMTopic1">
    <w:name w:val="MM Topic 1"/>
    <w:basedOn w:val="Heading1"/>
    <w:rsid w:val="00847163"/>
    <w:pPr>
      <w:numPr>
        <w:ilvl w:val="1"/>
        <w:numId w:val="11"/>
      </w:numPr>
      <w:adjustRightInd/>
      <w:spacing w:before="31" w:after="31" w:line="578" w:lineRule="auto"/>
      <w:jc w:val="center"/>
      <w:textAlignment w:val="auto"/>
    </w:pPr>
    <w:rPr>
      <w:rFonts w:ascii="Times New Roman" w:hAnsi="Times New Roman"/>
      <w:sz w:val="44"/>
    </w:rPr>
  </w:style>
  <w:style w:type="paragraph" w:customStyle="1" w:styleId="MMTopic2">
    <w:name w:val="MM Topic 2"/>
    <w:basedOn w:val="Heading2"/>
    <w:rsid w:val="00847163"/>
    <w:pPr>
      <w:tabs>
        <w:tab w:val="num" w:pos="720"/>
      </w:tabs>
      <w:adjustRightInd/>
      <w:spacing w:before="31" w:after="31" w:line="416" w:lineRule="auto"/>
      <w:ind w:left="0" w:firstLine="0"/>
      <w:jc w:val="both"/>
      <w:textAlignment w:val="auto"/>
    </w:pPr>
    <w:rPr>
      <w:rFonts w:ascii="Arial" w:eastAsia="黑体" w:hAnsi="Arial"/>
      <w:kern w:val="2"/>
      <w:sz w:val="32"/>
    </w:rPr>
  </w:style>
  <w:style w:type="paragraph" w:customStyle="1" w:styleId="MMTopic3">
    <w:name w:val="MM Topic 3"/>
    <w:basedOn w:val="Heading3"/>
    <w:rsid w:val="00847163"/>
    <w:pPr>
      <w:adjustRightInd/>
      <w:spacing w:beforeLines="50" w:afterLines="50" w:line="415" w:lineRule="auto"/>
      <w:ind w:left="0" w:rightChars="100" w:right="100" w:firstLine="0"/>
      <w:jc w:val="both"/>
      <w:textAlignment w:val="auto"/>
    </w:pPr>
    <w:rPr>
      <w:rFonts w:ascii="Times New Roman" w:hAnsi="Times New Roman"/>
      <w:kern w:val="2"/>
      <w:sz w:val="32"/>
    </w:rPr>
  </w:style>
  <w:style w:type="paragraph" w:customStyle="1" w:styleId="MMTopic4">
    <w:name w:val="MM Topic 4"/>
    <w:basedOn w:val="Heading4"/>
    <w:rsid w:val="00847163"/>
    <w:pPr>
      <w:keepLines/>
      <w:spacing w:beforeLines="50" w:afterLines="50" w:line="376" w:lineRule="auto"/>
      <w:ind w:left="0" w:firstLine="0"/>
    </w:pPr>
    <w:rPr>
      <w:rFonts w:ascii="Arial" w:eastAsia="黑体" w:hAnsi="Arial"/>
      <w:sz w:val="28"/>
    </w:rPr>
  </w:style>
  <w:style w:type="paragraph" w:customStyle="1" w:styleId="MMTopic5">
    <w:name w:val="MM Topic 5"/>
    <w:basedOn w:val="Heading5"/>
    <w:rsid w:val="00847163"/>
    <w:pPr>
      <w:keepNext/>
      <w:keepLines/>
      <w:spacing w:before="31" w:after="31" w:line="376" w:lineRule="auto"/>
      <w:ind w:left="0" w:firstLine="0"/>
    </w:pPr>
    <w:rPr>
      <w:rFonts w:ascii="Times New Roman" w:eastAsia="黑体" w:hAnsi="Times New Roman"/>
      <w:b/>
      <w:iCs w:val="0"/>
      <w:sz w:val="28"/>
      <w:szCs w:val="28"/>
    </w:rPr>
  </w:style>
  <w:style w:type="paragraph" w:customStyle="1" w:styleId="MMTopic6">
    <w:name w:val="MM Topic 6"/>
    <w:basedOn w:val="Heading6"/>
    <w:rsid w:val="00847163"/>
    <w:pPr>
      <w:keepNext/>
      <w:keepLines/>
      <w:spacing w:before="10" w:after="10" w:line="320" w:lineRule="auto"/>
      <w:ind w:left="0" w:firstLine="0"/>
    </w:pPr>
    <w:rPr>
      <w:rFonts w:ascii="Verdana" w:eastAsia="黑体" w:hAnsi="Verdana"/>
      <w:sz w:val="28"/>
      <w:szCs w:val="24"/>
    </w:rPr>
  </w:style>
  <w:style w:type="paragraph" w:customStyle="1" w:styleId="MMTopic7">
    <w:name w:val="MM Topic 7"/>
    <w:basedOn w:val="Heading7"/>
    <w:rsid w:val="00847163"/>
    <w:pPr>
      <w:keepNext/>
      <w:keepLines/>
      <w:numPr>
        <w:ilvl w:val="7"/>
        <w:numId w:val="11"/>
      </w:numPr>
      <w:spacing w:after="64" w:line="320" w:lineRule="auto"/>
    </w:pPr>
    <w:rPr>
      <w:rFonts w:ascii="Times New Roman" w:hAnsi="Times New Roman"/>
      <w:b/>
      <w:bCs/>
    </w:rPr>
  </w:style>
  <w:style w:type="paragraph" w:customStyle="1" w:styleId="MMTopic8">
    <w:name w:val="MM Topic 8"/>
    <w:basedOn w:val="Heading8"/>
    <w:rsid w:val="00847163"/>
    <w:pPr>
      <w:keepNext/>
      <w:keepLines/>
      <w:numPr>
        <w:ilvl w:val="8"/>
        <w:numId w:val="11"/>
      </w:numPr>
      <w:spacing w:before="31" w:after="31" w:line="320" w:lineRule="auto"/>
    </w:pPr>
    <w:rPr>
      <w:rFonts w:ascii="Arial" w:eastAsia="黑体" w:hAnsi="Arial"/>
      <w:i w:val="0"/>
      <w:iCs w:val="0"/>
      <w:sz w:val="28"/>
    </w:rPr>
  </w:style>
  <w:style w:type="paragraph" w:styleId="ListBullet">
    <w:name w:val="List Bullet"/>
    <w:basedOn w:val="Normal"/>
    <w:rsid w:val="00847163"/>
    <w:pPr>
      <w:numPr>
        <w:numId w:val="12"/>
      </w:numPr>
      <w:spacing w:line="360" w:lineRule="auto"/>
    </w:pPr>
    <w:rPr>
      <w:sz w:val="24"/>
      <w:szCs w:val="20"/>
    </w:rPr>
  </w:style>
  <w:style w:type="character" w:customStyle="1" w:styleId="BodyTextFirstIndentChar1">
    <w:name w:val="Body Text First Indent Char1"/>
    <w:link w:val="BodyTextFirstIndent"/>
    <w:rsid w:val="00847163"/>
    <w:rPr>
      <w:kern w:val="2"/>
      <w:sz w:val="21"/>
      <w:szCs w:val="24"/>
    </w:rPr>
  </w:style>
  <w:style w:type="paragraph" w:customStyle="1" w:styleId="Bullet1">
    <w:name w:val="Bullet1"/>
    <w:basedOn w:val="10"/>
    <w:next w:val="10"/>
    <w:rsid w:val="00847163"/>
    <w:pPr>
      <w:widowControl/>
      <w:numPr>
        <w:numId w:val="13"/>
      </w:numPr>
      <w:overflowPunct/>
      <w:autoSpaceDE/>
      <w:autoSpaceDN/>
      <w:adjustRightInd/>
      <w:spacing w:line="240" w:lineRule="auto"/>
      <w:ind w:firstLine="0"/>
      <w:jc w:val="left"/>
      <w:textAlignment w:val="auto"/>
    </w:pPr>
    <w:rPr>
      <w:rFonts w:ascii="Verdana" w:eastAsia="华文楷体" w:hAnsi="Verdana"/>
    </w:rPr>
  </w:style>
  <w:style w:type="character" w:customStyle="1" w:styleId="25">
    <w:name w:val="书籍标题2"/>
    <w:qFormat/>
    <w:rsid w:val="00847163"/>
    <w:rPr>
      <w:b/>
      <w:bCs/>
      <w:smallCaps/>
      <w:spacing w:val="5"/>
    </w:rPr>
  </w:style>
  <w:style w:type="paragraph" w:customStyle="1" w:styleId="StyleHeading3h3H31113l3CT3h4Heading3-ol">
    <w:name w:val="Style Heading 3第二层条第三层h3H31.1.1 标题 3l3CT3h4Heading 3 - ol..."/>
    <w:basedOn w:val="Heading3"/>
    <w:rsid w:val="00847163"/>
    <w:pPr>
      <w:tabs>
        <w:tab w:val="clear" w:pos="864"/>
        <w:tab w:val="num" w:pos="360"/>
        <w:tab w:val="left" w:pos="588"/>
      </w:tabs>
      <w:spacing w:beforeLines="50" w:after="31" w:line="360" w:lineRule="auto"/>
      <w:ind w:left="2411" w:firstLine="0"/>
      <w:jc w:val="both"/>
    </w:pPr>
    <w:rPr>
      <w:rFonts w:ascii="Times New Roman" w:hAnsi="Times New Roman"/>
      <w:snapToGrid w:val="0"/>
      <w:sz w:val="28"/>
      <w:szCs w:val="20"/>
    </w:rPr>
  </w:style>
  <w:style w:type="paragraph" w:customStyle="1" w:styleId="StyleStyleHeading3h3H31113l3CT3h4Heading3-ol">
    <w:name w:val="Style Style Heading 3第二层条第三层h3H31.1.1 标题 3l3CT3h4Heading 3 - ol... ..."/>
    <w:basedOn w:val="StyleHeading3h3H31113l3CT3h4Heading3-ol"/>
    <w:rsid w:val="00847163"/>
    <w:pPr>
      <w:spacing w:afterLines="50"/>
    </w:pPr>
    <w:rPr>
      <w:rFonts w:cs="宋体"/>
    </w:rPr>
  </w:style>
  <w:style w:type="paragraph" w:customStyle="1" w:styleId="SOW2">
    <w:name w:val="SOW2"/>
    <w:basedOn w:val="Normal"/>
    <w:rsid w:val="00847163"/>
    <w:pPr>
      <w:widowControl/>
      <w:numPr>
        <w:numId w:val="14"/>
      </w:numPr>
      <w:spacing w:beforeAutospacing="1" w:line="288" w:lineRule="auto"/>
      <w:ind w:firstLine="0"/>
      <w:jc w:val="left"/>
    </w:pPr>
    <w:rPr>
      <w:rFonts w:ascii="宋体" w:hAnsi="宋体"/>
      <w:b/>
      <w:kern w:val="0"/>
      <w:sz w:val="24"/>
    </w:rPr>
  </w:style>
  <w:style w:type="character" w:customStyle="1" w:styleId="CharChar10">
    <w:name w:val="Char Char1"/>
    <w:rsid w:val="00847163"/>
    <w:rPr>
      <w:rFonts w:ascii="宋体" w:eastAsia="宋体"/>
      <w:color w:val="000000"/>
      <w:kern w:val="2"/>
      <w:sz w:val="24"/>
      <w:lang w:val="en-US" w:eastAsia="zh-CN" w:bidi="ar-SA"/>
    </w:rPr>
  </w:style>
  <w:style w:type="character" w:customStyle="1" w:styleId="CharChar2">
    <w:name w:val="Char Char2"/>
    <w:rsid w:val="00847163"/>
    <w:rPr>
      <w:rFonts w:ascii="宋体" w:eastAsia="宋体"/>
      <w:color w:val="000000"/>
      <w:kern w:val="2"/>
      <w:sz w:val="24"/>
      <w:lang w:val="en-US" w:eastAsia="zh-CN" w:bidi="ar-SA"/>
    </w:rPr>
  </w:style>
  <w:style w:type="character" w:customStyle="1" w:styleId="longtext1">
    <w:name w:val="long_text1"/>
    <w:rsid w:val="00847163"/>
    <w:rPr>
      <w:sz w:val="26"/>
      <w:szCs w:val="26"/>
    </w:rPr>
  </w:style>
  <w:style w:type="character" w:customStyle="1" w:styleId="CharChar3">
    <w:name w:val="二级标题 Char Char"/>
    <w:rsid w:val="00847163"/>
    <w:rPr>
      <w:rFonts w:ascii="Verdana" w:eastAsia="黑体" w:hAnsi="Verdana"/>
      <w:bCs/>
      <w:kern w:val="2"/>
      <w:sz w:val="28"/>
      <w:szCs w:val="32"/>
      <w:lang w:val="en-US" w:eastAsia="zh-CN" w:bidi="ar-SA"/>
    </w:rPr>
  </w:style>
  <w:style w:type="character" w:customStyle="1" w:styleId="EndnoteTextChar">
    <w:name w:val="Endnote Text Char"/>
    <w:semiHidden/>
    <w:locked/>
    <w:rsid w:val="00847163"/>
    <w:rPr>
      <w:rFonts w:cs="Times New Roman"/>
    </w:rPr>
  </w:style>
  <w:style w:type="character" w:customStyle="1" w:styleId="HeaderChar">
    <w:name w:val="Header Char"/>
    <w:semiHidden/>
    <w:locked/>
    <w:rsid w:val="00847163"/>
    <w:rPr>
      <w:rFonts w:cs="Times New Roman"/>
      <w:sz w:val="18"/>
      <w:szCs w:val="18"/>
    </w:rPr>
  </w:style>
  <w:style w:type="character" w:customStyle="1" w:styleId="FooterChar">
    <w:name w:val="Footer Char"/>
    <w:uiPriority w:val="99"/>
    <w:locked/>
    <w:rsid w:val="00847163"/>
    <w:rPr>
      <w:rFonts w:cs="Times New Roman"/>
      <w:sz w:val="18"/>
      <w:szCs w:val="18"/>
    </w:rPr>
  </w:style>
  <w:style w:type="character" w:customStyle="1" w:styleId="BalloonTextChar">
    <w:name w:val="Balloon Text Char"/>
    <w:semiHidden/>
    <w:locked/>
    <w:rsid w:val="00847163"/>
    <w:rPr>
      <w:rFonts w:cs="Times New Roman"/>
      <w:sz w:val="16"/>
      <w:szCs w:val="16"/>
    </w:rPr>
  </w:style>
  <w:style w:type="character" w:customStyle="1" w:styleId="DocumentMapChar">
    <w:name w:val="Document Map Char"/>
    <w:semiHidden/>
    <w:locked/>
    <w:rsid w:val="00847163"/>
    <w:rPr>
      <w:rFonts w:ascii="Tahoma" w:hAnsi="Tahoma" w:cs="Tahoma"/>
      <w:kern w:val="2"/>
      <w:sz w:val="16"/>
      <w:szCs w:val="16"/>
    </w:rPr>
  </w:style>
  <w:style w:type="character" w:customStyle="1" w:styleId="CommentTextChar">
    <w:name w:val="Comment Text Char"/>
    <w:semiHidden/>
    <w:locked/>
    <w:rsid w:val="00847163"/>
    <w:rPr>
      <w:rFonts w:cs="Times New Roman"/>
      <w:kern w:val="2"/>
    </w:rPr>
  </w:style>
  <w:style w:type="character" w:customStyle="1" w:styleId="CommentSubjectChar">
    <w:name w:val="Comment Subject Char"/>
    <w:semiHidden/>
    <w:locked/>
    <w:rsid w:val="00847163"/>
    <w:rPr>
      <w:rFonts w:cs="Times New Roman"/>
      <w:b/>
      <w:bCs/>
      <w:kern w:val="2"/>
    </w:rPr>
  </w:style>
  <w:style w:type="character" w:customStyle="1" w:styleId="CharChar4">
    <w:name w:val="四级标题 Char Char"/>
    <w:rsid w:val="00847163"/>
    <w:rPr>
      <w:rFonts w:ascii="Verdana" w:eastAsia="黑体" w:hAnsi="Verdana"/>
      <w:bCs/>
      <w:kern w:val="2"/>
      <w:sz w:val="28"/>
      <w:szCs w:val="28"/>
      <w:lang w:val="en-US" w:eastAsia="zh-CN" w:bidi="ar-SA"/>
    </w:rPr>
  </w:style>
  <w:style w:type="character" w:customStyle="1" w:styleId="BodyText2Char">
    <w:name w:val="Body Text 2 Char"/>
    <w:locked/>
    <w:rsid w:val="00847163"/>
    <w:rPr>
      <w:rFonts w:ascii="宋体" w:eastAsia="宋体" w:cs="Times New Roman"/>
      <w:kern w:val="2"/>
      <w:sz w:val="24"/>
    </w:rPr>
  </w:style>
  <w:style w:type="character" w:customStyle="1" w:styleId="BodyTextIndentChar">
    <w:name w:val="Body Text Indent Char"/>
    <w:locked/>
    <w:rsid w:val="00847163"/>
    <w:rPr>
      <w:rFonts w:ascii="宋体" w:hAnsi="Times New Roman" w:cs="Times New Roman"/>
      <w:sz w:val="28"/>
    </w:rPr>
  </w:style>
  <w:style w:type="character" w:customStyle="1" w:styleId="BodyTextIndent2Char">
    <w:name w:val="Body Text Indent 2 Char"/>
    <w:locked/>
    <w:rsid w:val="00847163"/>
    <w:rPr>
      <w:rFonts w:ascii="宋体" w:hAnsi="Times New Roman" w:cs="Times New Roman"/>
      <w:kern w:val="2"/>
      <w:sz w:val="24"/>
    </w:rPr>
  </w:style>
  <w:style w:type="character" w:customStyle="1" w:styleId="BodyTextIndent3Char">
    <w:name w:val="Body Text Indent 3 Char"/>
    <w:locked/>
    <w:rsid w:val="00847163"/>
    <w:rPr>
      <w:rFonts w:ascii="Times New Roman" w:hAnsi="Times New Roman" w:cs="Times New Roman"/>
      <w:kern w:val="2"/>
      <w:sz w:val="24"/>
    </w:rPr>
  </w:style>
  <w:style w:type="character" w:customStyle="1" w:styleId="DateChar">
    <w:name w:val="Date Char"/>
    <w:locked/>
    <w:rsid w:val="00847163"/>
    <w:rPr>
      <w:rFonts w:ascii="Times New Roman" w:hAnsi="Times New Roman" w:cs="Times New Roman"/>
      <w:kern w:val="2"/>
      <w:sz w:val="24"/>
    </w:rPr>
  </w:style>
  <w:style w:type="character" w:customStyle="1" w:styleId="BodyText3Char">
    <w:name w:val="Body Text 3 Char"/>
    <w:locked/>
    <w:rsid w:val="00847163"/>
    <w:rPr>
      <w:rFonts w:ascii="Times New Roman" w:hAnsi="Times New Roman" w:cs="Times New Roman"/>
      <w:kern w:val="2"/>
      <w:sz w:val="24"/>
      <w:szCs w:val="24"/>
    </w:rPr>
  </w:style>
  <w:style w:type="character" w:customStyle="1" w:styleId="HTMLPreformattedChar">
    <w:name w:val="HTML Preformatted Char"/>
    <w:locked/>
    <w:rsid w:val="00847163"/>
    <w:rPr>
      <w:rFonts w:ascii="黑体" w:eastAsia="黑体" w:hAnsi="Courier New" w:cs="Courier New"/>
    </w:rPr>
  </w:style>
  <w:style w:type="paragraph" w:customStyle="1" w:styleId="13">
    <w:name w:val="修订1"/>
    <w:hidden/>
    <w:semiHidden/>
    <w:rsid w:val="00847163"/>
    <w:rPr>
      <w:kern w:val="2"/>
      <w:sz w:val="24"/>
    </w:rPr>
  </w:style>
  <w:style w:type="character" w:customStyle="1" w:styleId="BodyTextFirstIndentChar">
    <w:name w:val="Body Text First Indent Char"/>
    <w:locked/>
    <w:rsid w:val="00847163"/>
    <w:rPr>
      <w:rFonts w:ascii="Times New Roman" w:eastAsia="仿宋_GB2312" w:hAnsi="Times New Roman" w:cs="Times New Roman"/>
      <w:kern w:val="2"/>
      <w:sz w:val="24"/>
      <w:szCs w:val="24"/>
      <w:lang w:eastAsia="nl-NL"/>
    </w:rPr>
  </w:style>
  <w:style w:type="character" w:customStyle="1" w:styleId="14">
    <w:name w:val="书籍标题1"/>
    <w:qFormat/>
    <w:rsid w:val="00847163"/>
    <w:rPr>
      <w:rFonts w:cs="Times New Roman"/>
      <w:b/>
      <w:bCs/>
      <w:smallCaps/>
      <w:spacing w:val="5"/>
    </w:rPr>
  </w:style>
  <w:style w:type="paragraph" w:customStyle="1" w:styleId="af9">
    <w:name w:val="正文首行缩进两字"/>
    <w:link w:val="Char5"/>
    <w:autoRedefine/>
    <w:rsid w:val="00847163"/>
    <w:pPr>
      <w:spacing w:afterLines="50" w:line="300" w:lineRule="auto"/>
      <w:ind w:right="240"/>
      <w:jc w:val="both"/>
    </w:pPr>
    <w:rPr>
      <w:rFonts w:ascii="宋体" w:hAnsi="宋体" w:cs="Arial"/>
      <w:bCs/>
      <w:color w:val="FF0000"/>
      <w:sz w:val="24"/>
      <w:szCs w:val="24"/>
    </w:rPr>
  </w:style>
  <w:style w:type="character" w:customStyle="1" w:styleId="Char5">
    <w:name w:val="正文首行缩进两字 Char"/>
    <w:link w:val="af9"/>
    <w:locked/>
    <w:rsid w:val="00847163"/>
    <w:rPr>
      <w:rFonts w:ascii="宋体" w:hAnsi="宋体" w:cs="Arial"/>
      <w:bCs/>
      <w:color w:val="FF0000"/>
      <w:sz w:val="24"/>
      <w:szCs w:val="24"/>
    </w:rPr>
  </w:style>
  <w:style w:type="paragraph" w:customStyle="1" w:styleId="Normal12pt">
    <w:name w:val="Normal + 12 pt"/>
    <w:aliases w:val="Left:  2.54 cm"/>
    <w:basedOn w:val="Normal"/>
    <w:link w:val="Normal12ptChar"/>
    <w:rsid w:val="00847163"/>
    <w:pPr>
      <w:ind w:left="1440"/>
      <w:jc w:val="left"/>
    </w:pPr>
    <w:rPr>
      <w:kern w:val="0"/>
      <w:sz w:val="24"/>
      <w:lang w:val="en-GB"/>
    </w:rPr>
  </w:style>
  <w:style w:type="character" w:customStyle="1" w:styleId="Normal12ptChar">
    <w:name w:val="Normal + 12 pt Char"/>
    <w:aliases w:val="Left:  2.54 cm Char"/>
    <w:link w:val="Normal12pt"/>
    <w:locked/>
    <w:rsid w:val="00847163"/>
    <w:rPr>
      <w:sz w:val="24"/>
      <w:szCs w:val="24"/>
      <w:lang w:val="en-GB"/>
    </w:rPr>
  </w:style>
  <w:style w:type="paragraph" w:customStyle="1" w:styleId="afa">
    <w:name w:val="公司联系方式"/>
    <w:basedOn w:val="Normal"/>
    <w:rsid w:val="00847163"/>
    <w:pPr>
      <w:spacing w:line="360" w:lineRule="auto"/>
    </w:pPr>
    <w:rPr>
      <w:rFonts w:ascii="Verdana" w:hAnsi="Verdana"/>
      <w:sz w:val="24"/>
      <w:szCs w:val="20"/>
    </w:rPr>
  </w:style>
  <w:style w:type="paragraph" w:customStyle="1" w:styleId="afb">
    <w:name w:val="表文字（居中）"/>
    <w:basedOn w:val="Normal"/>
    <w:qFormat/>
    <w:rsid w:val="00847163"/>
    <w:pPr>
      <w:overflowPunct w:val="0"/>
      <w:spacing w:line="300" w:lineRule="exact"/>
      <w:jc w:val="center"/>
    </w:pPr>
    <w:rPr>
      <w:rFonts w:ascii="Verdana" w:hAnsi="Verdana" w:cs="宋体"/>
      <w:sz w:val="24"/>
      <w:szCs w:val="20"/>
    </w:rPr>
  </w:style>
  <w:style w:type="paragraph" w:styleId="Revision">
    <w:name w:val="Revision"/>
    <w:hidden/>
    <w:uiPriority w:val="99"/>
    <w:semiHidden/>
    <w:rsid w:val="00847163"/>
    <w:rPr>
      <w:rFonts w:ascii="Calibri" w:hAnsi="Calibri"/>
      <w:kern w:val="2"/>
      <w:sz w:val="21"/>
      <w:szCs w:val="21"/>
    </w:rPr>
  </w:style>
  <w:style w:type="paragraph" w:customStyle="1" w:styleId="BEBody">
    <w:name w:val="BE Body"/>
    <w:basedOn w:val="Normal"/>
    <w:link w:val="BEBodyChar"/>
    <w:rsid w:val="00847163"/>
    <w:pPr>
      <w:widowControl/>
      <w:snapToGrid w:val="0"/>
      <w:spacing w:line="300" w:lineRule="auto"/>
    </w:pPr>
    <w:rPr>
      <w:rFonts w:ascii="Arial" w:eastAsia="方正仿宋简体" w:hAnsi="Arial"/>
      <w:kern w:val="0"/>
      <w:sz w:val="24"/>
    </w:rPr>
  </w:style>
  <w:style w:type="character" w:customStyle="1" w:styleId="BEBodyChar">
    <w:name w:val="BE Body Char"/>
    <w:link w:val="BEBody"/>
    <w:rsid w:val="00847163"/>
    <w:rPr>
      <w:rFonts w:ascii="Arial" w:eastAsia="方正仿宋简体" w:hAnsi="Arial"/>
      <w:sz w:val="24"/>
      <w:szCs w:val="24"/>
    </w:rPr>
  </w:style>
  <w:style w:type="paragraph" w:customStyle="1" w:styleId="OutLineNumber1">
    <w:name w:val="OutLine Number 1"/>
    <w:basedOn w:val="BEBodyIndent"/>
    <w:rsid w:val="00847163"/>
    <w:pPr>
      <w:numPr>
        <w:numId w:val="15"/>
      </w:numPr>
      <w:tabs>
        <w:tab w:val="clear" w:pos="864"/>
        <w:tab w:val="num" w:pos="760"/>
      </w:tabs>
      <w:spacing w:after="120"/>
      <w:ind w:left="400" w:firstLine="0"/>
      <w:outlineLvl w:val="0"/>
    </w:pPr>
    <w:rPr>
      <w:rFonts w:ascii="Arial" w:eastAsia="方正仿宋简体" w:hAnsi="Arial"/>
    </w:rPr>
  </w:style>
  <w:style w:type="paragraph" w:customStyle="1" w:styleId="OutLineNumber2">
    <w:name w:val="OutLine Number 2"/>
    <w:basedOn w:val="OutLineNumber1"/>
    <w:rsid w:val="00847163"/>
    <w:pPr>
      <w:numPr>
        <w:ilvl w:val="1"/>
      </w:numPr>
      <w:tabs>
        <w:tab w:val="clear" w:pos="1080"/>
        <w:tab w:val="num" w:pos="840"/>
      </w:tabs>
      <w:ind w:left="840" w:hanging="420"/>
      <w:outlineLvl w:val="1"/>
    </w:pPr>
  </w:style>
  <w:style w:type="paragraph" w:customStyle="1" w:styleId="OutLineNumber3">
    <w:name w:val="OutLine Number 3"/>
    <w:basedOn w:val="OutLineNumber2"/>
    <w:rsid w:val="00847163"/>
    <w:pPr>
      <w:numPr>
        <w:ilvl w:val="2"/>
      </w:numPr>
      <w:tabs>
        <w:tab w:val="clear" w:pos="1296"/>
        <w:tab w:val="num" w:pos="1260"/>
      </w:tabs>
      <w:ind w:left="1260" w:hanging="420"/>
      <w:outlineLvl w:val="2"/>
    </w:pPr>
  </w:style>
  <w:style w:type="paragraph" w:customStyle="1" w:styleId="Tablebodytext">
    <w:name w:val="*Table body text"/>
    <w:basedOn w:val="body"/>
    <w:rsid w:val="00847163"/>
    <w:pPr>
      <w:widowControl/>
      <w:spacing w:before="120" w:after="120" w:line="240" w:lineRule="exact"/>
      <w:ind w:right="0"/>
      <w:jc w:val="left"/>
    </w:pPr>
    <w:rPr>
      <w:rFonts w:ascii="Verdana" w:hAnsi="Verdana"/>
      <w:snapToGrid/>
      <w:color w:val="auto"/>
      <w:sz w:val="18"/>
    </w:rPr>
  </w:style>
  <w:style w:type="paragraph" w:customStyle="1" w:styleId="afc">
    <w:name w:val="段"/>
    <w:link w:val="Char6"/>
    <w:rsid w:val="00847163"/>
    <w:pPr>
      <w:autoSpaceDE w:val="0"/>
      <w:autoSpaceDN w:val="0"/>
      <w:ind w:firstLineChars="200" w:firstLine="200"/>
      <w:jc w:val="both"/>
    </w:pPr>
    <w:rPr>
      <w:rFonts w:ascii="宋体"/>
      <w:noProof/>
      <w:sz w:val="21"/>
    </w:rPr>
  </w:style>
  <w:style w:type="paragraph" w:customStyle="1" w:styleId="BEBodytable">
    <w:name w:val="BE Body table"/>
    <w:basedOn w:val="Normal"/>
    <w:rsid w:val="00847163"/>
    <w:pPr>
      <w:widowControl/>
      <w:snapToGrid w:val="0"/>
    </w:pPr>
    <w:rPr>
      <w:rFonts w:ascii="Verdana" w:hAnsi="Verdana"/>
      <w:kern w:val="0"/>
    </w:rPr>
  </w:style>
  <w:style w:type="paragraph" w:customStyle="1" w:styleId="BETalbeHead">
    <w:name w:val="BE Talbe Head"/>
    <w:basedOn w:val="BEBodytable"/>
    <w:next w:val="BEBodytable"/>
    <w:qFormat/>
    <w:rsid w:val="00847163"/>
    <w:pPr>
      <w:jc w:val="center"/>
    </w:pPr>
    <w:rPr>
      <w:b/>
    </w:rPr>
  </w:style>
  <w:style w:type="paragraph" w:customStyle="1" w:styleId="Bullet">
    <w:name w:val="Bullet"/>
    <w:basedOn w:val="Normal"/>
    <w:rsid w:val="00847163"/>
    <w:pPr>
      <w:widowControl/>
      <w:spacing w:line="336" w:lineRule="auto"/>
      <w:ind w:firstLine="720"/>
      <w:jc w:val="left"/>
    </w:pPr>
    <w:rPr>
      <w:kern w:val="0"/>
      <w:sz w:val="28"/>
      <w:szCs w:val="20"/>
      <w:lang w:eastAsia="en-US"/>
    </w:rPr>
  </w:style>
  <w:style w:type="paragraph" w:customStyle="1" w:styleId="a8">
    <w:name w:val="列项——（一级）"/>
    <w:rsid w:val="00847163"/>
    <w:pPr>
      <w:widowControl w:val="0"/>
      <w:numPr>
        <w:numId w:val="16"/>
      </w:numPr>
      <w:tabs>
        <w:tab w:val="clear" w:pos="1140"/>
        <w:tab w:val="num" w:pos="854"/>
      </w:tabs>
      <w:ind w:leftChars="200" w:left="200" w:hangingChars="200" w:hanging="200"/>
      <w:jc w:val="both"/>
    </w:pPr>
    <w:rPr>
      <w:rFonts w:ascii="宋体"/>
      <w:sz w:val="21"/>
    </w:rPr>
  </w:style>
  <w:style w:type="paragraph" w:customStyle="1" w:styleId="a4">
    <w:name w:val="前言、引言标题"/>
    <w:next w:val="Normal"/>
    <w:rsid w:val="00847163"/>
    <w:pPr>
      <w:numPr>
        <w:numId w:val="17"/>
      </w:numPr>
      <w:shd w:val="clear" w:color="FFFFFF" w:fill="FFFFFF"/>
      <w:spacing w:before="640" w:after="560"/>
      <w:jc w:val="center"/>
      <w:outlineLvl w:val="0"/>
    </w:pPr>
    <w:rPr>
      <w:rFonts w:ascii="黑体" w:eastAsia="黑体"/>
      <w:sz w:val="32"/>
    </w:rPr>
  </w:style>
  <w:style w:type="paragraph" w:customStyle="1" w:styleId="a5">
    <w:name w:val="章标题"/>
    <w:next w:val="afc"/>
    <w:rsid w:val="00847163"/>
    <w:pPr>
      <w:numPr>
        <w:ilvl w:val="1"/>
        <w:numId w:val="17"/>
      </w:numPr>
      <w:spacing w:beforeLines="50" w:afterLines="50"/>
      <w:jc w:val="both"/>
      <w:outlineLvl w:val="1"/>
    </w:pPr>
    <w:rPr>
      <w:rFonts w:ascii="黑体" w:eastAsia="黑体"/>
      <w:sz w:val="21"/>
    </w:rPr>
  </w:style>
  <w:style w:type="paragraph" w:customStyle="1" w:styleId="a6">
    <w:name w:val="一级条标题"/>
    <w:next w:val="afc"/>
    <w:rsid w:val="00847163"/>
    <w:pPr>
      <w:numPr>
        <w:ilvl w:val="2"/>
        <w:numId w:val="17"/>
      </w:numPr>
      <w:outlineLvl w:val="2"/>
    </w:pPr>
    <w:rPr>
      <w:rFonts w:eastAsia="黑体"/>
      <w:sz w:val="21"/>
    </w:rPr>
  </w:style>
  <w:style w:type="paragraph" w:customStyle="1" w:styleId="a7">
    <w:name w:val="二级条标题"/>
    <w:basedOn w:val="a6"/>
    <w:next w:val="afc"/>
    <w:rsid w:val="00847163"/>
    <w:pPr>
      <w:numPr>
        <w:ilvl w:val="3"/>
      </w:numPr>
      <w:outlineLvl w:val="3"/>
    </w:pPr>
  </w:style>
  <w:style w:type="paragraph" w:customStyle="1" w:styleId="CharCharCharCharCharCharCharCharCharCharCharCharCharCharCharChar">
    <w:name w:val="Char Char Char Char Char Char Char Char Char Char Char Char Char Char Char Char"/>
    <w:basedOn w:val="Normal"/>
    <w:autoRedefine/>
    <w:rsid w:val="00847163"/>
    <w:pPr>
      <w:tabs>
        <w:tab w:val="num" w:pos="360"/>
      </w:tabs>
    </w:pPr>
    <w:rPr>
      <w:sz w:val="24"/>
    </w:rPr>
  </w:style>
  <w:style w:type="paragraph" w:customStyle="1" w:styleId="16">
    <w:name w:val="封面标准号1"/>
    <w:rsid w:val="00847163"/>
    <w:pPr>
      <w:widowControl w:val="0"/>
      <w:kinsoku w:val="0"/>
      <w:overflowPunct w:val="0"/>
      <w:autoSpaceDE w:val="0"/>
      <w:autoSpaceDN w:val="0"/>
      <w:spacing w:before="308"/>
      <w:jc w:val="right"/>
      <w:textAlignment w:val="center"/>
    </w:pPr>
    <w:rPr>
      <w:rFonts w:ascii="Calibri" w:hAnsi="Calibri"/>
      <w:kern w:val="2"/>
      <w:sz w:val="28"/>
      <w:szCs w:val="22"/>
    </w:rPr>
  </w:style>
  <w:style w:type="character" w:customStyle="1" w:styleId="CaptionChar">
    <w:name w:val="Caption Char"/>
    <w:aliases w:val="图、表标题 Char"/>
    <w:link w:val="Caption"/>
    <w:rsid w:val="00847163"/>
    <w:rPr>
      <w:b/>
      <w:bCs/>
      <w:kern w:val="2"/>
    </w:rPr>
  </w:style>
  <w:style w:type="paragraph" w:customStyle="1" w:styleId="StyleHeading9LegalLevel1111appendH9Appendix9PI">
    <w:name w:val="Style Heading 9二级列表Legal Level 1.1.1.1.appendH9Appendix不用9PI..."/>
    <w:basedOn w:val="Heading9"/>
    <w:rsid w:val="00847163"/>
    <w:pPr>
      <w:keepNext/>
      <w:keepLines/>
      <w:spacing w:beforeLines="10" w:afterLines="10" w:line="320" w:lineRule="auto"/>
      <w:ind w:left="794" w:firstLine="0"/>
    </w:pPr>
    <w:rPr>
      <w:rFonts w:ascii="Arial" w:hAnsi="Arial" w:cs="宋体"/>
      <w:sz w:val="28"/>
      <w:szCs w:val="20"/>
    </w:rPr>
  </w:style>
  <w:style w:type="paragraph" w:customStyle="1" w:styleId="110">
    <w:name w:val="列出段落11"/>
    <w:basedOn w:val="Normal"/>
    <w:qFormat/>
    <w:rsid w:val="00847163"/>
    <w:pPr>
      <w:ind w:firstLineChars="200" w:firstLine="420"/>
    </w:pPr>
    <w:rPr>
      <w:rFonts w:ascii="Calibri" w:hAnsi="Calibri"/>
      <w:szCs w:val="22"/>
    </w:rPr>
  </w:style>
  <w:style w:type="paragraph" w:customStyle="1" w:styleId="111">
    <w:name w:val="修订11"/>
    <w:hidden/>
    <w:semiHidden/>
    <w:rsid w:val="00847163"/>
    <w:rPr>
      <w:kern w:val="2"/>
      <w:sz w:val="24"/>
    </w:rPr>
  </w:style>
  <w:style w:type="character" w:customStyle="1" w:styleId="112">
    <w:name w:val="书籍标题11"/>
    <w:qFormat/>
    <w:rsid w:val="00847163"/>
    <w:rPr>
      <w:rFonts w:cs="Times New Roman"/>
      <w:b/>
      <w:bCs/>
      <w:smallCaps/>
      <w:spacing w:val="5"/>
    </w:rPr>
  </w:style>
  <w:style w:type="paragraph" w:customStyle="1" w:styleId="a">
    <w:name w:val="表格文字列表"/>
    <w:basedOn w:val="aa"/>
    <w:qFormat/>
    <w:rsid w:val="00847163"/>
    <w:pPr>
      <w:numPr>
        <w:numId w:val="18"/>
      </w:numPr>
      <w:ind w:left="252" w:hanging="252"/>
      <w:jc w:val="left"/>
    </w:pPr>
  </w:style>
  <w:style w:type="character" w:customStyle="1" w:styleId="Char6">
    <w:name w:val="段 Char"/>
    <w:link w:val="afc"/>
    <w:rsid w:val="00847163"/>
    <w:rPr>
      <w:rFonts w:ascii="宋体"/>
      <w:noProof/>
      <w:sz w:val="21"/>
    </w:rPr>
  </w:style>
  <w:style w:type="paragraph" w:customStyle="1" w:styleId="afd">
    <w:name w:val="标准书脚_奇数页"/>
    <w:rsid w:val="00847163"/>
    <w:pPr>
      <w:spacing w:before="120"/>
      <w:ind w:right="198"/>
      <w:jc w:val="right"/>
    </w:pPr>
    <w:rPr>
      <w:rFonts w:ascii="宋体"/>
      <w:sz w:val="18"/>
      <w:szCs w:val="18"/>
    </w:rPr>
  </w:style>
  <w:style w:type="paragraph" w:customStyle="1" w:styleId="afe">
    <w:name w:val="标准书眉_奇数页"/>
    <w:next w:val="Normal"/>
    <w:rsid w:val="00847163"/>
    <w:pPr>
      <w:tabs>
        <w:tab w:val="center" w:pos="4154"/>
        <w:tab w:val="right" w:pos="8306"/>
      </w:tabs>
      <w:spacing w:after="220"/>
      <w:jc w:val="right"/>
    </w:pPr>
    <w:rPr>
      <w:rFonts w:ascii="黑体" w:eastAsia="黑体"/>
      <w:noProof/>
      <w:sz w:val="21"/>
      <w:szCs w:val="21"/>
    </w:rPr>
  </w:style>
  <w:style w:type="character" w:customStyle="1" w:styleId="style9">
    <w:name w:val="style9"/>
    <w:rsid w:val="00847163"/>
  </w:style>
  <w:style w:type="paragraph" w:styleId="TableofFigures">
    <w:name w:val="table of figures"/>
    <w:basedOn w:val="Normal"/>
    <w:next w:val="Normal"/>
    <w:uiPriority w:val="99"/>
    <w:unhideWhenUsed/>
    <w:rsid w:val="00847163"/>
    <w:pPr>
      <w:spacing w:beforeLines="10" w:afterLines="10" w:line="415" w:lineRule="auto"/>
      <w:ind w:leftChars="200" w:left="200" w:hangingChars="200" w:hanging="200"/>
    </w:pPr>
    <w:rPr>
      <w:rFonts w:ascii="Calibri" w:hAnsi="Calibri"/>
      <w:szCs w:val="21"/>
    </w:rPr>
  </w:style>
  <w:style w:type="character" w:customStyle="1" w:styleId="Char0">
    <w:name w:val="报告名 Char"/>
    <w:link w:val="ac"/>
    <w:rsid w:val="00847163"/>
    <w:rPr>
      <w:rFonts w:eastAsia="文鼎大标宋简"/>
      <w:kern w:val="2"/>
      <w:sz w:val="56"/>
    </w:rPr>
  </w:style>
  <w:style w:type="paragraph" w:styleId="List">
    <w:name w:val="List"/>
    <w:basedOn w:val="Normal"/>
    <w:uiPriority w:val="99"/>
    <w:unhideWhenUsed/>
    <w:rsid w:val="00847163"/>
    <w:pPr>
      <w:spacing w:beforeLines="10" w:afterLines="10" w:line="415" w:lineRule="auto"/>
      <w:ind w:left="200" w:hangingChars="200" w:hanging="200"/>
      <w:contextualSpacing/>
    </w:pPr>
    <w:rPr>
      <w:rFonts w:ascii="Calibri" w:hAnsi="Calibri"/>
      <w:szCs w:val="21"/>
    </w:rPr>
  </w:style>
  <w:style w:type="paragraph" w:customStyle="1" w:styleId="17">
    <w:name w:val="列表1"/>
    <w:basedOn w:val="List"/>
    <w:rsid w:val="00847163"/>
    <w:pPr>
      <w:tabs>
        <w:tab w:val="left" w:pos="5940"/>
      </w:tabs>
      <w:adjustRightInd w:val="0"/>
      <w:snapToGrid w:val="0"/>
      <w:spacing w:beforeLines="0" w:afterLines="0" w:line="360" w:lineRule="auto"/>
      <w:ind w:left="0" w:firstLineChars="0" w:firstLine="0"/>
      <w:contextualSpacing w:val="0"/>
      <w:jc w:val="center"/>
    </w:pPr>
    <w:rPr>
      <w:rFonts w:ascii="宋体" w:hAnsi="Times New Roman"/>
      <w:sz w:val="32"/>
      <w:szCs w:val="20"/>
    </w:rPr>
  </w:style>
  <w:style w:type="paragraph" w:customStyle="1" w:styleId="aff">
    <w:name w:val="表格内容"/>
    <w:basedOn w:val="Normal"/>
    <w:rsid w:val="00847163"/>
    <w:pPr>
      <w:adjustRightInd w:val="0"/>
      <w:snapToGrid w:val="0"/>
      <w:spacing w:line="360" w:lineRule="auto"/>
    </w:pPr>
    <w:rPr>
      <w:rFonts w:ascii="宋体"/>
      <w:sz w:val="24"/>
      <w:szCs w:val="20"/>
    </w:rPr>
  </w:style>
  <w:style w:type="paragraph" w:customStyle="1" w:styleId="aff0">
    <w:name w:val="项目名称"/>
    <w:basedOn w:val="Normal"/>
    <w:rsid w:val="00847163"/>
    <w:pPr>
      <w:adjustRightInd w:val="0"/>
      <w:snapToGrid w:val="0"/>
      <w:spacing w:line="360" w:lineRule="auto"/>
      <w:jc w:val="center"/>
    </w:pPr>
    <w:rPr>
      <w:rFonts w:ascii="文鼎大标宋简" w:eastAsia="文鼎大标宋简"/>
      <w:sz w:val="56"/>
      <w:szCs w:val="20"/>
    </w:rPr>
  </w:style>
  <w:style w:type="paragraph" w:customStyle="1" w:styleId="aff1">
    <w:name w:val="编制人员情况"/>
    <w:basedOn w:val="Normal"/>
    <w:rsid w:val="00847163"/>
    <w:pPr>
      <w:tabs>
        <w:tab w:val="left" w:pos="600"/>
        <w:tab w:val="left" w:pos="3700"/>
        <w:tab w:val="left" w:pos="6900"/>
      </w:tabs>
      <w:adjustRightInd w:val="0"/>
      <w:snapToGrid w:val="0"/>
      <w:spacing w:line="360" w:lineRule="auto"/>
      <w:ind w:left="420" w:firstLine="180"/>
      <w:jc w:val="center"/>
    </w:pPr>
    <w:rPr>
      <w:rFonts w:ascii="宋体" w:cs="宋体"/>
      <w:sz w:val="32"/>
      <w:szCs w:val="20"/>
    </w:rPr>
  </w:style>
  <w:style w:type="paragraph" w:customStyle="1" w:styleId="aff2">
    <w:name w:val="参考内容_正文"/>
    <w:basedOn w:val="10"/>
    <w:link w:val="CharChar5"/>
    <w:rsid w:val="00847163"/>
    <w:pPr>
      <w:widowControl/>
      <w:overflowPunct/>
      <w:autoSpaceDE/>
      <w:autoSpaceDN/>
      <w:adjustRightInd/>
      <w:ind w:firstLine="567"/>
      <w:jc w:val="left"/>
      <w:textAlignment w:val="auto"/>
    </w:pPr>
    <w:rPr>
      <w:rFonts w:ascii="Times New Roman"/>
      <w:i/>
      <w:iCs/>
      <w:color w:val="FF0000"/>
      <w:kern w:val="2"/>
      <w:sz w:val="28"/>
    </w:rPr>
  </w:style>
  <w:style w:type="character" w:customStyle="1" w:styleId="CharChar5">
    <w:name w:val="参考内容_正文 Char Char"/>
    <w:link w:val="aff2"/>
    <w:rsid w:val="00847163"/>
    <w:rPr>
      <w:i/>
      <w:iCs/>
      <w:color w:val="FF0000"/>
      <w:kern w:val="2"/>
      <w:sz w:val="28"/>
    </w:rPr>
  </w:style>
  <w:style w:type="paragraph" w:customStyle="1" w:styleId="Bullet1CharChar">
    <w:name w:val="Bullet1 Char Char"/>
    <w:basedOn w:val="Normal"/>
    <w:next w:val="BodyTextFirstIndent"/>
    <w:link w:val="Bullet1CharCharChar"/>
    <w:autoRedefine/>
    <w:semiHidden/>
    <w:rsid w:val="00847163"/>
    <w:pPr>
      <w:spacing w:line="300" w:lineRule="auto"/>
      <w:jc w:val="left"/>
    </w:pPr>
    <w:rPr>
      <w:rFonts w:ascii="宋体" w:hAnsi="宋体"/>
      <w:sz w:val="28"/>
      <w:szCs w:val="20"/>
    </w:rPr>
  </w:style>
  <w:style w:type="character" w:customStyle="1" w:styleId="Bullet1CharCharChar">
    <w:name w:val="Bullet1 Char Char Char"/>
    <w:link w:val="Bullet1CharChar"/>
    <w:semiHidden/>
    <w:rsid w:val="00847163"/>
    <w:rPr>
      <w:rFonts w:ascii="宋体" w:hAnsi="宋体"/>
      <w:kern w:val="2"/>
      <w:sz w:val="28"/>
    </w:rPr>
  </w:style>
  <w:style w:type="paragraph" w:customStyle="1" w:styleId="aff3">
    <w:name w:val="表单文字"/>
    <w:basedOn w:val="Normal"/>
    <w:rsid w:val="00847163"/>
    <w:pPr>
      <w:widowControl/>
      <w:adjustRightInd w:val="0"/>
      <w:snapToGrid w:val="0"/>
      <w:jc w:val="left"/>
    </w:pPr>
    <w:rPr>
      <w:rFonts w:cs="宋体"/>
      <w:sz w:val="24"/>
      <w:szCs w:val="20"/>
    </w:rPr>
  </w:style>
  <w:style w:type="paragraph" w:customStyle="1" w:styleId="CapNormal">
    <w:name w:val="Cap_Normal"/>
    <w:basedOn w:val="Normal"/>
    <w:link w:val="CapNormalCharChar"/>
    <w:rsid w:val="00847163"/>
    <w:pPr>
      <w:widowControl/>
      <w:spacing w:afterLines="50"/>
      <w:jc w:val="left"/>
    </w:pPr>
    <w:rPr>
      <w:kern w:val="0"/>
      <w:sz w:val="22"/>
      <w:szCs w:val="18"/>
    </w:rPr>
  </w:style>
  <w:style w:type="character" w:customStyle="1" w:styleId="CapNormalCharChar">
    <w:name w:val="Cap_Normal Char Char"/>
    <w:link w:val="CapNormal"/>
    <w:rsid w:val="00847163"/>
    <w:rPr>
      <w:sz w:val="22"/>
      <w:szCs w:val="18"/>
    </w:rPr>
  </w:style>
  <w:style w:type="paragraph" w:customStyle="1" w:styleId="113">
    <w:name w:val="样式 样式1 +1"/>
    <w:basedOn w:val="Normal"/>
    <w:autoRedefine/>
    <w:rsid w:val="00847163"/>
    <w:pPr>
      <w:adjustRightInd w:val="0"/>
      <w:spacing w:line="288" w:lineRule="auto"/>
      <w:ind w:left="420"/>
    </w:pPr>
    <w:rPr>
      <w:rFonts w:eastAsia="仿宋_GB2312"/>
      <w:sz w:val="24"/>
    </w:rPr>
  </w:style>
  <w:style w:type="paragraph" w:customStyle="1" w:styleId="5">
    <w:name w:val="正文样式，5号楷体，行首缩进，单倍行距"/>
    <w:basedOn w:val="Normal"/>
    <w:rsid w:val="00847163"/>
    <w:pPr>
      <w:adjustRightInd w:val="0"/>
      <w:ind w:firstLineChars="200" w:firstLine="420"/>
    </w:pPr>
    <w:rPr>
      <w:rFonts w:eastAsia="楷体_GB2312"/>
      <w:szCs w:val="21"/>
    </w:rPr>
  </w:style>
  <w:style w:type="paragraph" w:customStyle="1" w:styleId="1HB3H1ChapterHeadlineTPHead1H11H12H1">
    <w:name w:val="样式 标题 1一级标题，黑粗，三号，序号HB3H1Chapter HeadlineTPHead1H11H12H1..."/>
    <w:basedOn w:val="Heading1"/>
    <w:autoRedefine/>
    <w:rsid w:val="00847163"/>
    <w:pPr>
      <w:adjustRightInd/>
      <w:spacing w:before="31" w:after="31" w:line="288" w:lineRule="auto"/>
      <w:ind w:left="840" w:hanging="420"/>
      <w:jc w:val="both"/>
      <w:textAlignment w:val="auto"/>
    </w:pPr>
    <w:rPr>
      <w:rFonts w:ascii="宋体" w:hAnsi="宋体" w:cs="宋体"/>
      <w:sz w:val="24"/>
      <w:szCs w:val="20"/>
    </w:rPr>
  </w:style>
  <w:style w:type="paragraph" w:customStyle="1" w:styleId="GB2312">
    <w:name w:val="正文 + 仿宋_GB2312"/>
    <w:aliases w:val="首行缩进:  2 字符"/>
    <w:basedOn w:val="NormalWeb"/>
    <w:rsid w:val="00847163"/>
    <w:pPr>
      <w:spacing w:beforeAutospacing="0" w:afterAutospacing="0"/>
      <w:ind w:firstLineChars="200" w:firstLine="420"/>
    </w:pPr>
    <w:rPr>
      <w:rFonts w:ascii="仿宋_GB2312" w:eastAsia="仿宋_GB2312" w:hAnsi="Times New Roman" w:cs="Times New Roman"/>
      <w:iCs/>
      <w:kern w:val="2"/>
      <w:sz w:val="21"/>
      <w:szCs w:val="21"/>
    </w:rPr>
  </w:style>
  <w:style w:type="paragraph" w:customStyle="1" w:styleId="CGBullet">
    <w:name w:val="CG Bullet"/>
    <w:basedOn w:val="Normal"/>
    <w:uiPriority w:val="99"/>
    <w:rsid w:val="00847163"/>
    <w:pPr>
      <w:widowControl/>
      <w:numPr>
        <w:numId w:val="19"/>
      </w:numPr>
      <w:spacing w:line="360" w:lineRule="auto"/>
      <w:ind w:firstLine="0"/>
      <w:jc w:val="left"/>
    </w:pPr>
    <w:rPr>
      <w:kern w:val="0"/>
      <w:sz w:val="24"/>
      <w:lang w:val="en-GB"/>
    </w:rPr>
  </w:style>
  <w:style w:type="paragraph" w:styleId="ListBullet2">
    <w:name w:val="List Bullet 2"/>
    <w:basedOn w:val="Normal"/>
    <w:unhideWhenUsed/>
    <w:rsid w:val="00847163"/>
    <w:pPr>
      <w:numPr>
        <w:numId w:val="21"/>
      </w:numPr>
      <w:spacing w:beforeLines="10" w:afterLines="10" w:line="415" w:lineRule="auto"/>
      <w:contextualSpacing/>
    </w:pPr>
    <w:rPr>
      <w:rFonts w:ascii="Calibri" w:hAnsi="Calibri"/>
      <w:szCs w:val="21"/>
    </w:rPr>
  </w:style>
  <w:style w:type="paragraph" w:customStyle="1" w:styleId="my">
    <w:name w:val="my正文"/>
    <w:basedOn w:val="Normal"/>
    <w:rsid w:val="00847163"/>
    <w:pPr>
      <w:adjustRightInd w:val="0"/>
      <w:snapToGrid w:val="0"/>
      <w:spacing w:line="360" w:lineRule="auto"/>
      <w:ind w:firstLineChars="200" w:firstLine="560"/>
    </w:pPr>
    <w:rPr>
      <w:rFonts w:ascii="楷体_GB2312" w:eastAsia="楷体_GB2312" w:cs="宋体"/>
      <w:sz w:val="28"/>
      <w:szCs w:val="20"/>
    </w:rPr>
  </w:style>
  <w:style w:type="character" w:customStyle="1" w:styleId="ListParagraphChar">
    <w:name w:val="List Paragraph Char"/>
    <w:aliases w:val="正文一级小标题 Char,普通编号 Char"/>
    <w:link w:val="ListParagraph"/>
    <w:uiPriority w:val="34"/>
    <w:rsid w:val="00847163"/>
    <w:rPr>
      <w:lang w:eastAsia="en-US"/>
    </w:rPr>
  </w:style>
  <w:style w:type="paragraph" w:customStyle="1" w:styleId="aff4">
    <w:name w:val="缩进正文"/>
    <w:basedOn w:val="Normal"/>
    <w:rsid w:val="00847163"/>
    <w:pPr>
      <w:ind w:firstLineChars="200" w:firstLine="640"/>
    </w:pPr>
    <w:rPr>
      <w:rFonts w:eastAsia="仿宋_GB2312"/>
      <w:sz w:val="32"/>
    </w:rPr>
  </w:style>
  <w:style w:type="character" w:customStyle="1" w:styleId="NoSpacingChar">
    <w:name w:val="No Spacing Char"/>
    <w:link w:val="NoSpacing"/>
    <w:rsid w:val="00847163"/>
    <w:rPr>
      <w:rFonts w:ascii="Calibri" w:hAnsi="Calibri"/>
      <w:kern w:val="2"/>
      <w:sz w:val="21"/>
      <w:szCs w:val="21"/>
    </w:rPr>
  </w:style>
  <w:style w:type="paragraph" w:customStyle="1" w:styleId="18">
    <w:name w:val="标题1级"/>
    <w:next w:val="Normal"/>
    <w:rsid w:val="00847163"/>
    <w:pPr>
      <w:keepNext/>
      <w:keepLines/>
      <w:spacing w:before="240" w:after="240"/>
      <w:ind w:hanging="624"/>
      <w:outlineLvl w:val="7"/>
    </w:pPr>
    <w:rPr>
      <w:rFonts w:ascii="Arial" w:eastAsia="黑体" w:hAnsi="Arial" w:cs="Arial"/>
      <w:snapToGrid w:val="0"/>
      <w:sz w:val="21"/>
      <w:szCs w:val="21"/>
    </w:rPr>
  </w:style>
  <w:style w:type="character" w:customStyle="1" w:styleId="Level2HeadChar">
    <w:name w:val="Level 2 Head Char"/>
    <w:rsid w:val="00847163"/>
    <w:rPr>
      <w:rFonts w:ascii="Arial" w:eastAsia="黑体" w:hAnsi="Arial" w:cs="宋体"/>
      <w:b/>
      <w:bCs/>
      <w:sz w:val="32"/>
      <w:szCs w:val="32"/>
      <w:lang w:val="en-US" w:eastAsia="zh-CN" w:bidi="ar-SA"/>
    </w:rPr>
  </w:style>
  <w:style w:type="character" w:customStyle="1" w:styleId="p31">
    <w:name w:val="p31"/>
    <w:rsid w:val="00847163"/>
    <w:rPr>
      <w:rFonts w:ascii="宋体" w:eastAsia="宋体" w:hAnsi="宋体" w:hint="eastAsia"/>
      <w:sz w:val="18"/>
      <w:szCs w:val="18"/>
    </w:rPr>
  </w:style>
  <w:style w:type="paragraph" w:customStyle="1" w:styleId="40">
    <w:name w:val="样式 标题 4 + 宋体 小四"/>
    <w:basedOn w:val="Heading4"/>
    <w:rsid w:val="00847163"/>
    <w:pPr>
      <w:keepLines/>
      <w:widowControl/>
      <w:tabs>
        <w:tab w:val="num" w:pos="1680"/>
      </w:tabs>
      <w:spacing w:before="280" w:after="290" w:line="360" w:lineRule="auto"/>
      <w:ind w:leftChars="100" w:left="100" w:hanging="420"/>
      <w:jc w:val="left"/>
    </w:pPr>
    <w:rPr>
      <w:rFonts w:ascii="宋体" w:hAnsi="宋体" w:cs="宋体"/>
      <w:kern w:val="0"/>
    </w:rPr>
  </w:style>
  <w:style w:type="paragraph" w:customStyle="1" w:styleId="aff5">
    <w:name w:val="范围"/>
    <w:basedOn w:val="Normal"/>
    <w:rsid w:val="00847163"/>
    <w:pPr>
      <w:widowControl/>
      <w:spacing w:line="400" w:lineRule="exact"/>
      <w:jc w:val="left"/>
    </w:pPr>
    <w:rPr>
      <w:rFonts w:ascii="宋体" w:eastAsia="黑体" w:hAnsi="宋体" w:cs="宋体"/>
      <w:kern w:val="0"/>
      <w:sz w:val="24"/>
      <w:szCs w:val="20"/>
    </w:rPr>
  </w:style>
  <w:style w:type="paragraph" w:customStyle="1" w:styleId="27815">
    <w:name w:val="样式 标题 2 + 五号 段后: 7.8 磅 行距: 1.5 倍行距"/>
    <w:basedOn w:val="Heading2"/>
    <w:autoRedefine/>
    <w:rsid w:val="00847163"/>
    <w:pPr>
      <w:widowControl/>
      <w:adjustRightInd/>
      <w:spacing w:before="31" w:after="31"/>
      <w:ind w:left="0" w:firstLine="0"/>
      <w:textAlignment w:val="auto"/>
    </w:pPr>
    <w:rPr>
      <w:rFonts w:ascii="Arial" w:hAnsi="Arial" w:cs="宋体"/>
      <w:sz w:val="21"/>
      <w:szCs w:val="20"/>
    </w:rPr>
  </w:style>
  <w:style w:type="paragraph" w:customStyle="1" w:styleId="215CharCharChar">
    <w:name w:val="样式 标题 2 + 五号 行距: 1.5 倍行距 Char Char Char"/>
    <w:basedOn w:val="Heading2"/>
    <w:rsid w:val="00847163"/>
    <w:pPr>
      <w:widowControl/>
      <w:adjustRightInd/>
      <w:spacing w:before="31" w:after="31"/>
      <w:ind w:left="0" w:firstLine="0"/>
      <w:textAlignment w:val="auto"/>
    </w:pPr>
    <w:rPr>
      <w:rFonts w:ascii="Arial" w:hAnsi="Arial" w:cs="宋体"/>
      <w:sz w:val="21"/>
    </w:rPr>
  </w:style>
  <w:style w:type="character" w:customStyle="1" w:styleId="215CharCharCharChar">
    <w:name w:val="样式 标题 2 + 五号 行距: 1.5 倍行距 Char Char Char Char"/>
    <w:rsid w:val="00847163"/>
    <w:rPr>
      <w:rFonts w:ascii="Arial" w:eastAsia="宋体" w:hAnsi="Arial" w:cs="宋体"/>
      <w:b/>
      <w:bCs/>
      <w:kern w:val="2"/>
      <w:sz w:val="21"/>
      <w:szCs w:val="32"/>
      <w:lang w:val="en-US" w:eastAsia="zh-CN" w:bidi="ar-SA"/>
    </w:rPr>
  </w:style>
  <w:style w:type="paragraph" w:customStyle="1" w:styleId="19">
    <w:name w:val="样式1"/>
    <w:basedOn w:val="Normal"/>
    <w:rsid w:val="00847163"/>
    <w:pPr>
      <w:widowControl/>
      <w:ind w:left="431" w:hanging="431"/>
      <w:jc w:val="left"/>
    </w:pPr>
    <w:rPr>
      <w:rFonts w:ascii="宋体" w:hAnsi="宋体" w:cs="宋体"/>
      <w:kern w:val="0"/>
      <w:sz w:val="24"/>
    </w:rPr>
  </w:style>
  <w:style w:type="character" w:customStyle="1" w:styleId="z11">
    <w:name w:val="z11"/>
    <w:rsid w:val="00847163"/>
    <w:rPr>
      <w:sz w:val="18"/>
      <w:szCs w:val="18"/>
    </w:rPr>
  </w:style>
  <w:style w:type="character" w:customStyle="1" w:styleId="unnamed31">
    <w:name w:val="unnamed31"/>
    <w:basedOn w:val="DefaultParagraphFont"/>
    <w:rsid w:val="00847163"/>
  </w:style>
  <w:style w:type="paragraph" w:customStyle="1" w:styleId="aff6">
    <w:name w:val="表格正文"/>
    <w:autoRedefine/>
    <w:rsid w:val="00847163"/>
    <w:rPr>
      <w:sz w:val="21"/>
    </w:rPr>
  </w:style>
  <w:style w:type="character" w:customStyle="1" w:styleId="text1">
    <w:name w:val="text1"/>
    <w:rsid w:val="00847163"/>
  </w:style>
  <w:style w:type="paragraph" w:customStyle="1" w:styleId="Arial">
    <w:name w:val="样式 正文缩进 + Arial"/>
    <w:basedOn w:val="NormalIndent"/>
    <w:rsid w:val="00847163"/>
    <w:pPr>
      <w:widowControl/>
      <w:tabs>
        <w:tab w:val="clear" w:pos="1727"/>
        <w:tab w:val="clear" w:pos="1884"/>
      </w:tabs>
      <w:autoSpaceDE w:val="0"/>
      <w:autoSpaceDN w:val="0"/>
      <w:adjustRightInd w:val="0"/>
      <w:ind w:firstLineChars="200" w:firstLine="480"/>
    </w:pPr>
    <w:rPr>
      <w:rFonts w:ascii="Arial" w:hAnsi="Arial" w:cs="宋体"/>
      <w:kern w:val="0"/>
      <w:lang w:val="en-US"/>
    </w:rPr>
  </w:style>
  <w:style w:type="paragraph" w:customStyle="1" w:styleId="aff7">
    <w:name w:val="标注文字"/>
    <w:basedOn w:val="Normal"/>
    <w:rsid w:val="00847163"/>
    <w:pPr>
      <w:widowControl/>
      <w:spacing w:beforeLines="100" w:afterLines="50"/>
      <w:jc w:val="center"/>
    </w:pPr>
    <w:rPr>
      <w:rFonts w:ascii="宋体" w:hAnsi="宋体" w:cs="宋体"/>
      <w:b/>
      <w:bCs/>
      <w:spacing w:val="20"/>
      <w:kern w:val="10"/>
      <w:sz w:val="24"/>
    </w:rPr>
  </w:style>
  <w:style w:type="paragraph" w:customStyle="1" w:styleId="085">
    <w:name w:val="样式 正文文本 + 首行缩进:  0.85 厘米"/>
    <w:basedOn w:val="BodyText"/>
    <w:rsid w:val="00847163"/>
    <w:pPr>
      <w:widowControl/>
      <w:spacing w:after="0"/>
      <w:jc w:val="left"/>
    </w:pPr>
    <w:rPr>
      <w:rFonts w:ascii="宋体" w:hAnsi="宋体"/>
      <w:kern w:val="0"/>
      <w:sz w:val="24"/>
      <w:szCs w:val="20"/>
    </w:rPr>
  </w:style>
  <w:style w:type="paragraph" w:styleId="List3">
    <w:name w:val="List 3"/>
    <w:basedOn w:val="Normal"/>
    <w:rsid w:val="00847163"/>
    <w:pPr>
      <w:widowControl/>
      <w:ind w:leftChars="400" w:left="100" w:hangingChars="200" w:hanging="200"/>
      <w:jc w:val="left"/>
    </w:pPr>
    <w:rPr>
      <w:rFonts w:ascii="宋体" w:hAnsi="宋体" w:cs="宋体"/>
      <w:kern w:val="0"/>
      <w:sz w:val="24"/>
    </w:rPr>
  </w:style>
  <w:style w:type="paragraph" w:styleId="List4">
    <w:name w:val="List 4"/>
    <w:basedOn w:val="Normal"/>
    <w:rsid w:val="00847163"/>
    <w:pPr>
      <w:widowControl/>
      <w:ind w:leftChars="600" w:left="100" w:hangingChars="200" w:hanging="200"/>
      <w:jc w:val="left"/>
    </w:pPr>
    <w:rPr>
      <w:rFonts w:ascii="宋体" w:hAnsi="宋体" w:cs="宋体"/>
      <w:kern w:val="0"/>
      <w:sz w:val="24"/>
    </w:rPr>
  </w:style>
  <w:style w:type="paragraph" w:styleId="List5">
    <w:name w:val="List 5"/>
    <w:basedOn w:val="Normal"/>
    <w:rsid w:val="00847163"/>
    <w:pPr>
      <w:widowControl/>
      <w:ind w:leftChars="800" w:left="100" w:hangingChars="200" w:hanging="200"/>
      <w:jc w:val="left"/>
    </w:pPr>
    <w:rPr>
      <w:rFonts w:ascii="宋体" w:hAnsi="宋体" w:cs="宋体"/>
      <w:kern w:val="0"/>
      <w:sz w:val="24"/>
    </w:rPr>
  </w:style>
  <w:style w:type="paragraph" w:styleId="ListContinue2">
    <w:name w:val="List Continue 2"/>
    <w:basedOn w:val="Normal"/>
    <w:rsid w:val="00847163"/>
    <w:pPr>
      <w:ind w:leftChars="400" w:left="840"/>
    </w:pPr>
  </w:style>
  <w:style w:type="paragraph" w:customStyle="1" w:styleId="aff8">
    <w:name w:val="主标题"/>
    <w:basedOn w:val="Arial"/>
    <w:autoRedefine/>
    <w:rsid w:val="00847163"/>
    <w:pPr>
      <w:widowControl w:val="0"/>
      <w:spacing w:line="480" w:lineRule="auto"/>
      <w:ind w:firstLineChars="0" w:firstLine="0"/>
      <w:jc w:val="center"/>
      <w:outlineLvl w:val="0"/>
    </w:pPr>
    <w:rPr>
      <w:rFonts w:ascii="宋体" w:hAnsi="宋体" w:cs="Times New Roman"/>
      <w:b/>
      <w:sz w:val="30"/>
      <w:szCs w:val="30"/>
    </w:rPr>
  </w:style>
  <w:style w:type="paragraph" w:styleId="FootnoteText">
    <w:name w:val="footnote text"/>
    <w:basedOn w:val="Normal"/>
    <w:link w:val="FootnoteTextChar"/>
    <w:rsid w:val="00847163"/>
    <w:pPr>
      <w:snapToGrid w:val="0"/>
      <w:jc w:val="left"/>
    </w:pPr>
    <w:rPr>
      <w:sz w:val="18"/>
      <w:szCs w:val="18"/>
    </w:rPr>
  </w:style>
  <w:style w:type="character" w:customStyle="1" w:styleId="FootnoteTextChar">
    <w:name w:val="Footnote Text Char"/>
    <w:basedOn w:val="DefaultParagraphFont"/>
    <w:link w:val="FootnoteText"/>
    <w:rsid w:val="00847163"/>
    <w:rPr>
      <w:kern w:val="2"/>
      <w:sz w:val="18"/>
      <w:szCs w:val="18"/>
    </w:rPr>
  </w:style>
  <w:style w:type="paragraph" w:customStyle="1" w:styleId="CharCharCharCharCharChar">
    <w:name w:val="文档正文 Char Char Char Char Char Char"/>
    <w:basedOn w:val="Normal"/>
    <w:rsid w:val="00847163"/>
    <w:pPr>
      <w:adjustRightInd w:val="0"/>
      <w:spacing w:line="440" w:lineRule="exact"/>
      <w:ind w:firstLine="567"/>
      <w:textAlignment w:val="baseline"/>
    </w:pPr>
    <w:rPr>
      <w:rFonts w:ascii="Arial Narrow" w:hAnsi="Arial Narrow" w:cs="宋体"/>
      <w:color w:val="000000"/>
      <w:kern w:val="0"/>
      <w:sz w:val="24"/>
      <w:szCs w:val="20"/>
    </w:rPr>
  </w:style>
  <w:style w:type="paragraph" w:customStyle="1" w:styleId="aff9">
    <w:name w:val="条目二"/>
    <w:basedOn w:val="Normal"/>
    <w:rsid w:val="00847163"/>
    <w:pPr>
      <w:tabs>
        <w:tab w:val="num" w:pos="1260"/>
      </w:tabs>
      <w:spacing w:line="360" w:lineRule="auto"/>
      <w:ind w:left="1260" w:hanging="420"/>
    </w:pPr>
    <w:rPr>
      <w:sz w:val="24"/>
    </w:rPr>
  </w:style>
  <w:style w:type="paragraph" w:customStyle="1" w:styleId="CharCharCharCharCharCharCharCharCharCharCharChar1CharCharChar1CharCharCharCharCharCharCharCharCharCharCharCharCharCharCharCharCharChar1CharCharCharChar">
    <w:name w:val="Char Char Char Char Char Char Char Char Char Char Char Char1 Char Char Char1 Char Char Char Char Char Char Char Char Char Char Char Char Char Char Char Char Char Char1 Char Char Char Char"/>
    <w:basedOn w:val="Normal"/>
    <w:autoRedefine/>
    <w:rsid w:val="00847163"/>
    <w:pPr>
      <w:keepNext/>
      <w:autoSpaceDE w:val="0"/>
      <w:autoSpaceDN w:val="0"/>
      <w:adjustRightInd w:val="0"/>
      <w:spacing w:line="360" w:lineRule="auto"/>
      <w:ind w:firstLineChars="200" w:firstLine="200"/>
      <w:jc w:val="center"/>
    </w:pPr>
    <w:rPr>
      <w:rFonts w:ascii="宋体" w:eastAsia="仿宋_GB2312"/>
      <w:sz w:val="24"/>
    </w:rPr>
  </w:style>
  <w:style w:type="paragraph" w:customStyle="1" w:styleId="CharCharCharCharCharCharCharCharCharCharCharCharCharChar0">
    <w:name w:val="Char Char Char Char Char Char Char Char Char Char Char Char Char Char"/>
    <w:basedOn w:val="Normal"/>
    <w:rsid w:val="00847163"/>
    <w:rPr>
      <w:rFonts w:ascii="Tahoma" w:hAnsi="Tahoma"/>
      <w:sz w:val="24"/>
      <w:szCs w:val="20"/>
    </w:rPr>
  </w:style>
  <w:style w:type="character" w:customStyle="1" w:styleId="titleemph1">
    <w:name w:val="title_emph1"/>
    <w:rsid w:val="00847163"/>
    <w:rPr>
      <w:rFonts w:ascii="Arial" w:hAnsi="Arial" w:cs="Arial" w:hint="default"/>
      <w:b/>
      <w:bCs/>
      <w:sz w:val="18"/>
      <w:szCs w:val="18"/>
    </w:rPr>
  </w:style>
  <w:style w:type="character" w:customStyle="1" w:styleId="shorttext">
    <w:name w:val="short_text"/>
    <w:basedOn w:val="DefaultParagraphFont"/>
    <w:rsid w:val="00847163"/>
  </w:style>
  <w:style w:type="character" w:customStyle="1" w:styleId="hps">
    <w:name w:val="hps"/>
    <w:basedOn w:val="DefaultParagraphFont"/>
    <w:rsid w:val="00847163"/>
  </w:style>
  <w:style w:type="paragraph" w:customStyle="1" w:styleId="26">
    <w:name w:val="标题2级"/>
    <w:basedOn w:val="Heading2"/>
    <w:rsid w:val="00847163"/>
    <w:pPr>
      <w:widowControl/>
      <w:tabs>
        <w:tab w:val="num" w:pos="936"/>
      </w:tabs>
      <w:adjustRightInd/>
      <w:spacing w:before="31" w:after="31"/>
      <w:ind w:left="936" w:hanging="576"/>
      <w:textAlignment w:val="auto"/>
    </w:pPr>
    <w:rPr>
      <w:rFonts w:ascii="宋体" w:hAnsi="宋体" w:cs="宋体"/>
      <w:sz w:val="28"/>
    </w:rPr>
  </w:style>
  <w:style w:type="paragraph" w:styleId="Title">
    <w:name w:val="Title"/>
    <w:basedOn w:val="Normal"/>
    <w:link w:val="TitleChar"/>
    <w:qFormat/>
    <w:rsid w:val="00847163"/>
    <w:pPr>
      <w:spacing w:line="360" w:lineRule="auto"/>
      <w:jc w:val="left"/>
      <w:outlineLvl w:val="0"/>
    </w:pPr>
    <w:rPr>
      <w:rFonts w:ascii="Arial" w:hAnsi="Arial"/>
      <w:b/>
      <w:bCs/>
      <w:sz w:val="32"/>
      <w:szCs w:val="32"/>
    </w:rPr>
  </w:style>
  <w:style w:type="character" w:customStyle="1" w:styleId="TitleChar">
    <w:name w:val="Title Char"/>
    <w:basedOn w:val="DefaultParagraphFont"/>
    <w:link w:val="Title"/>
    <w:rsid w:val="00847163"/>
    <w:rPr>
      <w:rFonts w:ascii="Arial" w:hAnsi="Arial"/>
      <w:b/>
      <w:bCs/>
      <w:kern w:val="2"/>
      <w:sz w:val="32"/>
      <w:szCs w:val="32"/>
    </w:rPr>
  </w:style>
  <w:style w:type="paragraph" w:customStyle="1" w:styleId="27">
    <w:name w:val="标题2改后"/>
    <w:basedOn w:val="Heading2"/>
    <w:rsid w:val="00847163"/>
    <w:pPr>
      <w:tabs>
        <w:tab w:val="num" w:pos="936"/>
      </w:tabs>
      <w:adjustRightInd/>
      <w:spacing w:beforeLines="20" w:afterLines="100" w:line="240" w:lineRule="auto"/>
      <w:ind w:left="936" w:hanging="576"/>
      <w:jc w:val="both"/>
      <w:textAlignment w:val="auto"/>
    </w:pPr>
    <w:rPr>
      <w:rFonts w:ascii="宋体" w:hAnsi="宋体" w:cs="宋体"/>
      <w:kern w:val="2"/>
      <w:sz w:val="30"/>
      <w:szCs w:val="20"/>
    </w:rPr>
  </w:style>
  <w:style w:type="paragraph" w:customStyle="1" w:styleId="2021">
    <w:name w:val="样式 标题2改后 + 段前: 0.2 行 段后: 1 行"/>
    <w:basedOn w:val="27"/>
    <w:rsid w:val="00847163"/>
    <w:pPr>
      <w:spacing w:beforeLines="100"/>
    </w:pPr>
  </w:style>
  <w:style w:type="paragraph" w:customStyle="1" w:styleId="20211">
    <w:name w:val="样式 标题2改后 + 段前: 0.2 行 段后: 1 行1"/>
    <w:basedOn w:val="Normal"/>
    <w:next w:val="Normal"/>
    <w:rsid w:val="00847163"/>
  </w:style>
  <w:style w:type="paragraph" w:customStyle="1" w:styleId="xl63">
    <w:name w:val="xl63"/>
    <w:basedOn w:val="Normal"/>
    <w:rsid w:val="00847163"/>
    <w:pPr>
      <w:widowControl/>
      <w:pBdr>
        <w:left w:val="single" w:sz="8" w:space="0" w:color="auto"/>
        <w:bottom w:val="single" w:sz="8" w:space="0" w:color="auto"/>
        <w:right w:val="single" w:sz="8" w:space="0" w:color="auto"/>
      </w:pBdr>
      <w:spacing w:beforeAutospacing="1" w:afterAutospacing="1"/>
      <w:jc w:val="center"/>
      <w:textAlignment w:val="center"/>
    </w:pPr>
    <w:rPr>
      <w:rFonts w:ascii="宋体" w:hAnsi="宋体" w:cs="宋体"/>
      <w:b/>
      <w:bCs/>
      <w:kern w:val="0"/>
      <w:sz w:val="20"/>
      <w:szCs w:val="20"/>
    </w:rPr>
  </w:style>
  <w:style w:type="paragraph" w:customStyle="1" w:styleId="xl64">
    <w:name w:val="xl64"/>
    <w:basedOn w:val="Normal"/>
    <w:rsid w:val="00847163"/>
    <w:pPr>
      <w:widowControl/>
      <w:pBdr>
        <w:bottom w:val="single" w:sz="8" w:space="0" w:color="auto"/>
        <w:right w:val="single" w:sz="8" w:space="0" w:color="auto"/>
      </w:pBdr>
      <w:spacing w:beforeAutospacing="1" w:afterAutospacing="1"/>
      <w:jc w:val="center"/>
      <w:textAlignment w:val="center"/>
    </w:pPr>
    <w:rPr>
      <w:rFonts w:ascii="黑体" w:eastAsia="黑体" w:hAnsi="黑体" w:cs="宋体"/>
      <w:b/>
      <w:bCs/>
      <w:kern w:val="0"/>
      <w:sz w:val="24"/>
    </w:rPr>
  </w:style>
  <w:style w:type="paragraph" w:customStyle="1" w:styleId="xl65">
    <w:name w:val="xl65"/>
    <w:basedOn w:val="Normal"/>
    <w:rsid w:val="00847163"/>
    <w:pPr>
      <w:widowControl/>
      <w:pBdr>
        <w:left w:val="single" w:sz="8" w:space="0" w:color="auto"/>
        <w:bottom w:val="single" w:sz="8" w:space="0" w:color="auto"/>
        <w:right w:val="single" w:sz="8" w:space="0" w:color="auto"/>
      </w:pBdr>
      <w:shd w:val="clear" w:color="000000" w:fill="FFFF00"/>
      <w:spacing w:beforeAutospacing="1" w:afterAutospacing="1"/>
      <w:jc w:val="left"/>
      <w:textAlignment w:val="center"/>
    </w:pPr>
    <w:rPr>
      <w:rFonts w:ascii="黑体" w:eastAsia="黑体" w:hAnsi="黑体" w:cs="宋体"/>
      <w:b/>
      <w:bCs/>
      <w:kern w:val="0"/>
      <w:sz w:val="20"/>
      <w:szCs w:val="20"/>
    </w:rPr>
  </w:style>
  <w:style w:type="paragraph" w:customStyle="1" w:styleId="xl120">
    <w:name w:val="xl120"/>
    <w:basedOn w:val="Normal"/>
    <w:rsid w:val="00847163"/>
    <w:pPr>
      <w:widowControl/>
      <w:spacing w:beforeAutospacing="1" w:afterAutospacing="1"/>
      <w:jc w:val="left"/>
      <w:textAlignment w:val="center"/>
    </w:pPr>
    <w:rPr>
      <w:kern w:val="0"/>
      <w:sz w:val="24"/>
    </w:rPr>
  </w:style>
  <w:style w:type="character" w:customStyle="1" w:styleId="Char20">
    <w:name w:val="正文缩进 Char2"/>
    <w:aliases w:val="正文首行文字缩进 Char,正文缩进 Char Char1,正文（首行缩进两字） Char Char1,正文（首行缩进两字） Char Char Char,正文缩进 Char Char Char Char Char,正文（首行缩进两字） Char1,正文缩进 Char1 Char,正文缩进 Char Char Char,正文缩进 Char1 Char Char Char,正文缩进 Char1 Char Char Char Char Char"/>
    <w:rsid w:val="00847163"/>
    <w:rPr>
      <w:rFonts w:ascii="Times New Roman" w:eastAsia="仿宋_GB2312" w:hAnsi="Times New Roman" w:cs="Times New Roman"/>
      <w:sz w:val="24"/>
      <w:szCs w:val="24"/>
    </w:rPr>
  </w:style>
  <w:style w:type="paragraph" w:customStyle="1" w:styleId="-0">
    <w:name w:val="自定义-正文"/>
    <w:basedOn w:val="Normal"/>
    <w:link w:val="-Char"/>
    <w:qFormat/>
    <w:rsid w:val="00847163"/>
    <w:pPr>
      <w:ind w:firstLineChars="200" w:firstLine="200"/>
    </w:pPr>
    <w:rPr>
      <w:rFonts w:ascii="仿宋_GB2312" w:eastAsia="仿宋_GB2312" w:hAnsi="仿宋_GB2312"/>
      <w:sz w:val="24"/>
      <w:szCs w:val="22"/>
    </w:rPr>
  </w:style>
  <w:style w:type="character" w:customStyle="1" w:styleId="-Char">
    <w:name w:val="自定义-正文 Char"/>
    <w:link w:val="-0"/>
    <w:rsid w:val="00847163"/>
    <w:rPr>
      <w:rFonts w:ascii="仿宋_GB2312" w:eastAsia="仿宋_GB2312" w:hAnsi="仿宋_GB2312"/>
      <w:kern w:val="2"/>
      <w:sz w:val="24"/>
      <w:szCs w:val="22"/>
    </w:rPr>
  </w:style>
  <w:style w:type="character" w:customStyle="1" w:styleId="Char21">
    <w:name w:val="表正文 Char2"/>
    <w:aliases w:val="正文非缩进 Char2,特点 Char2,四号 Char1,水上软件 Char1,段1 Char1,ALT+Z Char1,正文双线 Char1,正文（图说明文字居中） Char1,正文文字首行缩进 Char1,正文(首行缩进两字) Char1,正文(首行缩进两字)1 Char1,正文缩进（首行缩进两字） Char1,标题四 Char1,鋘drad Char1,???änd Char1,首行缩进 Char1,±í Char1"/>
    <w:rsid w:val="00847163"/>
    <w:rPr>
      <w:rFonts w:ascii="Times New Roman" w:eastAsia="宋体" w:hAnsi="Times New Roman" w:cs="Times New Roman"/>
      <w:sz w:val="24"/>
      <w:szCs w:val="20"/>
    </w:rPr>
  </w:style>
  <w:style w:type="paragraph" w:customStyle="1" w:styleId="3">
    <w:name w:val="小标3级"/>
    <w:basedOn w:val="ListParagraph"/>
    <w:link w:val="3Char"/>
    <w:qFormat/>
    <w:rsid w:val="00847163"/>
    <w:pPr>
      <w:widowControl w:val="0"/>
      <w:numPr>
        <w:numId w:val="22"/>
      </w:numPr>
      <w:adjustRightInd w:val="0"/>
      <w:spacing w:after="0" w:line="360" w:lineRule="atLeast"/>
      <w:ind w:firstLineChars="0" w:firstLine="0"/>
      <w:textAlignment w:val="baseline"/>
    </w:pPr>
    <w:rPr>
      <w:rFonts w:ascii="黑体" w:hAnsi="黑体"/>
      <w:sz w:val="24"/>
      <w:lang w:eastAsia="zh-CN"/>
    </w:rPr>
  </w:style>
  <w:style w:type="character" w:customStyle="1" w:styleId="3Char">
    <w:name w:val="小标3级 Char"/>
    <w:link w:val="3"/>
    <w:rsid w:val="00847163"/>
    <w:rPr>
      <w:rFonts w:ascii="黑体" w:hAnsi="黑体"/>
      <w:sz w:val="24"/>
    </w:rPr>
  </w:style>
  <w:style w:type="paragraph" w:styleId="ListBullet4">
    <w:name w:val="List Bullet 4"/>
    <w:basedOn w:val="Normal"/>
    <w:autoRedefine/>
    <w:rsid w:val="00847163"/>
    <w:pPr>
      <w:numPr>
        <w:numId w:val="23"/>
      </w:numPr>
      <w:ind w:leftChars="0" w:left="0" w:firstLineChars="0" w:firstLine="0"/>
    </w:pPr>
    <w:rPr>
      <w:szCs w:val="20"/>
    </w:rPr>
  </w:style>
  <w:style w:type="paragraph" w:customStyle="1" w:styleId="a0">
    <w:name w:val="表样式"/>
    <w:basedOn w:val="TableofFigures"/>
    <w:next w:val="Normal"/>
    <w:autoRedefine/>
    <w:rsid w:val="00847163"/>
    <w:pPr>
      <w:widowControl/>
      <w:numPr>
        <w:numId w:val="31"/>
      </w:numPr>
      <w:tabs>
        <w:tab w:val="clear" w:pos="720"/>
        <w:tab w:val="left" w:pos="510"/>
      </w:tabs>
      <w:spacing w:beforeLines="0" w:afterLines="0" w:line="360" w:lineRule="auto"/>
      <w:ind w:leftChars="0" w:left="0" w:firstLineChars="0" w:firstLine="0"/>
      <w:jc w:val="center"/>
    </w:pPr>
    <w:rPr>
      <w:rFonts w:ascii="Times New Roman" w:eastAsia="楷体_GB2312" w:hAnsi="Times New Roman"/>
      <w:caps/>
      <w:smallCaps/>
      <w:szCs w:val="20"/>
    </w:rPr>
  </w:style>
  <w:style w:type="paragraph" w:customStyle="1" w:styleId="-">
    <w:name w:val="正文-编号"/>
    <w:basedOn w:val="Normal"/>
    <w:rsid w:val="00847163"/>
    <w:pPr>
      <w:numPr>
        <w:numId w:val="32"/>
      </w:numPr>
      <w:spacing w:line="300" w:lineRule="auto"/>
      <w:ind w:firstLine="0"/>
    </w:pPr>
    <w:rPr>
      <w:rFonts w:ascii="Arial" w:hAnsi="Arial"/>
      <w:szCs w:val="20"/>
    </w:rPr>
  </w:style>
  <w:style w:type="paragraph" w:customStyle="1" w:styleId="a1">
    <w:name w:val="图文字"/>
    <w:basedOn w:val="Normal"/>
    <w:next w:val="NormalIndent"/>
    <w:autoRedefine/>
    <w:rsid w:val="00847163"/>
    <w:pPr>
      <w:numPr>
        <w:numId w:val="33"/>
      </w:numPr>
      <w:tabs>
        <w:tab w:val="clear" w:pos="420"/>
        <w:tab w:val="left" w:pos="510"/>
      </w:tabs>
      <w:spacing w:line="300" w:lineRule="auto"/>
      <w:ind w:firstLine="0"/>
      <w:jc w:val="center"/>
    </w:pPr>
    <w:rPr>
      <w:rFonts w:eastAsia="楷体_GB2312"/>
      <w:szCs w:val="20"/>
    </w:rPr>
  </w:style>
  <w:style w:type="paragraph" w:styleId="ListNumber">
    <w:name w:val="List Number"/>
    <w:basedOn w:val="Normal"/>
    <w:rsid w:val="00847163"/>
    <w:pPr>
      <w:numPr>
        <w:numId w:val="24"/>
      </w:numPr>
      <w:spacing w:line="300" w:lineRule="auto"/>
    </w:pPr>
    <w:rPr>
      <w:szCs w:val="20"/>
    </w:rPr>
  </w:style>
  <w:style w:type="paragraph" w:styleId="ListNumber2">
    <w:name w:val="List Number 2"/>
    <w:basedOn w:val="Normal"/>
    <w:rsid w:val="00847163"/>
    <w:pPr>
      <w:numPr>
        <w:numId w:val="25"/>
      </w:numPr>
      <w:spacing w:line="300" w:lineRule="auto"/>
    </w:pPr>
    <w:rPr>
      <w:szCs w:val="20"/>
    </w:rPr>
  </w:style>
  <w:style w:type="paragraph" w:styleId="ListNumber3">
    <w:name w:val="List Number 3"/>
    <w:basedOn w:val="Normal"/>
    <w:rsid w:val="00847163"/>
    <w:pPr>
      <w:numPr>
        <w:numId w:val="26"/>
      </w:numPr>
      <w:spacing w:line="300" w:lineRule="auto"/>
    </w:pPr>
    <w:rPr>
      <w:szCs w:val="20"/>
    </w:rPr>
  </w:style>
  <w:style w:type="paragraph" w:styleId="ListNumber4">
    <w:name w:val="List Number 4"/>
    <w:basedOn w:val="Normal"/>
    <w:rsid w:val="00847163"/>
    <w:pPr>
      <w:numPr>
        <w:numId w:val="27"/>
      </w:numPr>
      <w:spacing w:line="300" w:lineRule="auto"/>
      <w:ind w:leftChars="0" w:left="454" w:firstLineChars="0" w:hanging="397"/>
    </w:pPr>
    <w:rPr>
      <w:szCs w:val="20"/>
    </w:rPr>
  </w:style>
  <w:style w:type="paragraph" w:styleId="ListNumber5">
    <w:name w:val="List Number 5"/>
    <w:basedOn w:val="Normal"/>
    <w:rsid w:val="00847163"/>
    <w:pPr>
      <w:numPr>
        <w:numId w:val="28"/>
      </w:numPr>
      <w:spacing w:line="300" w:lineRule="auto"/>
    </w:pPr>
    <w:rPr>
      <w:szCs w:val="20"/>
    </w:rPr>
  </w:style>
  <w:style w:type="paragraph" w:styleId="ListBullet3">
    <w:name w:val="List Bullet 3"/>
    <w:basedOn w:val="Normal"/>
    <w:autoRedefine/>
    <w:rsid w:val="00847163"/>
    <w:pPr>
      <w:numPr>
        <w:numId w:val="29"/>
      </w:numPr>
      <w:spacing w:line="300" w:lineRule="auto"/>
    </w:pPr>
    <w:rPr>
      <w:szCs w:val="20"/>
    </w:rPr>
  </w:style>
  <w:style w:type="paragraph" w:styleId="ListBullet5">
    <w:name w:val="List Bullet 5"/>
    <w:basedOn w:val="Normal"/>
    <w:autoRedefine/>
    <w:rsid w:val="00847163"/>
    <w:pPr>
      <w:numPr>
        <w:numId w:val="30"/>
      </w:numPr>
      <w:spacing w:line="300" w:lineRule="auto"/>
    </w:pPr>
    <w:rPr>
      <w:szCs w:val="20"/>
    </w:rPr>
  </w:style>
  <w:style w:type="paragraph" w:styleId="NoteHeading">
    <w:name w:val="Note Heading"/>
    <w:basedOn w:val="Normal"/>
    <w:next w:val="Normal"/>
    <w:link w:val="NoteHeadingChar"/>
    <w:rsid w:val="00847163"/>
    <w:pPr>
      <w:spacing w:line="300" w:lineRule="auto"/>
      <w:jc w:val="center"/>
    </w:pPr>
    <w:rPr>
      <w:szCs w:val="20"/>
    </w:rPr>
  </w:style>
  <w:style w:type="character" w:customStyle="1" w:styleId="NoteHeadingChar">
    <w:name w:val="Note Heading Char"/>
    <w:basedOn w:val="DefaultParagraphFont"/>
    <w:link w:val="NoteHeading"/>
    <w:rsid w:val="00847163"/>
    <w:rPr>
      <w:kern w:val="2"/>
      <w:sz w:val="21"/>
    </w:rPr>
  </w:style>
  <w:style w:type="paragraph" w:styleId="Subtitle">
    <w:name w:val="Subtitle"/>
    <w:basedOn w:val="Normal"/>
    <w:link w:val="SubtitleChar"/>
    <w:qFormat/>
    <w:rsid w:val="00847163"/>
    <w:pPr>
      <w:spacing w:afterLines="50" w:line="300" w:lineRule="auto"/>
      <w:jc w:val="center"/>
    </w:pPr>
    <w:rPr>
      <w:rFonts w:ascii="Arial" w:eastAsia="黑体" w:hAnsi="Arial"/>
      <w:bCs/>
      <w:kern w:val="0"/>
      <w:sz w:val="32"/>
      <w:szCs w:val="32"/>
    </w:rPr>
  </w:style>
  <w:style w:type="character" w:customStyle="1" w:styleId="SubtitleChar">
    <w:name w:val="Subtitle Char"/>
    <w:basedOn w:val="DefaultParagraphFont"/>
    <w:link w:val="Subtitle"/>
    <w:rsid w:val="00847163"/>
    <w:rPr>
      <w:rFonts w:ascii="Arial" w:eastAsia="黑体" w:hAnsi="Arial"/>
      <w:bCs/>
      <w:sz w:val="32"/>
      <w:szCs w:val="32"/>
    </w:rPr>
  </w:style>
  <w:style w:type="paragraph" w:customStyle="1" w:styleId="a2">
    <w:name w:val="王刚"/>
    <w:basedOn w:val="21"/>
    <w:link w:val="Char7"/>
    <w:qFormat/>
    <w:rsid w:val="00847163"/>
    <w:pPr>
      <w:numPr>
        <w:numId w:val="46"/>
      </w:numPr>
      <w:spacing w:before="31" w:after="31"/>
      <w:ind w:firstLineChars="0" w:firstLine="0"/>
    </w:pPr>
    <w:rPr>
      <w:rFonts w:asciiTheme="minorEastAsia" w:eastAsiaTheme="minorEastAsia" w:hAnsiTheme="minorEastAsia"/>
    </w:rPr>
  </w:style>
  <w:style w:type="character" w:customStyle="1" w:styleId="Char7">
    <w:name w:val="王刚 Char"/>
    <w:basedOn w:val="2Char"/>
    <w:link w:val="a2"/>
    <w:rsid w:val="00847163"/>
    <w:rPr>
      <w:rFonts w:asciiTheme="minorEastAsia" w:eastAsiaTheme="minorEastAsia" w:hAnsiTheme="minorEastAsia"/>
      <w:kern w:val="2"/>
      <w:sz w:val="24"/>
      <w:szCs w:val="21"/>
    </w:rPr>
  </w:style>
  <w:style w:type="paragraph" w:customStyle="1" w:styleId="xLign">
    <w:name w:val="xLign正文"/>
    <w:link w:val="xLignChar"/>
    <w:autoRedefine/>
    <w:rsid w:val="00847163"/>
    <w:pPr>
      <w:spacing w:line="360" w:lineRule="auto"/>
      <w:ind w:firstLine="448"/>
      <w:jc w:val="both"/>
    </w:pPr>
    <w:rPr>
      <w:rFonts w:asciiTheme="minorEastAsia" w:eastAsiaTheme="minorEastAsia" w:hAnsiTheme="minorEastAsia"/>
      <w:noProof/>
      <w:kern w:val="22"/>
      <w:sz w:val="22"/>
      <w:szCs w:val="22"/>
    </w:rPr>
  </w:style>
  <w:style w:type="character" w:customStyle="1" w:styleId="xLignChar">
    <w:name w:val="xLign正文 Char"/>
    <w:link w:val="xLign"/>
    <w:rsid w:val="00847163"/>
    <w:rPr>
      <w:rFonts w:asciiTheme="minorEastAsia" w:eastAsiaTheme="minorEastAsia" w:hAnsiTheme="minorEastAsia"/>
      <w:noProof/>
      <w:kern w:val="22"/>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FollowedHyperlink">
    <w:name w:val="ListLevel1"/>
    <w:pPr>
      <w:numPr>
        <w:numId w:val="7"/>
      </w:numPr>
    </w:pPr>
  </w:style>
  <w:style w:type="numbering" w:customStyle="1" w:styleId="Hyperlink">
    <w:name w:val="a3"/>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168251">
      <w:bodyDiv w:val="1"/>
      <w:marLeft w:val="0"/>
      <w:marRight w:val="0"/>
      <w:marTop w:val="0"/>
      <w:marBottom w:val="0"/>
      <w:divBdr>
        <w:top w:val="none" w:sz="0" w:space="0" w:color="auto"/>
        <w:left w:val="none" w:sz="0" w:space="0" w:color="auto"/>
        <w:bottom w:val="none" w:sz="0" w:space="0" w:color="auto"/>
        <w:right w:val="none" w:sz="0" w:space="0" w:color="auto"/>
      </w:divBdr>
    </w:div>
    <w:div w:id="175586134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zsh_zhuqq@rong-sheng.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E813DC-CC7B-4EF0-9B18-6D34DB71B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56</Pages>
  <Words>5529</Words>
  <Characters>31517</Characters>
  <Application>Microsoft Office Word</Application>
  <DocSecurity>0</DocSecurity>
  <PresentationFormat/>
  <Lines>262</Lines>
  <Paragraphs>73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曹俊</Manager>
  <Company>Microsoft</Company>
  <LinksUpToDate>false</LinksUpToDate>
  <CharactersWithSpaces>36973</CharactersWithSpaces>
  <SharedDoc>false</SharedDoc>
  <HLinks>
    <vt:vector size="726" baseType="variant">
      <vt:variant>
        <vt:i4>7864357</vt:i4>
      </vt:variant>
      <vt:variant>
        <vt:i4>720</vt:i4>
      </vt:variant>
      <vt:variant>
        <vt:i4>0</vt:i4>
      </vt:variant>
      <vt:variant>
        <vt:i4>5</vt:i4>
      </vt:variant>
      <vt:variant>
        <vt:lpwstr>mailto:zsh_zhuqq@rong-sheng.com</vt:lpwstr>
      </vt:variant>
      <vt:variant>
        <vt:lpwstr/>
      </vt:variant>
      <vt:variant>
        <vt:i4>1966287632</vt:i4>
      </vt:variant>
      <vt:variant>
        <vt:i4>717</vt:i4>
      </vt:variant>
      <vt:variant>
        <vt:i4>0</vt:i4>
      </vt:variant>
      <vt:variant>
        <vt:i4>5</vt:i4>
      </vt:variant>
      <vt:variant>
        <vt:lpwstr/>
      </vt:variant>
      <vt:variant>
        <vt:lpwstr>_附件6 资料清单</vt:lpwstr>
      </vt:variant>
      <vt:variant>
        <vt:i4>1835065</vt:i4>
      </vt:variant>
      <vt:variant>
        <vt:i4>710</vt:i4>
      </vt:variant>
      <vt:variant>
        <vt:i4>0</vt:i4>
      </vt:variant>
      <vt:variant>
        <vt:i4>5</vt:i4>
      </vt:variant>
      <vt:variant>
        <vt:lpwstr/>
      </vt:variant>
      <vt:variant>
        <vt:lpwstr>_Toc493774913</vt:lpwstr>
      </vt:variant>
      <vt:variant>
        <vt:i4>1835065</vt:i4>
      </vt:variant>
      <vt:variant>
        <vt:i4>704</vt:i4>
      </vt:variant>
      <vt:variant>
        <vt:i4>0</vt:i4>
      </vt:variant>
      <vt:variant>
        <vt:i4>5</vt:i4>
      </vt:variant>
      <vt:variant>
        <vt:lpwstr/>
      </vt:variant>
      <vt:variant>
        <vt:lpwstr>_Toc493774912</vt:lpwstr>
      </vt:variant>
      <vt:variant>
        <vt:i4>1835065</vt:i4>
      </vt:variant>
      <vt:variant>
        <vt:i4>698</vt:i4>
      </vt:variant>
      <vt:variant>
        <vt:i4>0</vt:i4>
      </vt:variant>
      <vt:variant>
        <vt:i4>5</vt:i4>
      </vt:variant>
      <vt:variant>
        <vt:lpwstr/>
      </vt:variant>
      <vt:variant>
        <vt:lpwstr>_Toc493774911</vt:lpwstr>
      </vt:variant>
      <vt:variant>
        <vt:i4>1835065</vt:i4>
      </vt:variant>
      <vt:variant>
        <vt:i4>692</vt:i4>
      </vt:variant>
      <vt:variant>
        <vt:i4>0</vt:i4>
      </vt:variant>
      <vt:variant>
        <vt:i4>5</vt:i4>
      </vt:variant>
      <vt:variant>
        <vt:lpwstr/>
      </vt:variant>
      <vt:variant>
        <vt:lpwstr>_Toc493774910</vt:lpwstr>
      </vt:variant>
      <vt:variant>
        <vt:i4>1900601</vt:i4>
      </vt:variant>
      <vt:variant>
        <vt:i4>686</vt:i4>
      </vt:variant>
      <vt:variant>
        <vt:i4>0</vt:i4>
      </vt:variant>
      <vt:variant>
        <vt:i4>5</vt:i4>
      </vt:variant>
      <vt:variant>
        <vt:lpwstr/>
      </vt:variant>
      <vt:variant>
        <vt:lpwstr>_Toc493774909</vt:lpwstr>
      </vt:variant>
      <vt:variant>
        <vt:i4>1900601</vt:i4>
      </vt:variant>
      <vt:variant>
        <vt:i4>680</vt:i4>
      </vt:variant>
      <vt:variant>
        <vt:i4>0</vt:i4>
      </vt:variant>
      <vt:variant>
        <vt:i4>5</vt:i4>
      </vt:variant>
      <vt:variant>
        <vt:lpwstr/>
      </vt:variant>
      <vt:variant>
        <vt:lpwstr>_Toc493774908</vt:lpwstr>
      </vt:variant>
      <vt:variant>
        <vt:i4>1900601</vt:i4>
      </vt:variant>
      <vt:variant>
        <vt:i4>674</vt:i4>
      </vt:variant>
      <vt:variant>
        <vt:i4>0</vt:i4>
      </vt:variant>
      <vt:variant>
        <vt:i4>5</vt:i4>
      </vt:variant>
      <vt:variant>
        <vt:lpwstr/>
      </vt:variant>
      <vt:variant>
        <vt:lpwstr>_Toc493774907</vt:lpwstr>
      </vt:variant>
      <vt:variant>
        <vt:i4>1900601</vt:i4>
      </vt:variant>
      <vt:variant>
        <vt:i4>668</vt:i4>
      </vt:variant>
      <vt:variant>
        <vt:i4>0</vt:i4>
      </vt:variant>
      <vt:variant>
        <vt:i4>5</vt:i4>
      </vt:variant>
      <vt:variant>
        <vt:lpwstr/>
      </vt:variant>
      <vt:variant>
        <vt:lpwstr>_Toc493774906</vt:lpwstr>
      </vt:variant>
      <vt:variant>
        <vt:i4>1900601</vt:i4>
      </vt:variant>
      <vt:variant>
        <vt:i4>662</vt:i4>
      </vt:variant>
      <vt:variant>
        <vt:i4>0</vt:i4>
      </vt:variant>
      <vt:variant>
        <vt:i4>5</vt:i4>
      </vt:variant>
      <vt:variant>
        <vt:lpwstr/>
      </vt:variant>
      <vt:variant>
        <vt:lpwstr>_Toc493774905</vt:lpwstr>
      </vt:variant>
      <vt:variant>
        <vt:i4>1900601</vt:i4>
      </vt:variant>
      <vt:variant>
        <vt:i4>656</vt:i4>
      </vt:variant>
      <vt:variant>
        <vt:i4>0</vt:i4>
      </vt:variant>
      <vt:variant>
        <vt:i4>5</vt:i4>
      </vt:variant>
      <vt:variant>
        <vt:lpwstr/>
      </vt:variant>
      <vt:variant>
        <vt:lpwstr>_Toc493774904</vt:lpwstr>
      </vt:variant>
      <vt:variant>
        <vt:i4>1900601</vt:i4>
      </vt:variant>
      <vt:variant>
        <vt:i4>650</vt:i4>
      </vt:variant>
      <vt:variant>
        <vt:i4>0</vt:i4>
      </vt:variant>
      <vt:variant>
        <vt:i4>5</vt:i4>
      </vt:variant>
      <vt:variant>
        <vt:lpwstr/>
      </vt:variant>
      <vt:variant>
        <vt:lpwstr>_Toc493774903</vt:lpwstr>
      </vt:variant>
      <vt:variant>
        <vt:i4>1900601</vt:i4>
      </vt:variant>
      <vt:variant>
        <vt:i4>644</vt:i4>
      </vt:variant>
      <vt:variant>
        <vt:i4>0</vt:i4>
      </vt:variant>
      <vt:variant>
        <vt:i4>5</vt:i4>
      </vt:variant>
      <vt:variant>
        <vt:lpwstr/>
      </vt:variant>
      <vt:variant>
        <vt:lpwstr>_Toc493774902</vt:lpwstr>
      </vt:variant>
      <vt:variant>
        <vt:i4>1900601</vt:i4>
      </vt:variant>
      <vt:variant>
        <vt:i4>638</vt:i4>
      </vt:variant>
      <vt:variant>
        <vt:i4>0</vt:i4>
      </vt:variant>
      <vt:variant>
        <vt:i4>5</vt:i4>
      </vt:variant>
      <vt:variant>
        <vt:lpwstr/>
      </vt:variant>
      <vt:variant>
        <vt:lpwstr>_Toc493774901</vt:lpwstr>
      </vt:variant>
      <vt:variant>
        <vt:i4>1900601</vt:i4>
      </vt:variant>
      <vt:variant>
        <vt:i4>632</vt:i4>
      </vt:variant>
      <vt:variant>
        <vt:i4>0</vt:i4>
      </vt:variant>
      <vt:variant>
        <vt:i4>5</vt:i4>
      </vt:variant>
      <vt:variant>
        <vt:lpwstr/>
      </vt:variant>
      <vt:variant>
        <vt:lpwstr>_Toc493774900</vt:lpwstr>
      </vt:variant>
      <vt:variant>
        <vt:i4>1310776</vt:i4>
      </vt:variant>
      <vt:variant>
        <vt:i4>626</vt:i4>
      </vt:variant>
      <vt:variant>
        <vt:i4>0</vt:i4>
      </vt:variant>
      <vt:variant>
        <vt:i4>5</vt:i4>
      </vt:variant>
      <vt:variant>
        <vt:lpwstr/>
      </vt:variant>
      <vt:variant>
        <vt:lpwstr>_Toc493774899</vt:lpwstr>
      </vt:variant>
      <vt:variant>
        <vt:i4>1310776</vt:i4>
      </vt:variant>
      <vt:variant>
        <vt:i4>620</vt:i4>
      </vt:variant>
      <vt:variant>
        <vt:i4>0</vt:i4>
      </vt:variant>
      <vt:variant>
        <vt:i4>5</vt:i4>
      </vt:variant>
      <vt:variant>
        <vt:lpwstr/>
      </vt:variant>
      <vt:variant>
        <vt:lpwstr>_Toc493774898</vt:lpwstr>
      </vt:variant>
      <vt:variant>
        <vt:i4>1310776</vt:i4>
      </vt:variant>
      <vt:variant>
        <vt:i4>614</vt:i4>
      </vt:variant>
      <vt:variant>
        <vt:i4>0</vt:i4>
      </vt:variant>
      <vt:variant>
        <vt:i4>5</vt:i4>
      </vt:variant>
      <vt:variant>
        <vt:lpwstr/>
      </vt:variant>
      <vt:variant>
        <vt:lpwstr>_Toc493774897</vt:lpwstr>
      </vt:variant>
      <vt:variant>
        <vt:i4>1310776</vt:i4>
      </vt:variant>
      <vt:variant>
        <vt:i4>608</vt:i4>
      </vt:variant>
      <vt:variant>
        <vt:i4>0</vt:i4>
      </vt:variant>
      <vt:variant>
        <vt:i4>5</vt:i4>
      </vt:variant>
      <vt:variant>
        <vt:lpwstr/>
      </vt:variant>
      <vt:variant>
        <vt:lpwstr>_Toc493774896</vt:lpwstr>
      </vt:variant>
      <vt:variant>
        <vt:i4>1310776</vt:i4>
      </vt:variant>
      <vt:variant>
        <vt:i4>602</vt:i4>
      </vt:variant>
      <vt:variant>
        <vt:i4>0</vt:i4>
      </vt:variant>
      <vt:variant>
        <vt:i4>5</vt:i4>
      </vt:variant>
      <vt:variant>
        <vt:lpwstr/>
      </vt:variant>
      <vt:variant>
        <vt:lpwstr>_Toc493774895</vt:lpwstr>
      </vt:variant>
      <vt:variant>
        <vt:i4>1310776</vt:i4>
      </vt:variant>
      <vt:variant>
        <vt:i4>596</vt:i4>
      </vt:variant>
      <vt:variant>
        <vt:i4>0</vt:i4>
      </vt:variant>
      <vt:variant>
        <vt:i4>5</vt:i4>
      </vt:variant>
      <vt:variant>
        <vt:lpwstr/>
      </vt:variant>
      <vt:variant>
        <vt:lpwstr>_Toc493774894</vt:lpwstr>
      </vt:variant>
      <vt:variant>
        <vt:i4>1310776</vt:i4>
      </vt:variant>
      <vt:variant>
        <vt:i4>590</vt:i4>
      </vt:variant>
      <vt:variant>
        <vt:i4>0</vt:i4>
      </vt:variant>
      <vt:variant>
        <vt:i4>5</vt:i4>
      </vt:variant>
      <vt:variant>
        <vt:lpwstr/>
      </vt:variant>
      <vt:variant>
        <vt:lpwstr>_Toc493774893</vt:lpwstr>
      </vt:variant>
      <vt:variant>
        <vt:i4>1310776</vt:i4>
      </vt:variant>
      <vt:variant>
        <vt:i4>584</vt:i4>
      </vt:variant>
      <vt:variant>
        <vt:i4>0</vt:i4>
      </vt:variant>
      <vt:variant>
        <vt:i4>5</vt:i4>
      </vt:variant>
      <vt:variant>
        <vt:lpwstr/>
      </vt:variant>
      <vt:variant>
        <vt:lpwstr>_Toc493774892</vt:lpwstr>
      </vt:variant>
      <vt:variant>
        <vt:i4>1310776</vt:i4>
      </vt:variant>
      <vt:variant>
        <vt:i4>578</vt:i4>
      </vt:variant>
      <vt:variant>
        <vt:i4>0</vt:i4>
      </vt:variant>
      <vt:variant>
        <vt:i4>5</vt:i4>
      </vt:variant>
      <vt:variant>
        <vt:lpwstr/>
      </vt:variant>
      <vt:variant>
        <vt:lpwstr>_Toc493774891</vt:lpwstr>
      </vt:variant>
      <vt:variant>
        <vt:i4>1310776</vt:i4>
      </vt:variant>
      <vt:variant>
        <vt:i4>572</vt:i4>
      </vt:variant>
      <vt:variant>
        <vt:i4>0</vt:i4>
      </vt:variant>
      <vt:variant>
        <vt:i4>5</vt:i4>
      </vt:variant>
      <vt:variant>
        <vt:lpwstr/>
      </vt:variant>
      <vt:variant>
        <vt:lpwstr>_Toc493774890</vt:lpwstr>
      </vt:variant>
      <vt:variant>
        <vt:i4>1376312</vt:i4>
      </vt:variant>
      <vt:variant>
        <vt:i4>566</vt:i4>
      </vt:variant>
      <vt:variant>
        <vt:i4>0</vt:i4>
      </vt:variant>
      <vt:variant>
        <vt:i4>5</vt:i4>
      </vt:variant>
      <vt:variant>
        <vt:lpwstr/>
      </vt:variant>
      <vt:variant>
        <vt:lpwstr>_Toc493774889</vt:lpwstr>
      </vt:variant>
      <vt:variant>
        <vt:i4>1376312</vt:i4>
      </vt:variant>
      <vt:variant>
        <vt:i4>560</vt:i4>
      </vt:variant>
      <vt:variant>
        <vt:i4>0</vt:i4>
      </vt:variant>
      <vt:variant>
        <vt:i4>5</vt:i4>
      </vt:variant>
      <vt:variant>
        <vt:lpwstr/>
      </vt:variant>
      <vt:variant>
        <vt:lpwstr>_Toc493774888</vt:lpwstr>
      </vt:variant>
      <vt:variant>
        <vt:i4>1376312</vt:i4>
      </vt:variant>
      <vt:variant>
        <vt:i4>554</vt:i4>
      </vt:variant>
      <vt:variant>
        <vt:i4>0</vt:i4>
      </vt:variant>
      <vt:variant>
        <vt:i4>5</vt:i4>
      </vt:variant>
      <vt:variant>
        <vt:lpwstr/>
      </vt:variant>
      <vt:variant>
        <vt:lpwstr>_Toc493774887</vt:lpwstr>
      </vt:variant>
      <vt:variant>
        <vt:i4>1376312</vt:i4>
      </vt:variant>
      <vt:variant>
        <vt:i4>548</vt:i4>
      </vt:variant>
      <vt:variant>
        <vt:i4>0</vt:i4>
      </vt:variant>
      <vt:variant>
        <vt:i4>5</vt:i4>
      </vt:variant>
      <vt:variant>
        <vt:lpwstr/>
      </vt:variant>
      <vt:variant>
        <vt:lpwstr>_Toc493774886</vt:lpwstr>
      </vt:variant>
      <vt:variant>
        <vt:i4>1376312</vt:i4>
      </vt:variant>
      <vt:variant>
        <vt:i4>542</vt:i4>
      </vt:variant>
      <vt:variant>
        <vt:i4>0</vt:i4>
      </vt:variant>
      <vt:variant>
        <vt:i4>5</vt:i4>
      </vt:variant>
      <vt:variant>
        <vt:lpwstr/>
      </vt:variant>
      <vt:variant>
        <vt:lpwstr>_Toc493774885</vt:lpwstr>
      </vt:variant>
      <vt:variant>
        <vt:i4>1376312</vt:i4>
      </vt:variant>
      <vt:variant>
        <vt:i4>536</vt:i4>
      </vt:variant>
      <vt:variant>
        <vt:i4>0</vt:i4>
      </vt:variant>
      <vt:variant>
        <vt:i4>5</vt:i4>
      </vt:variant>
      <vt:variant>
        <vt:lpwstr/>
      </vt:variant>
      <vt:variant>
        <vt:lpwstr>_Toc493774884</vt:lpwstr>
      </vt:variant>
      <vt:variant>
        <vt:i4>1376312</vt:i4>
      </vt:variant>
      <vt:variant>
        <vt:i4>530</vt:i4>
      </vt:variant>
      <vt:variant>
        <vt:i4>0</vt:i4>
      </vt:variant>
      <vt:variant>
        <vt:i4>5</vt:i4>
      </vt:variant>
      <vt:variant>
        <vt:lpwstr/>
      </vt:variant>
      <vt:variant>
        <vt:lpwstr>_Toc493774883</vt:lpwstr>
      </vt:variant>
      <vt:variant>
        <vt:i4>1376312</vt:i4>
      </vt:variant>
      <vt:variant>
        <vt:i4>524</vt:i4>
      </vt:variant>
      <vt:variant>
        <vt:i4>0</vt:i4>
      </vt:variant>
      <vt:variant>
        <vt:i4>5</vt:i4>
      </vt:variant>
      <vt:variant>
        <vt:lpwstr/>
      </vt:variant>
      <vt:variant>
        <vt:lpwstr>_Toc493774882</vt:lpwstr>
      </vt:variant>
      <vt:variant>
        <vt:i4>1376312</vt:i4>
      </vt:variant>
      <vt:variant>
        <vt:i4>518</vt:i4>
      </vt:variant>
      <vt:variant>
        <vt:i4>0</vt:i4>
      </vt:variant>
      <vt:variant>
        <vt:i4>5</vt:i4>
      </vt:variant>
      <vt:variant>
        <vt:lpwstr/>
      </vt:variant>
      <vt:variant>
        <vt:lpwstr>_Toc493774881</vt:lpwstr>
      </vt:variant>
      <vt:variant>
        <vt:i4>1376312</vt:i4>
      </vt:variant>
      <vt:variant>
        <vt:i4>512</vt:i4>
      </vt:variant>
      <vt:variant>
        <vt:i4>0</vt:i4>
      </vt:variant>
      <vt:variant>
        <vt:i4>5</vt:i4>
      </vt:variant>
      <vt:variant>
        <vt:lpwstr/>
      </vt:variant>
      <vt:variant>
        <vt:lpwstr>_Toc493774880</vt:lpwstr>
      </vt:variant>
      <vt:variant>
        <vt:i4>1703992</vt:i4>
      </vt:variant>
      <vt:variant>
        <vt:i4>506</vt:i4>
      </vt:variant>
      <vt:variant>
        <vt:i4>0</vt:i4>
      </vt:variant>
      <vt:variant>
        <vt:i4>5</vt:i4>
      </vt:variant>
      <vt:variant>
        <vt:lpwstr/>
      </vt:variant>
      <vt:variant>
        <vt:lpwstr>_Toc493774879</vt:lpwstr>
      </vt:variant>
      <vt:variant>
        <vt:i4>1703992</vt:i4>
      </vt:variant>
      <vt:variant>
        <vt:i4>500</vt:i4>
      </vt:variant>
      <vt:variant>
        <vt:i4>0</vt:i4>
      </vt:variant>
      <vt:variant>
        <vt:i4>5</vt:i4>
      </vt:variant>
      <vt:variant>
        <vt:lpwstr/>
      </vt:variant>
      <vt:variant>
        <vt:lpwstr>_Toc493774878</vt:lpwstr>
      </vt:variant>
      <vt:variant>
        <vt:i4>1703992</vt:i4>
      </vt:variant>
      <vt:variant>
        <vt:i4>494</vt:i4>
      </vt:variant>
      <vt:variant>
        <vt:i4>0</vt:i4>
      </vt:variant>
      <vt:variant>
        <vt:i4>5</vt:i4>
      </vt:variant>
      <vt:variant>
        <vt:lpwstr/>
      </vt:variant>
      <vt:variant>
        <vt:lpwstr>_Toc493774877</vt:lpwstr>
      </vt:variant>
      <vt:variant>
        <vt:i4>1703992</vt:i4>
      </vt:variant>
      <vt:variant>
        <vt:i4>488</vt:i4>
      </vt:variant>
      <vt:variant>
        <vt:i4>0</vt:i4>
      </vt:variant>
      <vt:variant>
        <vt:i4>5</vt:i4>
      </vt:variant>
      <vt:variant>
        <vt:lpwstr/>
      </vt:variant>
      <vt:variant>
        <vt:lpwstr>_Toc493774876</vt:lpwstr>
      </vt:variant>
      <vt:variant>
        <vt:i4>1703992</vt:i4>
      </vt:variant>
      <vt:variant>
        <vt:i4>482</vt:i4>
      </vt:variant>
      <vt:variant>
        <vt:i4>0</vt:i4>
      </vt:variant>
      <vt:variant>
        <vt:i4>5</vt:i4>
      </vt:variant>
      <vt:variant>
        <vt:lpwstr/>
      </vt:variant>
      <vt:variant>
        <vt:lpwstr>_Toc493774875</vt:lpwstr>
      </vt:variant>
      <vt:variant>
        <vt:i4>1703992</vt:i4>
      </vt:variant>
      <vt:variant>
        <vt:i4>476</vt:i4>
      </vt:variant>
      <vt:variant>
        <vt:i4>0</vt:i4>
      </vt:variant>
      <vt:variant>
        <vt:i4>5</vt:i4>
      </vt:variant>
      <vt:variant>
        <vt:lpwstr/>
      </vt:variant>
      <vt:variant>
        <vt:lpwstr>_Toc493774874</vt:lpwstr>
      </vt:variant>
      <vt:variant>
        <vt:i4>1703992</vt:i4>
      </vt:variant>
      <vt:variant>
        <vt:i4>470</vt:i4>
      </vt:variant>
      <vt:variant>
        <vt:i4>0</vt:i4>
      </vt:variant>
      <vt:variant>
        <vt:i4>5</vt:i4>
      </vt:variant>
      <vt:variant>
        <vt:lpwstr/>
      </vt:variant>
      <vt:variant>
        <vt:lpwstr>_Toc493774873</vt:lpwstr>
      </vt:variant>
      <vt:variant>
        <vt:i4>1703992</vt:i4>
      </vt:variant>
      <vt:variant>
        <vt:i4>464</vt:i4>
      </vt:variant>
      <vt:variant>
        <vt:i4>0</vt:i4>
      </vt:variant>
      <vt:variant>
        <vt:i4>5</vt:i4>
      </vt:variant>
      <vt:variant>
        <vt:lpwstr/>
      </vt:variant>
      <vt:variant>
        <vt:lpwstr>_Toc493774872</vt:lpwstr>
      </vt:variant>
      <vt:variant>
        <vt:i4>1703992</vt:i4>
      </vt:variant>
      <vt:variant>
        <vt:i4>458</vt:i4>
      </vt:variant>
      <vt:variant>
        <vt:i4>0</vt:i4>
      </vt:variant>
      <vt:variant>
        <vt:i4>5</vt:i4>
      </vt:variant>
      <vt:variant>
        <vt:lpwstr/>
      </vt:variant>
      <vt:variant>
        <vt:lpwstr>_Toc493774871</vt:lpwstr>
      </vt:variant>
      <vt:variant>
        <vt:i4>1703992</vt:i4>
      </vt:variant>
      <vt:variant>
        <vt:i4>452</vt:i4>
      </vt:variant>
      <vt:variant>
        <vt:i4>0</vt:i4>
      </vt:variant>
      <vt:variant>
        <vt:i4>5</vt:i4>
      </vt:variant>
      <vt:variant>
        <vt:lpwstr/>
      </vt:variant>
      <vt:variant>
        <vt:lpwstr>_Toc493774870</vt:lpwstr>
      </vt:variant>
      <vt:variant>
        <vt:i4>1769528</vt:i4>
      </vt:variant>
      <vt:variant>
        <vt:i4>446</vt:i4>
      </vt:variant>
      <vt:variant>
        <vt:i4>0</vt:i4>
      </vt:variant>
      <vt:variant>
        <vt:i4>5</vt:i4>
      </vt:variant>
      <vt:variant>
        <vt:lpwstr/>
      </vt:variant>
      <vt:variant>
        <vt:lpwstr>_Toc493774869</vt:lpwstr>
      </vt:variant>
      <vt:variant>
        <vt:i4>1769528</vt:i4>
      </vt:variant>
      <vt:variant>
        <vt:i4>440</vt:i4>
      </vt:variant>
      <vt:variant>
        <vt:i4>0</vt:i4>
      </vt:variant>
      <vt:variant>
        <vt:i4>5</vt:i4>
      </vt:variant>
      <vt:variant>
        <vt:lpwstr/>
      </vt:variant>
      <vt:variant>
        <vt:lpwstr>_Toc493774868</vt:lpwstr>
      </vt:variant>
      <vt:variant>
        <vt:i4>1769528</vt:i4>
      </vt:variant>
      <vt:variant>
        <vt:i4>434</vt:i4>
      </vt:variant>
      <vt:variant>
        <vt:i4>0</vt:i4>
      </vt:variant>
      <vt:variant>
        <vt:i4>5</vt:i4>
      </vt:variant>
      <vt:variant>
        <vt:lpwstr/>
      </vt:variant>
      <vt:variant>
        <vt:lpwstr>_Toc493774867</vt:lpwstr>
      </vt:variant>
      <vt:variant>
        <vt:i4>1769528</vt:i4>
      </vt:variant>
      <vt:variant>
        <vt:i4>428</vt:i4>
      </vt:variant>
      <vt:variant>
        <vt:i4>0</vt:i4>
      </vt:variant>
      <vt:variant>
        <vt:i4>5</vt:i4>
      </vt:variant>
      <vt:variant>
        <vt:lpwstr/>
      </vt:variant>
      <vt:variant>
        <vt:lpwstr>_Toc493774866</vt:lpwstr>
      </vt:variant>
      <vt:variant>
        <vt:i4>1769528</vt:i4>
      </vt:variant>
      <vt:variant>
        <vt:i4>422</vt:i4>
      </vt:variant>
      <vt:variant>
        <vt:i4>0</vt:i4>
      </vt:variant>
      <vt:variant>
        <vt:i4>5</vt:i4>
      </vt:variant>
      <vt:variant>
        <vt:lpwstr/>
      </vt:variant>
      <vt:variant>
        <vt:lpwstr>_Toc493774865</vt:lpwstr>
      </vt:variant>
      <vt:variant>
        <vt:i4>1769528</vt:i4>
      </vt:variant>
      <vt:variant>
        <vt:i4>416</vt:i4>
      </vt:variant>
      <vt:variant>
        <vt:i4>0</vt:i4>
      </vt:variant>
      <vt:variant>
        <vt:i4>5</vt:i4>
      </vt:variant>
      <vt:variant>
        <vt:lpwstr/>
      </vt:variant>
      <vt:variant>
        <vt:lpwstr>_Toc493774864</vt:lpwstr>
      </vt:variant>
      <vt:variant>
        <vt:i4>1769528</vt:i4>
      </vt:variant>
      <vt:variant>
        <vt:i4>410</vt:i4>
      </vt:variant>
      <vt:variant>
        <vt:i4>0</vt:i4>
      </vt:variant>
      <vt:variant>
        <vt:i4>5</vt:i4>
      </vt:variant>
      <vt:variant>
        <vt:lpwstr/>
      </vt:variant>
      <vt:variant>
        <vt:lpwstr>_Toc493774863</vt:lpwstr>
      </vt:variant>
      <vt:variant>
        <vt:i4>1769528</vt:i4>
      </vt:variant>
      <vt:variant>
        <vt:i4>404</vt:i4>
      </vt:variant>
      <vt:variant>
        <vt:i4>0</vt:i4>
      </vt:variant>
      <vt:variant>
        <vt:i4>5</vt:i4>
      </vt:variant>
      <vt:variant>
        <vt:lpwstr/>
      </vt:variant>
      <vt:variant>
        <vt:lpwstr>_Toc493774862</vt:lpwstr>
      </vt:variant>
      <vt:variant>
        <vt:i4>1769528</vt:i4>
      </vt:variant>
      <vt:variant>
        <vt:i4>398</vt:i4>
      </vt:variant>
      <vt:variant>
        <vt:i4>0</vt:i4>
      </vt:variant>
      <vt:variant>
        <vt:i4>5</vt:i4>
      </vt:variant>
      <vt:variant>
        <vt:lpwstr/>
      </vt:variant>
      <vt:variant>
        <vt:lpwstr>_Toc493774861</vt:lpwstr>
      </vt:variant>
      <vt:variant>
        <vt:i4>1769528</vt:i4>
      </vt:variant>
      <vt:variant>
        <vt:i4>392</vt:i4>
      </vt:variant>
      <vt:variant>
        <vt:i4>0</vt:i4>
      </vt:variant>
      <vt:variant>
        <vt:i4>5</vt:i4>
      </vt:variant>
      <vt:variant>
        <vt:lpwstr/>
      </vt:variant>
      <vt:variant>
        <vt:lpwstr>_Toc493774860</vt:lpwstr>
      </vt:variant>
      <vt:variant>
        <vt:i4>1572920</vt:i4>
      </vt:variant>
      <vt:variant>
        <vt:i4>386</vt:i4>
      </vt:variant>
      <vt:variant>
        <vt:i4>0</vt:i4>
      </vt:variant>
      <vt:variant>
        <vt:i4>5</vt:i4>
      </vt:variant>
      <vt:variant>
        <vt:lpwstr/>
      </vt:variant>
      <vt:variant>
        <vt:lpwstr>_Toc493774859</vt:lpwstr>
      </vt:variant>
      <vt:variant>
        <vt:i4>1572920</vt:i4>
      </vt:variant>
      <vt:variant>
        <vt:i4>380</vt:i4>
      </vt:variant>
      <vt:variant>
        <vt:i4>0</vt:i4>
      </vt:variant>
      <vt:variant>
        <vt:i4>5</vt:i4>
      </vt:variant>
      <vt:variant>
        <vt:lpwstr/>
      </vt:variant>
      <vt:variant>
        <vt:lpwstr>_Toc493774858</vt:lpwstr>
      </vt:variant>
      <vt:variant>
        <vt:i4>1572920</vt:i4>
      </vt:variant>
      <vt:variant>
        <vt:i4>374</vt:i4>
      </vt:variant>
      <vt:variant>
        <vt:i4>0</vt:i4>
      </vt:variant>
      <vt:variant>
        <vt:i4>5</vt:i4>
      </vt:variant>
      <vt:variant>
        <vt:lpwstr/>
      </vt:variant>
      <vt:variant>
        <vt:lpwstr>_Toc493774857</vt:lpwstr>
      </vt:variant>
      <vt:variant>
        <vt:i4>1572920</vt:i4>
      </vt:variant>
      <vt:variant>
        <vt:i4>368</vt:i4>
      </vt:variant>
      <vt:variant>
        <vt:i4>0</vt:i4>
      </vt:variant>
      <vt:variant>
        <vt:i4>5</vt:i4>
      </vt:variant>
      <vt:variant>
        <vt:lpwstr/>
      </vt:variant>
      <vt:variant>
        <vt:lpwstr>_Toc493774856</vt:lpwstr>
      </vt:variant>
      <vt:variant>
        <vt:i4>1572920</vt:i4>
      </vt:variant>
      <vt:variant>
        <vt:i4>362</vt:i4>
      </vt:variant>
      <vt:variant>
        <vt:i4>0</vt:i4>
      </vt:variant>
      <vt:variant>
        <vt:i4>5</vt:i4>
      </vt:variant>
      <vt:variant>
        <vt:lpwstr/>
      </vt:variant>
      <vt:variant>
        <vt:lpwstr>_Toc493774855</vt:lpwstr>
      </vt:variant>
      <vt:variant>
        <vt:i4>1572920</vt:i4>
      </vt:variant>
      <vt:variant>
        <vt:i4>356</vt:i4>
      </vt:variant>
      <vt:variant>
        <vt:i4>0</vt:i4>
      </vt:variant>
      <vt:variant>
        <vt:i4>5</vt:i4>
      </vt:variant>
      <vt:variant>
        <vt:lpwstr/>
      </vt:variant>
      <vt:variant>
        <vt:lpwstr>_Toc493774854</vt:lpwstr>
      </vt:variant>
      <vt:variant>
        <vt:i4>1572920</vt:i4>
      </vt:variant>
      <vt:variant>
        <vt:i4>350</vt:i4>
      </vt:variant>
      <vt:variant>
        <vt:i4>0</vt:i4>
      </vt:variant>
      <vt:variant>
        <vt:i4>5</vt:i4>
      </vt:variant>
      <vt:variant>
        <vt:lpwstr/>
      </vt:variant>
      <vt:variant>
        <vt:lpwstr>_Toc493774853</vt:lpwstr>
      </vt:variant>
      <vt:variant>
        <vt:i4>1572920</vt:i4>
      </vt:variant>
      <vt:variant>
        <vt:i4>344</vt:i4>
      </vt:variant>
      <vt:variant>
        <vt:i4>0</vt:i4>
      </vt:variant>
      <vt:variant>
        <vt:i4>5</vt:i4>
      </vt:variant>
      <vt:variant>
        <vt:lpwstr/>
      </vt:variant>
      <vt:variant>
        <vt:lpwstr>_Toc493774852</vt:lpwstr>
      </vt:variant>
      <vt:variant>
        <vt:i4>1572920</vt:i4>
      </vt:variant>
      <vt:variant>
        <vt:i4>338</vt:i4>
      </vt:variant>
      <vt:variant>
        <vt:i4>0</vt:i4>
      </vt:variant>
      <vt:variant>
        <vt:i4>5</vt:i4>
      </vt:variant>
      <vt:variant>
        <vt:lpwstr/>
      </vt:variant>
      <vt:variant>
        <vt:lpwstr>_Toc493774851</vt:lpwstr>
      </vt:variant>
      <vt:variant>
        <vt:i4>1572920</vt:i4>
      </vt:variant>
      <vt:variant>
        <vt:i4>332</vt:i4>
      </vt:variant>
      <vt:variant>
        <vt:i4>0</vt:i4>
      </vt:variant>
      <vt:variant>
        <vt:i4>5</vt:i4>
      </vt:variant>
      <vt:variant>
        <vt:lpwstr/>
      </vt:variant>
      <vt:variant>
        <vt:lpwstr>_Toc493774850</vt:lpwstr>
      </vt:variant>
      <vt:variant>
        <vt:i4>1638456</vt:i4>
      </vt:variant>
      <vt:variant>
        <vt:i4>326</vt:i4>
      </vt:variant>
      <vt:variant>
        <vt:i4>0</vt:i4>
      </vt:variant>
      <vt:variant>
        <vt:i4>5</vt:i4>
      </vt:variant>
      <vt:variant>
        <vt:lpwstr/>
      </vt:variant>
      <vt:variant>
        <vt:lpwstr>_Toc493774849</vt:lpwstr>
      </vt:variant>
      <vt:variant>
        <vt:i4>1638456</vt:i4>
      </vt:variant>
      <vt:variant>
        <vt:i4>320</vt:i4>
      </vt:variant>
      <vt:variant>
        <vt:i4>0</vt:i4>
      </vt:variant>
      <vt:variant>
        <vt:i4>5</vt:i4>
      </vt:variant>
      <vt:variant>
        <vt:lpwstr/>
      </vt:variant>
      <vt:variant>
        <vt:lpwstr>_Toc493774848</vt:lpwstr>
      </vt:variant>
      <vt:variant>
        <vt:i4>1638456</vt:i4>
      </vt:variant>
      <vt:variant>
        <vt:i4>314</vt:i4>
      </vt:variant>
      <vt:variant>
        <vt:i4>0</vt:i4>
      </vt:variant>
      <vt:variant>
        <vt:i4>5</vt:i4>
      </vt:variant>
      <vt:variant>
        <vt:lpwstr/>
      </vt:variant>
      <vt:variant>
        <vt:lpwstr>_Toc493774847</vt:lpwstr>
      </vt:variant>
      <vt:variant>
        <vt:i4>1638456</vt:i4>
      </vt:variant>
      <vt:variant>
        <vt:i4>308</vt:i4>
      </vt:variant>
      <vt:variant>
        <vt:i4>0</vt:i4>
      </vt:variant>
      <vt:variant>
        <vt:i4>5</vt:i4>
      </vt:variant>
      <vt:variant>
        <vt:lpwstr/>
      </vt:variant>
      <vt:variant>
        <vt:lpwstr>_Toc493774846</vt:lpwstr>
      </vt:variant>
      <vt:variant>
        <vt:i4>1638456</vt:i4>
      </vt:variant>
      <vt:variant>
        <vt:i4>302</vt:i4>
      </vt:variant>
      <vt:variant>
        <vt:i4>0</vt:i4>
      </vt:variant>
      <vt:variant>
        <vt:i4>5</vt:i4>
      </vt:variant>
      <vt:variant>
        <vt:lpwstr/>
      </vt:variant>
      <vt:variant>
        <vt:lpwstr>_Toc493774845</vt:lpwstr>
      </vt:variant>
      <vt:variant>
        <vt:i4>1638456</vt:i4>
      </vt:variant>
      <vt:variant>
        <vt:i4>296</vt:i4>
      </vt:variant>
      <vt:variant>
        <vt:i4>0</vt:i4>
      </vt:variant>
      <vt:variant>
        <vt:i4>5</vt:i4>
      </vt:variant>
      <vt:variant>
        <vt:lpwstr/>
      </vt:variant>
      <vt:variant>
        <vt:lpwstr>_Toc493774844</vt:lpwstr>
      </vt:variant>
      <vt:variant>
        <vt:i4>1638456</vt:i4>
      </vt:variant>
      <vt:variant>
        <vt:i4>290</vt:i4>
      </vt:variant>
      <vt:variant>
        <vt:i4>0</vt:i4>
      </vt:variant>
      <vt:variant>
        <vt:i4>5</vt:i4>
      </vt:variant>
      <vt:variant>
        <vt:lpwstr/>
      </vt:variant>
      <vt:variant>
        <vt:lpwstr>_Toc493774843</vt:lpwstr>
      </vt:variant>
      <vt:variant>
        <vt:i4>1638456</vt:i4>
      </vt:variant>
      <vt:variant>
        <vt:i4>284</vt:i4>
      </vt:variant>
      <vt:variant>
        <vt:i4>0</vt:i4>
      </vt:variant>
      <vt:variant>
        <vt:i4>5</vt:i4>
      </vt:variant>
      <vt:variant>
        <vt:lpwstr/>
      </vt:variant>
      <vt:variant>
        <vt:lpwstr>_Toc493774842</vt:lpwstr>
      </vt:variant>
      <vt:variant>
        <vt:i4>1638456</vt:i4>
      </vt:variant>
      <vt:variant>
        <vt:i4>278</vt:i4>
      </vt:variant>
      <vt:variant>
        <vt:i4>0</vt:i4>
      </vt:variant>
      <vt:variant>
        <vt:i4>5</vt:i4>
      </vt:variant>
      <vt:variant>
        <vt:lpwstr/>
      </vt:variant>
      <vt:variant>
        <vt:lpwstr>_Toc493774841</vt:lpwstr>
      </vt:variant>
      <vt:variant>
        <vt:i4>1638456</vt:i4>
      </vt:variant>
      <vt:variant>
        <vt:i4>272</vt:i4>
      </vt:variant>
      <vt:variant>
        <vt:i4>0</vt:i4>
      </vt:variant>
      <vt:variant>
        <vt:i4>5</vt:i4>
      </vt:variant>
      <vt:variant>
        <vt:lpwstr/>
      </vt:variant>
      <vt:variant>
        <vt:lpwstr>_Toc493774840</vt:lpwstr>
      </vt:variant>
      <vt:variant>
        <vt:i4>1966136</vt:i4>
      </vt:variant>
      <vt:variant>
        <vt:i4>266</vt:i4>
      </vt:variant>
      <vt:variant>
        <vt:i4>0</vt:i4>
      </vt:variant>
      <vt:variant>
        <vt:i4>5</vt:i4>
      </vt:variant>
      <vt:variant>
        <vt:lpwstr/>
      </vt:variant>
      <vt:variant>
        <vt:lpwstr>_Toc493774839</vt:lpwstr>
      </vt:variant>
      <vt:variant>
        <vt:i4>1966136</vt:i4>
      </vt:variant>
      <vt:variant>
        <vt:i4>260</vt:i4>
      </vt:variant>
      <vt:variant>
        <vt:i4>0</vt:i4>
      </vt:variant>
      <vt:variant>
        <vt:i4>5</vt:i4>
      </vt:variant>
      <vt:variant>
        <vt:lpwstr/>
      </vt:variant>
      <vt:variant>
        <vt:lpwstr>_Toc493774838</vt:lpwstr>
      </vt:variant>
      <vt:variant>
        <vt:i4>1966136</vt:i4>
      </vt:variant>
      <vt:variant>
        <vt:i4>254</vt:i4>
      </vt:variant>
      <vt:variant>
        <vt:i4>0</vt:i4>
      </vt:variant>
      <vt:variant>
        <vt:i4>5</vt:i4>
      </vt:variant>
      <vt:variant>
        <vt:lpwstr/>
      </vt:variant>
      <vt:variant>
        <vt:lpwstr>_Toc493774837</vt:lpwstr>
      </vt:variant>
      <vt:variant>
        <vt:i4>1966136</vt:i4>
      </vt:variant>
      <vt:variant>
        <vt:i4>248</vt:i4>
      </vt:variant>
      <vt:variant>
        <vt:i4>0</vt:i4>
      </vt:variant>
      <vt:variant>
        <vt:i4>5</vt:i4>
      </vt:variant>
      <vt:variant>
        <vt:lpwstr/>
      </vt:variant>
      <vt:variant>
        <vt:lpwstr>_Toc493774836</vt:lpwstr>
      </vt:variant>
      <vt:variant>
        <vt:i4>1966136</vt:i4>
      </vt:variant>
      <vt:variant>
        <vt:i4>242</vt:i4>
      </vt:variant>
      <vt:variant>
        <vt:i4>0</vt:i4>
      </vt:variant>
      <vt:variant>
        <vt:i4>5</vt:i4>
      </vt:variant>
      <vt:variant>
        <vt:lpwstr/>
      </vt:variant>
      <vt:variant>
        <vt:lpwstr>_Toc493774835</vt:lpwstr>
      </vt:variant>
      <vt:variant>
        <vt:i4>1966136</vt:i4>
      </vt:variant>
      <vt:variant>
        <vt:i4>236</vt:i4>
      </vt:variant>
      <vt:variant>
        <vt:i4>0</vt:i4>
      </vt:variant>
      <vt:variant>
        <vt:i4>5</vt:i4>
      </vt:variant>
      <vt:variant>
        <vt:lpwstr/>
      </vt:variant>
      <vt:variant>
        <vt:lpwstr>_Toc493774834</vt:lpwstr>
      </vt:variant>
      <vt:variant>
        <vt:i4>1966136</vt:i4>
      </vt:variant>
      <vt:variant>
        <vt:i4>230</vt:i4>
      </vt:variant>
      <vt:variant>
        <vt:i4>0</vt:i4>
      </vt:variant>
      <vt:variant>
        <vt:i4>5</vt:i4>
      </vt:variant>
      <vt:variant>
        <vt:lpwstr/>
      </vt:variant>
      <vt:variant>
        <vt:lpwstr>_Toc493774833</vt:lpwstr>
      </vt:variant>
      <vt:variant>
        <vt:i4>1966136</vt:i4>
      </vt:variant>
      <vt:variant>
        <vt:i4>224</vt:i4>
      </vt:variant>
      <vt:variant>
        <vt:i4>0</vt:i4>
      </vt:variant>
      <vt:variant>
        <vt:i4>5</vt:i4>
      </vt:variant>
      <vt:variant>
        <vt:lpwstr/>
      </vt:variant>
      <vt:variant>
        <vt:lpwstr>_Toc493774832</vt:lpwstr>
      </vt:variant>
      <vt:variant>
        <vt:i4>1966136</vt:i4>
      </vt:variant>
      <vt:variant>
        <vt:i4>218</vt:i4>
      </vt:variant>
      <vt:variant>
        <vt:i4>0</vt:i4>
      </vt:variant>
      <vt:variant>
        <vt:i4>5</vt:i4>
      </vt:variant>
      <vt:variant>
        <vt:lpwstr/>
      </vt:variant>
      <vt:variant>
        <vt:lpwstr>_Toc493774831</vt:lpwstr>
      </vt:variant>
      <vt:variant>
        <vt:i4>1966136</vt:i4>
      </vt:variant>
      <vt:variant>
        <vt:i4>212</vt:i4>
      </vt:variant>
      <vt:variant>
        <vt:i4>0</vt:i4>
      </vt:variant>
      <vt:variant>
        <vt:i4>5</vt:i4>
      </vt:variant>
      <vt:variant>
        <vt:lpwstr/>
      </vt:variant>
      <vt:variant>
        <vt:lpwstr>_Toc493774830</vt:lpwstr>
      </vt:variant>
      <vt:variant>
        <vt:i4>2031672</vt:i4>
      </vt:variant>
      <vt:variant>
        <vt:i4>206</vt:i4>
      </vt:variant>
      <vt:variant>
        <vt:i4>0</vt:i4>
      </vt:variant>
      <vt:variant>
        <vt:i4>5</vt:i4>
      </vt:variant>
      <vt:variant>
        <vt:lpwstr/>
      </vt:variant>
      <vt:variant>
        <vt:lpwstr>_Toc493774829</vt:lpwstr>
      </vt:variant>
      <vt:variant>
        <vt:i4>2031672</vt:i4>
      </vt:variant>
      <vt:variant>
        <vt:i4>200</vt:i4>
      </vt:variant>
      <vt:variant>
        <vt:i4>0</vt:i4>
      </vt:variant>
      <vt:variant>
        <vt:i4>5</vt:i4>
      </vt:variant>
      <vt:variant>
        <vt:lpwstr/>
      </vt:variant>
      <vt:variant>
        <vt:lpwstr>_Toc493774828</vt:lpwstr>
      </vt:variant>
      <vt:variant>
        <vt:i4>2031672</vt:i4>
      </vt:variant>
      <vt:variant>
        <vt:i4>194</vt:i4>
      </vt:variant>
      <vt:variant>
        <vt:i4>0</vt:i4>
      </vt:variant>
      <vt:variant>
        <vt:i4>5</vt:i4>
      </vt:variant>
      <vt:variant>
        <vt:lpwstr/>
      </vt:variant>
      <vt:variant>
        <vt:lpwstr>_Toc493774827</vt:lpwstr>
      </vt:variant>
      <vt:variant>
        <vt:i4>2031672</vt:i4>
      </vt:variant>
      <vt:variant>
        <vt:i4>188</vt:i4>
      </vt:variant>
      <vt:variant>
        <vt:i4>0</vt:i4>
      </vt:variant>
      <vt:variant>
        <vt:i4>5</vt:i4>
      </vt:variant>
      <vt:variant>
        <vt:lpwstr/>
      </vt:variant>
      <vt:variant>
        <vt:lpwstr>_Toc493774826</vt:lpwstr>
      </vt:variant>
      <vt:variant>
        <vt:i4>2031672</vt:i4>
      </vt:variant>
      <vt:variant>
        <vt:i4>182</vt:i4>
      </vt:variant>
      <vt:variant>
        <vt:i4>0</vt:i4>
      </vt:variant>
      <vt:variant>
        <vt:i4>5</vt:i4>
      </vt:variant>
      <vt:variant>
        <vt:lpwstr/>
      </vt:variant>
      <vt:variant>
        <vt:lpwstr>_Toc493774825</vt:lpwstr>
      </vt:variant>
      <vt:variant>
        <vt:i4>2031672</vt:i4>
      </vt:variant>
      <vt:variant>
        <vt:i4>176</vt:i4>
      </vt:variant>
      <vt:variant>
        <vt:i4>0</vt:i4>
      </vt:variant>
      <vt:variant>
        <vt:i4>5</vt:i4>
      </vt:variant>
      <vt:variant>
        <vt:lpwstr/>
      </vt:variant>
      <vt:variant>
        <vt:lpwstr>_Toc493774824</vt:lpwstr>
      </vt:variant>
      <vt:variant>
        <vt:i4>2031672</vt:i4>
      </vt:variant>
      <vt:variant>
        <vt:i4>170</vt:i4>
      </vt:variant>
      <vt:variant>
        <vt:i4>0</vt:i4>
      </vt:variant>
      <vt:variant>
        <vt:i4>5</vt:i4>
      </vt:variant>
      <vt:variant>
        <vt:lpwstr/>
      </vt:variant>
      <vt:variant>
        <vt:lpwstr>_Toc493774823</vt:lpwstr>
      </vt:variant>
      <vt:variant>
        <vt:i4>2031672</vt:i4>
      </vt:variant>
      <vt:variant>
        <vt:i4>164</vt:i4>
      </vt:variant>
      <vt:variant>
        <vt:i4>0</vt:i4>
      </vt:variant>
      <vt:variant>
        <vt:i4>5</vt:i4>
      </vt:variant>
      <vt:variant>
        <vt:lpwstr/>
      </vt:variant>
      <vt:variant>
        <vt:lpwstr>_Toc493774822</vt:lpwstr>
      </vt:variant>
      <vt:variant>
        <vt:i4>2031672</vt:i4>
      </vt:variant>
      <vt:variant>
        <vt:i4>158</vt:i4>
      </vt:variant>
      <vt:variant>
        <vt:i4>0</vt:i4>
      </vt:variant>
      <vt:variant>
        <vt:i4>5</vt:i4>
      </vt:variant>
      <vt:variant>
        <vt:lpwstr/>
      </vt:variant>
      <vt:variant>
        <vt:lpwstr>_Toc493774821</vt:lpwstr>
      </vt:variant>
      <vt:variant>
        <vt:i4>2031672</vt:i4>
      </vt:variant>
      <vt:variant>
        <vt:i4>152</vt:i4>
      </vt:variant>
      <vt:variant>
        <vt:i4>0</vt:i4>
      </vt:variant>
      <vt:variant>
        <vt:i4>5</vt:i4>
      </vt:variant>
      <vt:variant>
        <vt:lpwstr/>
      </vt:variant>
      <vt:variant>
        <vt:lpwstr>_Toc493774820</vt:lpwstr>
      </vt:variant>
      <vt:variant>
        <vt:i4>1835064</vt:i4>
      </vt:variant>
      <vt:variant>
        <vt:i4>146</vt:i4>
      </vt:variant>
      <vt:variant>
        <vt:i4>0</vt:i4>
      </vt:variant>
      <vt:variant>
        <vt:i4>5</vt:i4>
      </vt:variant>
      <vt:variant>
        <vt:lpwstr/>
      </vt:variant>
      <vt:variant>
        <vt:lpwstr>_Toc493774819</vt:lpwstr>
      </vt:variant>
      <vt:variant>
        <vt:i4>1835064</vt:i4>
      </vt:variant>
      <vt:variant>
        <vt:i4>140</vt:i4>
      </vt:variant>
      <vt:variant>
        <vt:i4>0</vt:i4>
      </vt:variant>
      <vt:variant>
        <vt:i4>5</vt:i4>
      </vt:variant>
      <vt:variant>
        <vt:lpwstr/>
      </vt:variant>
      <vt:variant>
        <vt:lpwstr>_Toc493774818</vt:lpwstr>
      </vt:variant>
      <vt:variant>
        <vt:i4>1835064</vt:i4>
      </vt:variant>
      <vt:variant>
        <vt:i4>134</vt:i4>
      </vt:variant>
      <vt:variant>
        <vt:i4>0</vt:i4>
      </vt:variant>
      <vt:variant>
        <vt:i4>5</vt:i4>
      </vt:variant>
      <vt:variant>
        <vt:lpwstr/>
      </vt:variant>
      <vt:variant>
        <vt:lpwstr>_Toc493774817</vt:lpwstr>
      </vt:variant>
      <vt:variant>
        <vt:i4>1835064</vt:i4>
      </vt:variant>
      <vt:variant>
        <vt:i4>128</vt:i4>
      </vt:variant>
      <vt:variant>
        <vt:i4>0</vt:i4>
      </vt:variant>
      <vt:variant>
        <vt:i4>5</vt:i4>
      </vt:variant>
      <vt:variant>
        <vt:lpwstr/>
      </vt:variant>
      <vt:variant>
        <vt:lpwstr>_Toc493774816</vt:lpwstr>
      </vt:variant>
      <vt:variant>
        <vt:i4>1835064</vt:i4>
      </vt:variant>
      <vt:variant>
        <vt:i4>122</vt:i4>
      </vt:variant>
      <vt:variant>
        <vt:i4>0</vt:i4>
      </vt:variant>
      <vt:variant>
        <vt:i4>5</vt:i4>
      </vt:variant>
      <vt:variant>
        <vt:lpwstr/>
      </vt:variant>
      <vt:variant>
        <vt:lpwstr>_Toc493774815</vt:lpwstr>
      </vt:variant>
      <vt:variant>
        <vt:i4>1835064</vt:i4>
      </vt:variant>
      <vt:variant>
        <vt:i4>116</vt:i4>
      </vt:variant>
      <vt:variant>
        <vt:i4>0</vt:i4>
      </vt:variant>
      <vt:variant>
        <vt:i4>5</vt:i4>
      </vt:variant>
      <vt:variant>
        <vt:lpwstr/>
      </vt:variant>
      <vt:variant>
        <vt:lpwstr>_Toc493774814</vt:lpwstr>
      </vt:variant>
      <vt:variant>
        <vt:i4>1835064</vt:i4>
      </vt:variant>
      <vt:variant>
        <vt:i4>110</vt:i4>
      </vt:variant>
      <vt:variant>
        <vt:i4>0</vt:i4>
      </vt:variant>
      <vt:variant>
        <vt:i4>5</vt:i4>
      </vt:variant>
      <vt:variant>
        <vt:lpwstr/>
      </vt:variant>
      <vt:variant>
        <vt:lpwstr>_Toc493774813</vt:lpwstr>
      </vt:variant>
      <vt:variant>
        <vt:i4>1835064</vt:i4>
      </vt:variant>
      <vt:variant>
        <vt:i4>104</vt:i4>
      </vt:variant>
      <vt:variant>
        <vt:i4>0</vt:i4>
      </vt:variant>
      <vt:variant>
        <vt:i4>5</vt:i4>
      </vt:variant>
      <vt:variant>
        <vt:lpwstr/>
      </vt:variant>
      <vt:variant>
        <vt:lpwstr>_Toc493774812</vt:lpwstr>
      </vt:variant>
      <vt:variant>
        <vt:i4>1835064</vt:i4>
      </vt:variant>
      <vt:variant>
        <vt:i4>98</vt:i4>
      </vt:variant>
      <vt:variant>
        <vt:i4>0</vt:i4>
      </vt:variant>
      <vt:variant>
        <vt:i4>5</vt:i4>
      </vt:variant>
      <vt:variant>
        <vt:lpwstr/>
      </vt:variant>
      <vt:variant>
        <vt:lpwstr>_Toc493774811</vt:lpwstr>
      </vt:variant>
      <vt:variant>
        <vt:i4>1835064</vt:i4>
      </vt:variant>
      <vt:variant>
        <vt:i4>92</vt:i4>
      </vt:variant>
      <vt:variant>
        <vt:i4>0</vt:i4>
      </vt:variant>
      <vt:variant>
        <vt:i4>5</vt:i4>
      </vt:variant>
      <vt:variant>
        <vt:lpwstr/>
      </vt:variant>
      <vt:variant>
        <vt:lpwstr>_Toc493774810</vt:lpwstr>
      </vt:variant>
      <vt:variant>
        <vt:i4>1900600</vt:i4>
      </vt:variant>
      <vt:variant>
        <vt:i4>86</vt:i4>
      </vt:variant>
      <vt:variant>
        <vt:i4>0</vt:i4>
      </vt:variant>
      <vt:variant>
        <vt:i4>5</vt:i4>
      </vt:variant>
      <vt:variant>
        <vt:lpwstr/>
      </vt:variant>
      <vt:variant>
        <vt:lpwstr>_Toc493774809</vt:lpwstr>
      </vt:variant>
      <vt:variant>
        <vt:i4>1900600</vt:i4>
      </vt:variant>
      <vt:variant>
        <vt:i4>80</vt:i4>
      </vt:variant>
      <vt:variant>
        <vt:i4>0</vt:i4>
      </vt:variant>
      <vt:variant>
        <vt:i4>5</vt:i4>
      </vt:variant>
      <vt:variant>
        <vt:lpwstr/>
      </vt:variant>
      <vt:variant>
        <vt:lpwstr>_Toc493774808</vt:lpwstr>
      </vt:variant>
      <vt:variant>
        <vt:i4>1900600</vt:i4>
      </vt:variant>
      <vt:variant>
        <vt:i4>74</vt:i4>
      </vt:variant>
      <vt:variant>
        <vt:i4>0</vt:i4>
      </vt:variant>
      <vt:variant>
        <vt:i4>5</vt:i4>
      </vt:variant>
      <vt:variant>
        <vt:lpwstr/>
      </vt:variant>
      <vt:variant>
        <vt:lpwstr>_Toc493774807</vt:lpwstr>
      </vt:variant>
      <vt:variant>
        <vt:i4>1900600</vt:i4>
      </vt:variant>
      <vt:variant>
        <vt:i4>68</vt:i4>
      </vt:variant>
      <vt:variant>
        <vt:i4>0</vt:i4>
      </vt:variant>
      <vt:variant>
        <vt:i4>5</vt:i4>
      </vt:variant>
      <vt:variant>
        <vt:lpwstr/>
      </vt:variant>
      <vt:variant>
        <vt:lpwstr>_Toc493774806</vt:lpwstr>
      </vt:variant>
      <vt:variant>
        <vt:i4>1900600</vt:i4>
      </vt:variant>
      <vt:variant>
        <vt:i4>62</vt:i4>
      </vt:variant>
      <vt:variant>
        <vt:i4>0</vt:i4>
      </vt:variant>
      <vt:variant>
        <vt:i4>5</vt:i4>
      </vt:variant>
      <vt:variant>
        <vt:lpwstr/>
      </vt:variant>
      <vt:variant>
        <vt:lpwstr>_Toc493774805</vt:lpwstr>
      </vt:variant>
      <vt:variant>
        <vt:i4>1900600</vt:i4>
      </vt:variant>
      <vt:variant>
        <vt:i4>56</vt:i4>
      </vt:variant>
      <vt:variant>
        <vt:i4>0</vt:i4>
      </vt:variant>
      <vt:variant>
        <vt:i4>5</vt:i4>
      </vt:variant>
      <vt:variant>
        <vt:lpwstr/>
      </vt:variant>
      <vt:variant>
        <vt:lpwstr>_Toc493774804</vt:lpwstr>
      </vt:variant>
      <vt:variant>
        <vt:i4>1900600</vt:i4>
      </vt:variant>
      <vt:variant>
        <vt:i4>50</vt:i4>
      </vt:variant>
      <vt:variant>
        <vt:i4>0</vt:i4>
      </vt:variant>
      <vt:variant>
        <vt:i4>5</vt:i4>
      </vt:variant>
      <vt:variant>
        <vt:lpwstr/>
      </vt:variant>
      <vt:variant>
        <vt:lpwstr>_Toc493774803</vt:lpwstr>
      </vt:variant>
      <vt:variant>
        <vt:i4>1900600</vt:i4>
      </vt:variant>
      <vt:variant>
        <vt:i4>44</vt:i4>
      </vt:variant>
      <vt:variant>
        <vt:i4>0</vt:i4>
      </vt:variant>
      <vt:variant>
        <vt:i4>5</vt:i4>
      </vt:variant>
      <vt:variant>
        <vt:lpwstr/>
      </vt:variant>
      <vt:variant>
        <vt:lpwstr>_Toc493774802</vt:lpwstr>
      </vt:variant>
      <vt:variant>
        <vt:i4>1900600</vt:i4>
      </vt:variant>
      <vt:variant>
        <vt:i4>38</vt:i4>
      </vt:variant>
      <vt:variant>
        <vt:i4>0</vt:i4>
      </vt:variant>
      <vt:variant>
        <vt:i4>5</vt:i4>
      </vt:variant>
      <vt:variant>
        <vt:lpwstr/>
      </vt:variant>
      <vt:variant>
        <vt:lpwstr>_Toc493774801</vt:lpwstr>
      </vt:variant>
      <vt:variant>
        <vt:i4>1900600</vt:i4>
      </vt:variant>
      <vt:variant>
        <vt:i4>32</vt:i4>
      </vt:variant>
      <vt:variant>
        <vt:i4>0</vt:i4>
      </vt:variant>
      <vt:variant>
        <vt:i4>5</vt:i4>
      </vt:variant>
      <vt:variant>
        <vt:lpwstr/>
      </vt:variant>
      <vt:variant>
        <vt:lpwstr>_Toc493774800</vt:lpwstr>
      </vt:variant>
      <vt:variant>
        <vt:i4>1310775</vt:i4>
      </vt:variant>
      <vt:variant>
        <vt:i4>26</vt:i4>
      </vt:variant>
      <vt:variant>
        <vt:i4>0</vt:i4>
      </vt:variant>
      <vt:variant>
        <vt:i4>5</vt:i4>
      </vt:variant>
      <vt:variant>
        <vt:lpwstr/>
      </vt:variant>
      <vt:variant>
        <vt:lpwstr>_Toc493774799</vt:lpwstr>
      </vt:variant>
      <vt:variant>
        <vt:i4>1310775</vt:i4>
      </vt:variant>
      <vt:variant>
        <vt:i4>20</vt:i4>
      </vt:variant>
      <vt:variant>
        <vt:i4>0</vt:i4>
      </vt:variant>
      <vt:variant>
        <vt:i4>5</vt:i4>
      </vt:variant>
      <vt:variant>
        <vt:lpwstr/>
      </vt:variant>
      <vt:variant>
        <vt:lpwstr>_Toc493774798</vt:lpwstr>
      </vt:variant>
      <vt:variant>
        <vt:i4>1310775</vt:i4>
      </vt:variant>
      <vt:variant>
        <vt:i4>14</vt:i4>
      </vt:variant>
      <vt:variant>
        <vt:i4>0</vt:i4>
      </vt:variant>
      <vt:variant>
        <vt:i4>5</vt:i4>
      </vt:variant>
      <vt:variant>
        <vt:lpwstr/>
      </vt:variant>
      <vt:variant>
        <vt:lpwstr>_Toc493774797</vt:lpwstr>
      </vt:variant>
      <vt:variant>
        <vt:i4>1310775</vt:i4>
      </vt:variant>
      <vt:variant>
        <vt:i4>8</vt:i4>
      </vt:variant>
      <vt:variant>
        <vt:i4>0</vt:i4>
      </vt:variant>
      <vt:variant>
        <vt:i4>5</vt:i4>
      </vt:variant>
      <vt:variant>
        <vt:lpwstr/>
      </vt:variant>
      <vt:variant>
        <vt:lpwstr>_Toc493774796</vt:lpwstr>
      </vt:variant>
      <vt:variant>
        <vt:i4>1310775</vt:i4>
      </vt:variant>
      <vt:variant>
        <vt:i4>2</vt:i4>
      </vt:variant>
      <vt:variant>
        <vt:i4>0</vt:i4>
      </vt:variant>
      <vt:variant>
        <vt:i4>5</vt:i4>
      </vt:variant>
      <vt:variant>
        <vt:lpwstr/>
      </vt:variant>
      <vt:variant>
        <vt:lpwstr>_Toc493774795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caojun ZPC;曹俊</dc:creator>
  <cp:lastModifiedBy>KH</cp:lastModifiedBy>
  <cp:revision>13</cp:revision>
  <cp:lastPrinted>2016-10-19T01:04:00Z</cp:lastPrinted>
  <dcterms:created xsi:type="dcterms:W3CDTF">2017-09-21T12:32:00Z</dcterms:created>
  <dcterms:modified xsi:type="dcterms:W3CDTF">2017-09-22T06:36:00Z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